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6356" w14:textId="014B9113" w:rsidR="00F25C30" w:rsidRPr="001308F7" w:rsidRDefault="32288F1E" w:rsidP="28996C98">
      <w:pPr>
        <w:spacing w:before="0" w:after="160" w:line="300" w:lineRule="auto"/>
      </w:pPr>
      <w:r w:rsidRPr="79D25624">
        <w:rPr>
          <w:rFonts w:ascii="Calibri" w:eastAsia="Calibri" w:hAnsi="Calibri" w:cs="Calibri"/>
          <w:color w:val="000000" w:themeColor="text1"/>
          <w:sz w:val="28"/>
          <w:szCs w:val="28"/>
        </w:rPr>
        <w:t xml:space="preserve">forside </w:t>
      </w:r>
    </w:p>
    <w:p w14:paraId="2E290A8D" w14:textId="3405C00D" w:rsidR="00F25C30" w:rsidRPr="001308F7" w:rsidRDefault="00F25C30" w:rsidP="28996C98">
      <w:pPr>
        <w:spacing w:before="0" w:after="160" w:line="300" w:lineRule="auto"/>
        <w:rPr>
          <w:rFonts w:ascii="Calibri" w:eastAsia="Calibri" w:hAnsi="Calibri" w:cs="Calibri"/>
          <w:color w:val="000000" w:themeColor="text1"/>
          <w:sz w:val="28"/>
          <w:szCs w:val="28"/>
        </w:rPr>
      </w:pPr>
    </w:p>
    <w:p w14:paraId="32CDFBB2" w14:textId="3EC71CE2" w:rsidR="00F25C30" w:rsidRPr="001308F7" w:rsidRDefault="00F25C30" w:rsidP="0018398F"/>
    <w:p w14:paraId="55A9AD93" w14:textId="77777777" w:rsidR="00F25C30" w:rsidRPr="001308F7" w:rsidRDefault="00F25C30" w:rsidP="00F25C30"/>
    <w:p w14:paraId="25AC2FEB" w14:textId="3B3DC20B" w:rsidR="00970F83" w:rsidRPr="001308F7" w:rsidRDefault="00970F83" w:rsidP="009E0671">
      <w:pPr>
        <w:pStyle w:val="Heading4"/>
        <w:numPr>
          <w:ilvl w:val="0"/>
          <w:numId w:val="0"/>
        </w:numPr>
      </w:pPr>
      <w:r w:rsidRPr="001308F7">
        <w:br w:type="page"/>
      </w:r>
    </w:p>
    <w:p w14:paraId="62F89F15" w14:textId="77777777" w:rsidR="00B346EF" w:rsidRPr="001308F7" w:rsidRDefault="00B346EF">
      <w:pPr>
        <w:spacing w:before="0" w:after="160"/>
        <w:rPr>
          <w:rFonts w:eastAsiaTheme="majorEastAsia" w:cstheme="majorBidi"/>
          <w:b/>
          <w:sz w:val="40"/>
          <w:szCs w:val="40"/>
        </w:rPr>
      </w:pPr>
      <w:r w:rsidRPr="001308F7">
        <w:rPr>
          <w:rFonts w:eastAsiaTheme="majorEastAsia" w:cstheme="majorBidi"/>
          <w:b/>
          <w:sz w:val="40"/>
          <w:szCs w:val="40"/>
        </w:rPr>
        <w:lastRenderedPageBreak/>
        <w:t>Forord</w:t>
      </w:r>
      <w:r w:rsidRPr="001308F7">
        <w:rPr>
          <w:rFonts w:eastAsiaTheme="majorEastAsia" w:cstheme="majorBidi"/>
          <w:b/>
          <w:sz w:val="40"/>
          <w:szCs w:val="40"/>
        </w:rPr>
        <w:br/>
      </w:r>
    </w:p>
    <w:p w14:paraId="3515339C" w14:textId="77777777" w:rsidR="00B346EF" w:rsidRPr="001308F7" w:rsidRDefault="00B346EF">
      <w:pPr>
        <w:spacing w:before="0" w:after="160"/>
        <w:rPr>
          <w:rFonts w:eastAsiaTheme="majorEastAsia" w:cstheme="majorBidi"/>
          <w:b/>
          <w:sz w:val="40"/>
          <w:szCs w:val="40"/>
        </w:rPr>
      </w:pPr>
      <w:r w:rsidRPr="001308F7">
        <w:rPr>
          <w:rFonts w:eastAsiaTheme="majorEastAsia" w:cstheme="majorBidi"/>
          <w:b/>
          <w:sz w:val="40"/>
          <w:szCs w:val="40"/>
        </w:rPr>
        <w:br w:type="page"/>
      </w:r>
    </w:p>
    <w:p w14:paraId="3C704E29" w14:textId="17DB37DF" w:rsidR="00B346EF" w:rsidRPr="001308F7" w:rsidRDefault="00B346EF">
      <w:pPr>
        <w:spacing w:before="0" w:after="160"/>
        <w:rPr>
          <w:rFonts w:eastAsiaTheme="majorEastAsia" w:cstheme="majorBidi"/>
          <w:b/>
          <w:sz w:val="40"/>
          <w:szCs w:val="40"/>
        </w:rPr>
      </w:pPr>
      <w:r w:rsidRPr="001308F7">
        <w:rPr>
          <w:rFonts w:eastAsiaTheme="majorEastAsia" w:cstheme="majorBidi"/>
          <w:b/>
          <w:sz w:val="40"/>
          <w:szCs w:val="40"/>
        </w:rPr>
        <w:lastRenderedPageBreak/>
        <w:t>Sammendrag</w:t>
      </w:r>
      <w:r w:rsidRPr="001308F7">
        <w:rPr>
          <w:rFonts w:eastAsiaTheme="majorEastAsia" w:cstheme="majorBidi"/>
          <w:b/>
          <w:sz w:val="40"/>
          <w:szCs w:val="40"/>
        </w:rPr>
        <w:br w:type="page"/>
      </w:r>
    </w:p>
    <w:p w14:paraId="0AE7ABBD" w14:textId="7FC4D019" w:rsidR="0003463A" w:rsidRPr="001308F7" w:rsidRDefault="0003463A">
      <w:pPr>
        <w:pStyle w:val="TOC1"/>
        <w:tabs>
          <w:tab w:val="left" w:pos="480"/>
          <w:tab w:val="right" w:leader="dot" w:pos="9350"/>
        </w:tabs>
        <w:rPr>
          <w:rFonts w:eastAsiaTheme="majorEastAsia" w:cstheme="majorBidi"/>
          <w:b/>
          <w:sz w:val="40"/>
          <w:szCs w:val="40"/>
        </w:rPr>
      </w:pPr>
      <w:commentRangeStart w:id="0"/>
      <w:r w:rsidRPr="001308F7">
        <w:rPr>
          <w:rFonts w:eastAsiaTheme="majorEastAsia" w:cstheme="majorBidi"/>
          <w:b/>
          <w:sz w:val="40"/>
          <w:szCs w:val="40"/>
        </w:rPr>
        <w:lastRenderedPageBreak/>
        <w:t>Innholdsfortegnelse</w:t>
      </w:r>
      <w:commentRangeEnd w:id="0"/>
      <w:r w:rsidR="00F25C30" w:rsidRPr="001308F7">
        <w:rPr>
          <w:rStyle w:val="CommentReference"/>
        </w:rPr>
        <w:commentReference w:id="0"/>
      </w:r>
    </w:p>
    <w:p w14:paraId="02C14148" w14:textId="3C40A2C9" w:rsidR="00BC77FA" w:rsidRDefault="006F19BA">
      <w:pPr>
        <w:pStyle w:val="TOC1"/>
        <w:tabs>
          <w:tab w:val="left" w:pos="480"/>
          <w:tab w:val="right" w:leader="dot" w:pos="9350"/>
        </w:tabs>
        <w:rPr>
          <w:rFonts w:asciiTheme="minorHAnsi" w:hAnsiTheme="minorHAnsi"/>
          <w:noProof/>
          <w:kern w:val="2"/>
          <w:lang w:eastAsia="nb-NO"/>
          <w14:ligatures w14:val="standardContextual"/>
        </w:rPr>
      </w:pPr>
      <w:r w:rsidRPr="001308F7">
        <w:rPr>
          <w:rFonts w:eastAsiaTheme="majorEastAsia" w:cstheme="majorBidi"/>
          <w:b/>
          <w:sz w:val="40"/>
          <w:szCs w:val="40"/>
        </w:rPr>
        <w:fldChar w:fldCharType="begin"/>
      </w:r>
      <w:r w:rsidRPr="001308F7">
        <w:rPr>
          <w:rFonts w:eastAsiaTheme="majorEastAsia" w:cstheme="majorBidi"/>
          <w:b/>
          <w:sz w:val="40"/>
          <w:szCs w:val="40"/>
        </w:rPr>
        <w:instrText xml:space="preserve"> TOC \o "1-3" \h \z \u </w:instrText>
      </w:r>
      <w:r w:rsidRPr="001308F7">
        <w:rPr>
          <w:rFonts w:eastAsiaTheme="majorEastAsia" w:cstheme="majorBidi"/>
          <w:b/>
          <w:sz w:val="40"/>
          <w:szCs w:val="40"/>
        </w:rPr>
        <w:fldChar w:fldCharType="separate"/>
      </w:r>
      <w:hyperlink w:anchor="_Toc198047515" w:history="1">
        <w:r w:rsidR="00BC77FA" w:rsidRPr="00744812">
          <w:rPr>
            <w:rStyle w:val="Hyperlink"/>
            <w:noProof/>
          </w:rPr>
          <w:t>1</w:t>
        </w:r>
        <w:r w:rsidR="00BC77FA">
          <w:rPr>
            <w:rFonts w:asciiTheme="minorHAnsi" w:hAnsiTheme="minorHAnsi"/>
            <w:noProof/>
            <w:kern w:val="2"/>
            <w:lang w:eastAsia="nb-NO"/>
            <w14:ligatures w14:val="standardContextual"/>
          </w:rPr>
          <w:tab/>
        </w:r>
        <w:r w:rsidR="00BC77FA" w:rsidRPr="00744812">
          <w:rPr>
            <w:rStyle w:val="Hyperlink"/>
            <w:noProof/>
          </w:rPr>
          <w:t>Introduksjon</w:t>
        </w:r>
        <w:r w:rsidR="00BC77FA">
          <w:rPr>
            <w:noProof/>
            <w:webHidden/>
          </w:rPr>
          <w:tab/>
        </w:r>
        <w:r w:rsidR="00BC77FA">
          <w:rPr>
            <w:noProof/>
            <w:webHidden/>
          </w:rPr>
          <w:fldChar w:fldCharType="begin"/>
        </w:r>
        <w:r w:rsidR="00BC77FA">
          <w:rPr>
            <w:noProof/>
            <w:webHidden/>
          </w:rPr>
          <w:instrText xml:space="preserve"> PAGEREF _Toc198047515 \h </w:instrText>
        </w:r>
        <w:r w:rsidR="00BC77FA">
          <w:rPr>
            <w:noProof/>
            <w:webHidden/>
          </w:rPr>
        </w:r>
        <w:r w:rsidR="00BC77FA">
          <w:rPr>
            <w:noProof/>
            <w:webHidden/>
          </w:rPr>
          <w:fldChar w:fldCharType="separate"/>
        </w:r>
        <w:r w:rsidR="00D33F62">
          <w:rPr>
            <w:noProof/>
            <w:webHidden/>
          </w:rPr>
          <w:t>10</w:t>
        </w:r>
        <w:r w:rsidR="00BC77FA">
          <w:rPr>
            <w:noProof/>
            <w:webHidden/>
          </w:rPr>
          <w:fldChar w:fldCharType="end"/>
        </w:r>
      </w:hyperlink>
    </w:p>
    <w:p w14:paraId="4AF21F94" w14:textId="256B93BF"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16" w:history="1">
        <w:r w:rsidRPr="00744812">
          <w:rPr>
            <w:rStyle w:val="Hyperlink"/>
            <w:noProof/>
          </w:rPr>
          <w:t>1.1</w:t>
        </w:r>
        <w:r>
          <w:rPr>
            <w:rFonts w:asciiTheme="minorHAnsi" w:hAnsiTheme="minorHAnsi"/>
            <w:noProof/>
            <w:kern w:val="2"/>
            <w:lang w:eastAsia="nb-NO"/>
            <w14:ligatures w14:val="standardContextual"/>
          </w:rPr>
          <w:tab/>
        </w:r>
        <w:r w:rsidRPr="00744812">
          <w:rPr>
            <w:rStyle w:val="Hyperlink"/>
            <w:noProof/>
          </w:rPr>
          <w:t>Sentrale begreper</w:t>
        </w:r>
        <w:r>
          <w:rPr>
            <w:noProof/>
            <w:webHidden/>
          </w:rPr>
          <w:tab/>
        </w:r>
        <w:r>
          <w:rPr>
            <w:noProof/>
            <w:webHidden/>
          </w:rPr>
          <w:fldChar w:fldCharType="begin"/>
        </w:r>
        <w:r>
          <w:rPr>
            <w:noProof/>
            <w:webHidden/>
          </w:rPr>
          <w:instrText xml:space="preserve"> PAGEREF _Toc198047516 \h </w:instrText>
        </w:r>
        <w:r>
          <w:rPr>
            <w:noProof/>
            <w:webHidden/>
          </w:rPr>
          <w:fldChar w:fldCharType="separate"/>
        </w:r>
        <w:r w:rsidR="00D33F62">
          <w:rPr>
            <w:b/>
            <w:bCs/>
            <w:noProof/>
            <w:webHidden/>
            <w:lang w:val="en-US"/>
          </w:rPr>
          <w:t>Error! Bookmark not defined.</w:t>
        </w:r>
        <w:r>
          <w:rPr>
            <w:noProof/>
            <w:webHidden/>
          </w:rPr>
          <w:fldChar w:fldCharType="end"/>
        </w:r>
      </w:hyperlink>
    </w:p>
    <w:p w14:paraId="45B241FD" w14:textId="1881E09F"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17" w:history="1">
        <w:r w:rsidRPr="00744812">
          <w:rPr>
            <w:rStyle w:val="Hyperlink"/>
            <w:noProof/>
          </w:rPr>
          <w:t>1.2</w:t>
        </w:r>
        <w:r>
          <w:rPr>
            <w:rFonts w:asciiTheme="minorHAnsi" w:hAnsiTheme="minorHAnsi"/>
            <w:noProof/>
            <w:kern w:val="2"/>
            <w:lang w:eastAsia="nb-NO"/>
            <w14:ligatures w14:val="standardContextual"/>
          </w:rPr>
          <w:tab/>
        </w:r>
        <w:r w:rsidRPr="00744812">
          <w:rPr>
            <w:rStyle w:val="Hyperlink"/>
            <w:noProof/>
          </w:rPr>
          <w:t>Studentgruppe</w:t>
        </w:r>
        <w:r>
          <w:rPr>
            <w:noProof/>
            <w:webHidden/>
          </w:rPr>
          <w:tab/>
        </w:r>
        <w:r>
          <w:rPr>
            <w:noProof/>
            <w:webHidden/>
          </w:rPr>
          <w:fldChar w:fldCharType="begin"/>
        </w:r>
        <w:r>
          <w:rPr>
            <w:noProof/>
            <w:webHidden/>
          </w:rPr>
          <w:instrText xml:space="preserve"> PAGEREF _Toc198047517 \h </w:instrText>
        </w:r>
        <w:r>
          <w:rPr>
            <w:noProof/>
            <w:webHidden/>
          </w:rPr>
        </w:r>
        <w:r>
          <w:rPr>
            <w:noProof/>
            <w:webHidden/>
          </w:rPr>
          <w:fldChar w:fldCharType="separate"/>
        </w:r>
        <w:r w:rsidR="00D33F62">
          <w:rPr>
            <w:noProof/>
            <w:webHidden/>
          </w:rPr>
          <w:t>10</w:t>
        </w:r>
        <w:r>
          <w:rPr>
            <w:noProof/>
            <w:webHidden/>
          </w:rPr>
          <w:fldChar w:fldCharType="end"/>
        </w:r>
      </w:hyperlink>
    </w:p>
    <w:p w14:paraId="629A73DB" w14:textId="229B8DE5"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18" w:history="1">
        <w:r w:rsidRPr="00744812">
          <w:rPr>
            <w:rStyle w:val="Hyperlink"/>
            <w:noProof/>
          </w:rPr>
          <w:t>1.3</w:t>
        </w:r>
        <w:r>
          <w:rPr>
            <w:rFonts w:asciiTheme="minorHAnsi" w:hAnsiTheme="minorHAnsi"/>
            <w:noProof/>
            <w:kern w:val="2"/>
            <w:lang w:eastAsia="nb-NO"/>
            <w14:ligatures w14:val="standardContextual"/>
          </w:rPr>
          <w:tab/>
        </w:r>
        <w:r w:rsidRPr="00744812">
          <w:rPr>
            <w:rStyle w:val="Hyperlink"/>
            <w:noProof/>
          </w:rPr>
          <w:t>Aktører</w:t>
        </w:r>
        <w:r>
          <w:rPr>
            <w:noProof/>
            <w:webHidden/>
          </w:rPr>
          <w:tab/>
        </w:r>
        <w:r>
          <w:rPr>
            <w:noProof/>
            <w:webHidden/>
          </w:rPr>
          <w:fldChar w:fldCharType="begin"/>
        </w:r>
        <w:r>
          <w:rPr>
            <w:noProof/>
            <w:webHidden/>
          </w:rPr>
          <w:instrText xml:space="preserve"> PAGEREF _Toc198047518 \h </w:instrText>
        </w:r>
        <w:r>
          <w:rPr>
            <w:noProof/>
            <w:webHidden/>
          </w:rPr>
        </w:r>
        <w:r>
          <w:rPr>
            <w:noProof/>
            <w:webHidden/>
          </w:rPr>
          <w:fldChar w:fldCharType="separate"/>
        </w:r>
        <w:r w:rsidR="00D33F62">
          <w:rPr>
            <w:noProof/>
            <w:webHidden/>
          </w:rPr>
          <w:t>10</w:t>
        </w:r>
        <w:r>
          <w:rPr>
            <w:noProof/>
            <w:webHidden/>
          </w:rPr>
          <w:fldChar w:fldCharType="end"/>
        </w:r>
      </w:hyperlink>
    </w:p>
    <w:p w14:paraId="5A5B7671" w14:textId="30DEC350"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19" w:history="1">
        <w:r w:rsidRPr="00744812">
          <w:rPr>
            <w:rStyle w:val="Hyperlink"/>
            <w:noProof/>
          </w:rPr>
          <w:t>1.3.1</w:t>
        </w:r>
        <w:r>
          <w:rPr>
            <w:rFonts w:asciiTheme="minorHAnsi" w:hAnsiTheme="minorHAnsi"/>
            <w:noProof/>
            <w:kern w:val="2"/>
            <w:lang w:eastAsia="nb-NO"/>
            <w14:ligatures w14:val="standardContextual"/>
          </w:rPr>
          <w:tab/>
        </w:r>
        <w:r w:rsidRPr="00744812">
          <w:rPr>
            <w:rStyle w:val="Hyperlink"/>
            <w:noProof/>
          </w:rPr>
          <w:t>Norkart</w:t>
        </w:r>
        <w:r>
          <w:rPr>
            <w:noProof/>
            <w:webHidden/>
          </w:rPr>
          <w:tab/>
        </w:r>
        <w:r>
          <w:rPr>
            <w:noProof/>
            <w:webHidden/>
          </w:rPr>
          <w:fldChar w:fldCharType="begin"/>
        </w:r>
        <w:r>
          <w:rPr>
            <w:noProof/>
            <w:webHidden/>
          </w:rPr>
          <w:instrText xml:space="preserve"> PAGEREF _Toc198047519 \h </w:instrText>
        </w:r>
        <w:r>
          <w:rPr>
            <w:noProof/>
            <w:webHidden/>
          </w:rPr>
        </w:r>
        <w:r>
          <w:rPr>
            <w:noProof/>
            <w:webHidden/>
          </w:rPr>
          <w:fldChar w:fldCharType="separate"/>
        </w:r>
        <w:r w:rsidR="00D33F62">
          <w:rPr>
            <w:noProof/>
            <w:webHidden/>
          </w:rPr>
          <w:t>10</w:t>
        </w:r>
        <w:r>
          <w:rPr>
            <w:noProof/>
            <w:webHidden/>
          </w:rPr>
          <w:fldChar w:fldCharType="end"/>
        </w:r>
      </w:hyperlink>
    </w:p>
    <w:p w14:paraId="01DBBDBF" w14:textId="744A6EED"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20" w:history="1">
        <w:r w:rsidRPr="00744812">
          <w:rPr>
            <w:rStyle w:val="Hyperlink"/>
            <w:noProof/>
          </w:rPr>
          <w:t>1.3.2</w:t>
        </w:r>
        <w:r>
          <w:rPr>
            <w:rFonts w:asciiTheme="minorHAnsi" w:hAnsiTheme="minorHAnsi"/>
            <w:noProof/>
            <w:kern w:val="2"/>
            <w:lang w:eastAsia="nb-NO"/>
            <w14:ligatures w14:val="standardContextual"/>
          </w:rPr>
          <w:tab/>
        </w:r>
        <w:r w:rsidRPr="00744812">
          <w:rPr>
            <w:rStyle w:val="Hyperlink"/>
            <w:noProof/>
          </w:rPr>
          <w:t>Kartverket</w:t>
        </w:r>
        <w:r>
          <w:rPr>
            <w:noProof/>
            <w:webHidden/>
          </w:rPr>
          <w:tab/>
        </w:r>
        <w:r>
          <w:rPr>
            <w:noProof/>
            <w:webHidden/>
          </w:rPr>
          <w:fldChar w:fldCharType="begin"/>
        </w:r>
        <w:r>
          <w:rPr>
            <w:noProof/>
            <w:webHidden/>
          </w:rPr>
          <w:instrText xml:space="preserve"> PAGEREF _Toc198047520 \h </w:instrText>
        </w:r>
        <w:r>
          <w:rPr>
            <w:noProof/>
            <w:webHidden/>
          </w:rPr>
        </w:r>
        <w:r>
          <w:rPr>
            <w:noProof/>
            <w:webHidden/>
          </w:rPr>
          <w:fldChar w:fldCharType="separate"/>
        </w:r>
        <w:r w:rsidR="00D33F62">
          <w:rPr>
            <w:noProof/>
            <w:webHidden/>
          </w:rPr>
          <w:t>11</w:t>
        </w:r>
        <w:r>
          <w:rPr>
            <w:noProof/>
            <w:webHidden/>
          </w:rPr>
          <w:fldChar w:fldCharType="end"/>
        </w:r>
      </w:hyperlink>
    </w:p>
    <w:p w14:paraId="660B030E" w14:textId="7EAC9F1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21" w:history="1">
        <w:r w:rsidRPr="00744812">
          <w:rPr>
            <w:rStyle w:val="Hyperlink"/>
            <w:noProof/>
          </w:rPr>
          <w:t>1.3.3</w:t>
        </w:r>
        <w:r>
          <w:rPr>
            <w:rFonts w:asciiTheme="minorHAnsi" w:hAnsiTheme="minorHAnsi"/>
            <w:noProof/>
            <w:kern w:val="2"/>
            <w:lang w:eastAsia="nb-NO"/>
            <w14:ligatures w14:val="standardContextual"/>
          </w:rPr>
          <w:tab/>
        </w:r>
        <w:r w:rsidRPr="00744812">
          <w:rPr>
            <w:rStyle w:val="Hyperlink"/>
            <w:noProof/>
          </w:rPr>
          <w:t>Tietoevry</w:t>
        </w:r>
        <w:r>
          <w:rPr>
            <w:noProof/>
            <w:webHidden/>
          </w:rPr>
          <w:tab/>
        </w:r>
        <w:r>
          <w:rPr>
            <w:noProof/>
            <w:webHidden/>
          </w:rPr>
          <w:fldChar w:fldCharType="begin"/>
        </w:r>
        <w:r>
          <w:rPr>
            <w:noProof/>
            <w:webHidden/>
          </w:rPr>
          <w:instrText xml:space="preserve"> PAGEREF _Toc198047521 \h </w:instrText>
        </w:r>
        <w:r>
          <w:rPr>
            <w:noProof/>
            <w:webHidden/>
          </w:rPr>
        </w:r>
        <w:r>
          <w:rPr>
            <w:noProof/>
            <w:webHidden/>
          </w:rPr>
          <w:fldChar w:fldCharType="separate"/>
        </w:r>
        <w:r w:rsidR="00D33F62">
          <w:rPr>
            <w:noProof/>
            <w:webHidden/>
          </w:rPr>
          <w:t>11</w:t>
        </w:r>
        <w:r>
          <w:rPr>
            <w:noProof/>
            <w:webHidden/>
          </w:rPr>
          <w:fldChar w:fldCharType="end"/>
        </w:r>
      </w:hyperlink>
    </w:p>
    <w:p w14:paraId="4F81128B" w14:textId="125F838B"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22" w:history="1">
        <w:r w:rsidRPr="00744812">
          <w:rPr>
            <w:rStyle w:val="Hyperlink"/>
            <w:noProof/>
          </w:rPr>
          <w:t>1.3.4</w:t>
        </w:r>
        <w:r>
          <w:rPr>
            <w:rFonts w:asciiTheme="minorHAnsi" w:hAnsiTheme="minorHAnsi"/>
            <w:noProof/>
            <w:kern w:val="2"/>
            <w:lang w:eastAsia="nb-NO"/>
            <w14:ligatures w14:val="standardContextual"/>
          </w:rPr>
          <w:tab/>
        </w:r>
        <w:r w:rsidRPr="00744812">
          <w:rPr>
            <w:rStyle w:val="Hyperlink"/>
            <w:noProof/>
          </w:rPr>
          <w:t>Universitetet i Agder</w:t>
        </w:r>
        <w:r>
          <w:rPr>
            <w:noProof/>
            <w:webHidden/>
          </w:rPr>
          <w:tab/>
        </w:r>
        <w:r>
          <w:rPr>
            <w:noProof/>
            <w:webHidden/>
          </w:rPr>
          <w:fldChar w:fldCharType="begin"/>
        </w:r>
        <w:r>
          <w:rPr>
            <w:noProof/>
            <w:webHidden/>
          </w:rPr>
          <w:instrText xml:space="preserve"> PAGEREF _Toc198047522 \h </w:instrText>
        </w:r>
        <w:r>
          <w:rPr>
            <w:noProof/>
            <w:webHidden/>
          </w:rPr>
        </w:r>
        <w:r>
          <w:rPr>
            <w:noProof/>
            <w:webHidden/>
          </w:rPr>
          <w:fldChar w:fldCharType="separate"/>
        </w:r>
        <w:r w:rsidR="00D33F62">
          <w:rPr>
            <w:noProof/>
            <w:webHidden/>
          </w:rPr>
          <w:t>11</w:t>
        </w:r>
        <w:r>
          <w:rPr>
            <w:noProof/>
            <w:webHidden/>
          </w:rPr>
          <w:fldChar w:fldCharType="end"/>
        </w:r>
      </w:hyperlink>
    </w:p>
    <w:p w14:paraId="25B142E7" w14:textId="1C72BB67"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23" w:history="1">
        <w:r w:rsidRPr="00744812">
          <w:rPr>
            <w:rStyle w:val="Hyperlink"/>
            <w:noProof/>
          </w:rPr>
          <w:t>1.4</w:t>
        </w:r>
        <w:r>
          <w:rPr>
            <w:rFonts w:asciiTheme="minorHAnsi" w:hAnsiTheme="minorHAnsi"/>
            <w:noProof/>
            <w:kern w:val="2"/>
            <w:lang w:eastAsia="nb-NO"/>
            <w14:ligatures w14:val="standardContextual"/>
          </w:rPr>
          <w:tab/>
        </w:r>
        <w:r w:rsidRPr="00744812">
          <w:rPr>
            <w:rStyle w:val="Hyperlink"/>
            <w:noProof/>
          </w:rPr>
          <w:t>Om prosjektet</w:t>
        </w:r>
        <w:r>
          <w:rPr>
            <w:noProof/>
            <w:webHidden/>
          </w:rPr>
          <w:tab/>
        </w:r>
        <w:r>
          <w:rPr>
            <w:noProof/>
            <w:webHidden/>
          </w:rPr>
          <w:fldChar w:fldCharType="begin"/>
        </w:r>
        <w:r>
          <w:rPr>
            <w:noProof/>
            <w:webHidden/>
          </w:rPr>
          <w:instrText xml:space="preserve"> PAGEREF _Toc198047523 \h </w:instrText>
        </w:r>
        <w:r>
          <w:rPr>
            <w:noProof/>
            <w:webHidden/>
          </w:rPr>
        </w:r>
        <w:r>
          <w:rPr>
            <w:noProof/>
            <w:webHidden/>
          </w:rPr>
          <w:fldChar w:fldCharType="separate"/>
        </w:r>
        <w:r w:rsidR="00D33F62">
          <w:rPr>
            <w:noProof/>
            <w:webHidden/>
          </w:rPr>
          <w:t>11</w:t>
        </w:r>
        <w:r>
          <w:rPr>
            <w:noProof/>
            <w:webHidden/>
          </w:rPr>
          <w:fldChar w:fldCharType="end"/>
        </w:r>
      </w:hyperlink>
    </w:p>
    <w:p w14:paraId="1C605AAE" w14:textId="30919020"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24" w:history="1">
        <w:r w:rsidRPr="00744812">
          <w:rPr>
            <w:rStyle w:val="Hyperlink"/>
            <w:noProof/>
          </w:rPr>
          <w:t>1.4.1</w:t>
        </w:r>
        <w:r>
          <w:rPr>
            <w:rFonts w:asciiTheme="minorHAnsi" w:hAnsiTheme="minorHAnsi"/>
            <w:noProof/>
            <w:kern w:val="2"/>
            <w:lang w:eastAsia="nb-NO"/>
            <w14:ligatures w14:val="standardContextual"/>
          </w:rPr>
          <w:tab/>
        </w:r>
        <w:r w:rsidRPr="00744812">
          <w:rPr>
            <w:rStyle w:val="Hyperlink"/>
            <w:noProof/>
          </w:rPr>
          <w:t>Oppgavebeskrivelse </w:t>
        </w:r>
        <w:r>
          <w:rPr>
            <w:noProof/>
            <w:webHidden/>
          </w:rPr>
          <w:tab/>
        </w:r>
        <w:r>
          <w:rPr>
            <w:noProof/>
            <w:webHidden/>
          </w:rPr>
          <w:fldChar w:fldCharType="begin"/>
        </w:r>
        <w:r>
          <w:rPr>
            <w:noProof/>
            <w:webHidden/>
          </w:rPr>
          <w:instrText xml:space="preserve"> PAGEREF _Toc198047524 \h </w:instrText>
        </w:r>
        <w:r>
          <w:rPr>
            <w:noProof/>
            <w:webHidden/>
          </w:rPr>
        </w:r>
        <w:r>
          <w:rPr>
            <w:noProof/>
            <w:webHidden/>
          </w:rPr>
          <w:fldChar w:fldCharType="separate"/>
        </w:r>
        <w:r w:rsidR="00D33F62">
          <w:rPr>
            <w:noProof/>
            <w:webHidden/>
          </w:rPr>
          <w:t>11</w:t>
        </w:r>
        <w:r>
          <w:rPr>
            <w:noProof/>
            <w:webHidden/>
          </w:rPr>
          <w:fldChar w:fldCharType="end"/>
        </w:r>
      </w:hyperlink>
    </w:p>
    <w:p w14:paraId="378398FB" w14:textId="140ADCA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25" w:history="1">
        <w:r w:rsidRPr="00744812">
          <w:rPr>
            <w:rStyle w:val="Hyperlink"/>
            <w:noProof/>
          </w:rPr>
          <w:t>1.4.2</w:t>
        </w:r>
        <w:r>
          <w:rPr>
            <w:rFonts w:asciiTheme="minorHAnsi" w:hAnsiTheme="minorHAnsi"/>
            <w:noProof/>
            <w:kern w:val="2"/>
            <w:lang w:eastAsia="nb-NO"/>
            <w14:ligatures w14:val="standardContextual"/>
          </w:rPr>
          <w:tab/>
        </w:r>
        <w:r w:rsidRPr="00744812">
          <w:rPr>
            <w:rStyle w:val="Hyperlink"/>
            <w:noProof/>
          </w:rPr>
          <w:t>Scope</w:t>
        </w:r>
        <w:r>
          <w:rPr>
            <w:noProof/>
            <w:webHidden/>
          </w:rPr>
          <w:tab/>
        </w:r>
        <w:r>
          <w:rPr>
            <w:noProof/>
            <w:webHidden/>
          </w:rPr>
          <w:fldChar w:fldCharType="begin"/>
        </w:r>
        <w:r>
          <w:rPr>
            <w:noProof/>
            <w:webHidden/>
          </w:rPr>
          <w:instrText xml:space="preserve"> PAGEREF _Toc198047525 \h </w:instrText>
        </w:r>
        <w:r>
          <w:rPr>
            <w:noProof/>
            <w:webHidden/>
          </w:rPr>
        </w:r>
        <w:r>
          <w:rPr>
            <w:noProof/>
            <w:webHidden/>
          </w:rPr>
          <w:fldChar w:fldCharType="separate"/>
        </w:r>
        <w:r w:rsidR="00D33F62">
          <w:rPr>
            <w:noProof/>
            <w:webHidden/>
          </w:rPr>
          <w:t>12</w:t>
        </w:r>
        <w:r>
          <w:rPr>
            <w:noProof/>
            <w:webHidden/>
          </w:rPr>
          <w:fldChar w:fldCharType="end"/>
        </w:r>
      </w:hyperlink>
    </w:p>
    <w:p w14:paraId="4E90B1DF" w14:textId="12062C33"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26" w:history="1">
        <w:r w:rsidRPr="00744812">
          <w:rPr>
            <w:rStyle w:val="Hyperlink"/>
            <w:noProof/>
          </w:rPr>
          <w:t>1.5</w:t>
        </w:r>
        <w:r>
          <w:rPr>
            <w:rFonts w:asciiTheme="minorHAnsi" w:hAnsiTheme="minorHAnsi"/>
            <w:noProof/>
            <w:kern w:val="2"/>
            <w:lang w:eastAsia="nb-NO"/>
            <w14:ligatures w14:val="standardContextual"/>
          </w:rPr>
          <w:tab/>
        </w:r>
        <w:r w:rsidRPr="00744812">
          <w:rPr>
            <w:rStyle w:val="Hyperlink"/>
            <w:noProof/>
          </w:rPr>
          <w:t>Mål og motivasjon</w:t>
        </w:r>
        <w:r>
          <w:rPr>
            <w:noProof/>
            <w:webHidden/>
          </w:rPr>
          <w:tab/>
        </w:r>
        <w:r>
          <w:rPr>
            <w:noProof/>
            <w:webHidden/>
          </w:rPr>
          <w:fldChar w:fldCharType="begin"/>
        </w:r>
        <w:r>
          <w:rPr>
            <w:noProof/>
            <w:webHidden/>
          </w:rPr>
          <w:instrText xml:space="preserve"> PAGEREF _Toc198047526 \h </w:instrText>
        </w:r>
        <w:r>
          <w:rPr>
            <w:noProof/>
            <w:webHidden/>
          </w:rPr>
        </w:r>
        <w:r>
          <w:rPr>
            <w:noProof/>
            <w:webHidden/>
          </w:rPr>
          <w:fldChar w:fldCharType="separate"/>
        </w:r>
        <w:r w:rsidR="00D33F62">
          <w:rPr>
            <w:noProof/>
            <w:webHidden/>
          </w:rPr>
          <w:t>12</w:t>
        </w:r>
        <w:r>
          <w:rPr>
            <w:noProof/>
            <w:webHidden/>
          </w:rPr>
          <w:fldChar w:fldCharType="end"/>
        </w:r>
      </w:hyperlink>
    </w:p>
    <w:p w14:paraId="200485F0" w14:textId="0053F659"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27" w:history="1">
        <w:r w:rsidRPr="00744812">
          <w:rPr>
            <w:rStyle w:val="Hyperlink"/>
            <w:noProof/>
          </w:rPr>
          <w:t>2</w:t>
        </w:r>
        <w:r>
          <w:rPr>
            <w:rFonts w:asciiTheme="minorHAnsi" w:hAnsiTheme="minorHAnsi"/>
            <w:noProof/>
            <w:kern w:val="2"/>
            <w:lang w:eastAsia="nb-NO"/>
            <w14:ligatures w14:val="standardContextual"/>
          </w:rPr>
          <w:tab/>
        </w:r>
        <w:r w:rsidRPr="00744812">
          <w:rPr>
            <w:rStyle w:val="Hyperlink"/>
            <w:noProof/>
          </w:rPr>
          <w:t>Prosjektgjennomføring</w:t>
        </w:r>
        <w:r>
          <w:rPr>
            <w:noProof/>
            <w:webHidden/>
          </w:rPr>
          <w:tab/>
        </w:r>
        <w:r>
          <w:rPr>
            <w:noProof/>
            <w:webHidden/>
          </w:rPr>
          <w:fldChar w:fldCharType="begin"/>
        </w:r>
        <w:r>
          <w:rPr>
            <w:noProof/>
            <w:webHidden/>
          </w:rPr>
          <w:instrText xml:space="preserve"> PAGEREF _Toc198047527 \h </w:instrText>
        </w:r>
        <w:r>
          <w:rPr>
            <w:noProof/>
            <w:webHidden/>
          </w:rPr>
        </w:r>
        <w:r>
          <w:rPr>
            <w:noProof/>
            <w:webHidden/>
          </w:rPr>
          <w:fldChar w:fldCharType="separate"/>
        </w:r>
        <w:r w:rsidR="00D33F62">
          <w:rPr>
            <w:noProof/>
            <w:webHidden/>
          </w:rPr>
          <w:t>14</w:t>
        </w:r>
        <w:r>
          <w:rPr>
            <w:noProof/>
            <w:webHidden/>
          </w:rPr>
          <w:fldChar w:fldCharType="end"/>
        </w:r>
      </w:hyperlink>
    </w:p>
    <w:p w14:paraId="68931E6E" w14:textId="1B02708C"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28" w:history="1">
        <w:r w:rsidRPr="00744812">
          <w:rPr>
            <w:rStyle w:val="Hyperlink"/>
            <w:noProof/>
          </w:rPr>
          <w:t>2.1</w:t>
        </w:r>
        <w:r>
          <w:rPr>
            <w:rFonts w:asciiTheme="minorHAnsi" w:hAnsiTheme="minorHAnsi"/>
            <w:noProof/>
            <w:kern w:val="2"/>
            <w:lang w:eastAsia="nb-NO"/>
            <w14:ligatures w14:val="standardContextual"/>
          </w:rPr>
          <w:tab/>
        </w:r>
        <w:r w:rsidRPr="00744812">
          <w:rPr>
            <w:rStyle w:val="Hyperlink"/>
            <w:noProof/>
          </w:rPr>
          <w:t>Metodikk</w:t>
        </w:r>
        <w:r>
          <w:rPr>
            <w:noProof/>
            <w:webHidden/>
          </w:rPr>
          <w:tab/>
        </w:r>
        <w:r>
          <w:rPr>
            <w:noProof/>
            <w:webHidden/>
          </w:rPr>
          <w:fldChar w:fldCharType="begin"/>
        </w:r>
        <w:r>
          <w:rPr>
            <w:noProof/>
            <w:webHidden/>
          </w:rPr>
          <w:instrText xml:space="preserve"> PAGEREF _Toc198047528 \h </w:instrText>
        </w:r>
        <w:r>
          <w:rPr>
            <w:noProof/>
            <w:webHidden/>
          </w:rPr>
        </w:r>
        <w:r>
          <w:rPr>
            <w:noProof/>
            <w:webHidden/>
          </w:rPr>
          <w:fldChar w:fldCharType="separate"/>
        </w:r>
        <w:r w:rsidR="00D33F62">
          <w:rPr>
            <w:noProof/>
            <w:webHidden/>
          </w:rPr>
          <w:t>14</w:t>
        </w:r>
        <w:r>
          <w:rPr>
            <w:noProof/>
            <w:webHidden/>
          </w:rPr>
          <w:fldChar w:fldCharType="end"/>
        </w:r>
      </w:hyperlink>
    </w:p>
    <w:p w14:paraId="6F033E6B" w14:textId="0795DCFD"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29" w:history="1">
        <w:r w:rsidRPr="00744812">
          <w:rPr>
            <w:rStyle w:val="Hyperlink"/>
            <w:noProof/>
          </w:rPr>
          <w:t>2.2</w:t>
        </w:r>
        <w:r>
          <w:rPr>
            <w:rFonts w:asciiTheme="minorHAnsi" w:hAnsiTheme="minorHAnsi"/>
            <w:noProof/>
            <w:kern w:val="2"/>
            <w:lang w:eastAsia="nb-NO"/>
            <w14:ligatures w14:val="standardContextual"/>
          </w:rPr>
          <w:tab/>
        </w:r>
        <w:r w:rsidRPr="00744812">
          <w:rPr>
            <w:rStyle w:val="Hyperlink"/>
            <w:noProof/>
          </w:rPr>
          <w:t>Prosjektstyringsverktøy</w:t>
        </w:r>
        <w:r>
          <w:rPr>
            <w:noProof/>
            <w:webHidden/>
          </w:rPr>
          <w:tab/>
        </w:r>
        <w:r>
          <w:rPr>
            <w:noProof/>
            <w:webHidden/>
          </w:rPr>
          <w:fldChar w:fldCharType="begin"/>
        </w:r>
        <w:r>
          <w:rPr>
            <w:noProof/>
            <w:webHidden/>
          </w:rPr>
          <w:instrText xml:space="preserve"> PAGEREF _Toc198047529 \h </w:instrText>
        </w:r>
        <w:r>
          <w:rPr>
            <w:noProof/>
            <w:webHidden/>
          </w:rPr>
        </w:r>
        <w:r>
          <w:rPr>
            <w:noProof/>
            <w:webHidden/>
          </w:rPr>
          <w:fldChar w:fldCharType="separate"/>
        </w:r>
        <w:r w:rsidR="00D33F62">
          <w:rPr>
            <w:noProof/>
            <w:webHidden/>
          </w:rPr>
          <w:t>16</w:t>
        </w:r>
        <w:r>
          <w:rPr>
            <w:noProof/>
            <w:webHidden/>
          </w:rPr>
          <w:fldChar w:fldCharType="end"/>
        </w:r>
      </w:hyperlink>
    </w:p>
    <w:p w14:paraId="6A7E949E" w14:textId="3A334009"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30" w:history="1">
        <w:r w:rsidRPr="00744812">
          <w:rPr>
            <w:rStyle w:val="Hyperlink"/>
            <w:noProof/>
          </w:rPr>
          <w:t>2.3</w:t>
        </w:r>
        <w:r>
          <w:rPr>
            <w:rFonts w:asciiTheme="minorHAnsi" w:hAnsiTheme="minorHAnsi"/>
            <w:noProof/>
            <w:kern w:val="2"/>
            <w:lang w:eastAsia="nb-NO"/>
            <w14:ligatures w14:val="standardContextual"/>
          </w:rPr>
          <w:tab/>
        </w:r>
        <w:r w:rsidRPr="00744812">
          <w:rPr>
            <w:rStyle w:val="Hyperlink"/>
            <w:noProof/>
          </w:rPr>
          <w:t>Kvalitetssikring</w:t>
        </w:r>
        <w:r>
          <w:rPr>
            <w:noProof/>
            <w:webHidden/>
          </w:rPr>
          <w:tab/>
        </w:r>
        <w:r>
          <w:rPr>
            <w:noProof/>
            <w:webHidden/>
          </w:rPr>
          <w:fldChar w:fldCharType="begin"/>
        </w:r>
        <w:r>
          <w:rPr>
            <w:noProof/>
            <w:webHidden/>
          </w:rPr>
          <w:instrText xml:space="preserve"> PAGEREF _Toc198047530 \h </w:instrText>
        </w:r>
        <w:r>
          <w:rPr>
            <w:noProof/>
            <w:webHidden/>
          </w:rPr>
        </w:r>
        <w:r>
          <w:rPr>
            <w:noProof/>
            <w:webHidden/>
          </w:rPr>
          <w:fldChar w:fldCharType="separate"/>
        </w:r>
        <w:r w:rsidR="00D33F62">
          <w:rPr>
            <w:noProof/>
            <w:webHidden/>
          </w:rPr>
          <w:t>17</w:t>
        </w:r>
        <w:r>
          <w:rPr>
            <w:noProof/>
            <w:webHidden/>
          </w:rPr>
          <w:fldChar w:fldCharType="end"/>
        </w:r>
      </w:hyperlink>
    </w:p>
    <w:p w14:paraId="15185415" w14:textId="53DE441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1" w:history="1">
        <w:r w:rsidRPr="00744812">
          <w:rPr>
            <w:rStyle w:val="Hyperlink"/>
            <w:noProof/>
          </w:rPr>
          <w:t>2.3.1</w:t>
        </w:r>
        <w:r>
          <w:rPr>
            <w:rFonts w:asciiTheme="minorHAnsi" w:hAnsiTheme="minorHAnsi"/>
            <w:noProof/>
            <w:kern w:val="2"/>
            <w:lang w:eastAsia="nb-NO"/>
            <w14:ligatures w14:val="standardContextual"/>
          </w:rPr>
          <w:tab/>
        </w:r>
        <w:r w:rsidRPr="00744812">
          <w:rPr>
            <w:rStyle w:val="Hyperlink"/>
            <w:noProof/>
          </w:rPr>
          <w:t>Roadmap</w:t>
        </w:r>
        <w:r>
          <w:rPr>
            <w:noProof/>
            <w:webHidden/>
          </w:rPr>
          <w:tab/>
        </w:r>
        <w:r>
          <w:rPr>
            <w:noProof/>
            <w:webHidden/>
          </w:rPr>
          <w:fldChar w:fldCharType="begin"/>
        </w:r>
        <w:r>
          <w:rPr>
            <w:noProof/>
            <w:webHidden/>
          </w:rPr>
          <w:instrText xml:space="preserve"> PAGEREF _Toc198047531 \h </w:instrText>
        </w:r>
        <w:r>
          <w:rPr>
            <w:noProof/>
            <w:webHidden/>
          </w:rPr>
        </w:r>
        <w:r>
          <w:rPr>
            <w:noProof/>
            <w:webHidden/>
          </w:rPr>
          <w:fldChar w:fldCharType="separate"/>
        </w:r>
        <w:r w:rsidR="00D33F62">
          <w:rPr>
            <w:noProof/>
            <w:webHidden/>
          </w:rPr>
          <w:t>17</w:t>
        </w:r>
        <w:r>
          <w:rPr>
            <w:noProof/>
            <w:webHidden/>
          </w:rPr>
          <w:fldChar w:fldCharType="end"/>
        </w:r>
      </w:hyperlink>
    </w:p>
    <w:p w14:paraId="615E6592" w14:textId="338DA5B1"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2" w:history="1">
        <w:r w:rsidRPr="00744812">
          <w:rPr>
            <w:rStyle w:val="Hyperlink"/>
            <w:noProof/>
          </w:rPr>
          <w:t>2.3.2</w:t>
        </w:r>
        <w:r>
          <w:rPr>
            <w:rFonts w:asciiTheme="minorHAnsi" w:hAnsiTheme="minorHAnsi"/>
            <w:noProof/>
            <w:kern w:val="2"/>
            <w:lang w:eastAsia="nb-NO"/>
            <w14:ligatures w14:val="standardContextual"/>
          </w:rPr>
          <w:tab/>
        </w:r>
        <w:r w:rsidRPr="00744812">
          <w:rPr>
            <w:rStyle w:val="Hyperlink"/>
            <w:noProof/>
          </w:rPr>
          <w:t>Kapasitetsplan</w:t>
        </w:r>
        <w:r>
          <w:rPr>
            <w:noProof/>
            <w:webHidden/>
          </w:rPr>
          <w:tab/>
        </w:r>
        <w:r>
          <w:rPr>
            <w:noProof/>
            <w:webHidden/>
          </w:rPr>
          <w:fldChar w:fldCharType="begin"/>
        </w:r>
        <w:r>
          <w:rPr>
            <w:noProof/>
            <w:webHidden/>
          </w:rPr>
          <w:instrText xml:space="preserve"> PAGEREF _Toc198047532 \h </w:instrText>
        </w:r>
        <w:r>
          <w:rPr>
            <w:noProof/>
            <w:webHidden/>
          </w:rPr>
        </w:r>
        <w:r>
          <w:rPr>
            <w:noProof/>
            <w:webHidden/>
          </w:rPr>
          <w:fldChar w:fldCharType="separate"/>
        </w:r>
        <w:r w:rsidR="00D33F62">
          <w:rPr>
            <w:noProof/>
            <w:webHidden/>
          </w:rPr>
          <w:t>18</w:t>
        </w:r>
        <w:r>
          <w:rPr>
            <w:noProof/>
            <w:webHidden/>
          </w:rPr>
          <w:fldChar w:fldCharType="end"/>
        </w:r>
      </w:hyperlink>
    </w:p>
    <w:p w14:paraId="7D6B77DD" w14:textId="77D8AD0F"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3" w:history="1">
        <w:r w:rsidRPr="00744812">
          <w:rPr>
            <w:rStyle w:val="Hyperlink"/>
            <w:noProof/>
          </w:rPr>
          <w:t>2.3.3</w:t>
        </w:r>
        <w:r>
          <w:rPr>
            <w:rFonts w:asciiTheme="minorHAnsi" w:hAnsiTheme="minorHAnsi"/>
            <w:noProof/>
            <w:kern w:val="2"/>
            <w:lang w:eastAsia="nb-NO"/>
            <w14:ligatures w14:val="standardContextual"/>
          </w:rPr>
          <w:tab/>
        </w:r>
        <w:r w:rsidRPr="00744812">
          <w:rPr>
            <w:rStyle w:val="Hyperlink"/>
            <w:noProof/>
          </w:rPr>
          <w:t>Risikohåndtering</w:t>
        </w:r>
        <w:r>
          <w:rPr>
            <w:noProof/>
            <w:webHidden/>
          </w:rPr>
          <w:tab/>
        </w:r>
        <w:r>
          <w:rPr>
            <w:noProof/>
            <w:webHidden/>
          </w:rPr>
          <w:fldChar w:fldCharType="begin"/>
        </w:r>
        <w:r>
          <w:rPr>
            <w:noProof/>
            <w:webHidden/>
          </w:rPr>
          <w:instrText xml:space="preserve"> PAGEREF _Toc198047533 \h </w:instrText>
        </w:r>
        <w:r>
          <w:rPr>
            <w:noProof/>
            <w:webHidden/>
          </w:rPr>
        </w:r>
        <w:r>
          <w:rPr>
            <w:noProof/>
            <w:webHidden/>
          </w:rPr>
          <w:fldChar w:fldCharType="separate"/>
        </w:r>
        <w:r w:rsidR="00D33F62">
          <w:rPr>
            <w:noProof/>
            <w:webHidden/>
          </w:rPr>
          <w:t>18</w:t>
        </w:r>
        <w:r>
          <w:rPr>
            <w:noProof/>
            <w:webHidden/>
          </w:rPr>
          <w:fldChar w:fldCharType="end"/>
        </w:r>
      </w:hyperlink>
    </w:p>
    <w:p w14:paraId="1EE253B8" w14:textId="554A62C7"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34" w:history="1">
        <w:r w:rsidRPr="00744812">
          <w:rPr>
            <w:rStyle w:val="Hyperlink"/>
            <w:noProof/>
          </w:rPr>
          <w:t>2.4</w:t>
        </w:r>
        <w:r>
          <w:rPr>
            <w:rFonts w:asciiTheme="minorHAnsi" w:hAnsiTheme="minorHAnsi"/>
            <w:noProof/>
            <w:kern w:val="2"/>
            <w:lang w:eastAsia="nb-NO"/>
            <w14:ligatures w14:val="standardContextual"/>
          </w:rPr>
          <w:tab/>
        </w:r>
        <w:r w:rsidRPr="00744812">
          <w:rPr>
            <w:rStyle w:val="Hyperlink"/>
            <w:noProof/>
          </w:rPr>
          <w:t>Roller og arbeidsfordeling</w:t>
        </w:r>
        <w:r>
          <w:rPr>
            <w:noProof/>
            <w:webHidden/>
          </w:rPr>
          <w:tab/>
        </w:r>
        <w:r>
          <w:rPr>
            <w:noProof/>
            <w:webHidden/>
          </w:rPr>
          <w:fldChar w:fldCharType="begin"/>
        </w:r>
        <w:r>
          <w:rPr>
            <w:noProof/>
            <w:webHidden/>
          </w:rPr>
          <w:instrText xml:space="preserve"> PAGEREF _Toc198047534 \h </w:instrText>
        </w:r>
        <w:r>
          <w:rPr>
            <w:noProof/>
            <w:webHidden/>
          </w:rPr>
        </w:r>
        <w:r>
          <w:rPr>
            <w:noProof/>
            <w:webHidden/>
          </w:rPr>
          <w:fldChar w:fldCharType="separate"/>
        </w:r>
        <w:r w:rsidR="00D33F62">
          <w:rPr>
            <w:noProof/>
            <w:webHidden/>
          </w:rPr>
          <w:t>20</w:t>
        </w:r>
        <w:r>
          <w:rPr>
            <w:noProof/>
            <w:webHidden/>
          </w:rPr>
          <w:fldChar w:fldCharType="end"/>
        </w:r>
      </w:hyperlink>
    </w:p>
    <w:p w14:paraId="6BB28C30" w14:textId="514B1BF5"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35" w:history="1">
        <w:r w:rsidRPr="00744812">
          <w:rPr>
            <w:rStyle w:val="Hyperlink"/>
            <w:noProof/>
          </w:rPr>
          <w:t>2.5</w:t>
        </w:r>
        <w:r>
          <w:rPr>
            <w:rFonts w:asciiTheme="minorHAnsi" w:hAnsiTheme="minorHAnsi"/>
            <w:noProof/>
            <w:kern w:val="2"/>
            <w:lang w:eastAsia="nb-NO"/>
            <w14:ligatures w14:val="standardContextual"/>
          </w:rPr>
          <w:tab/>
        </w:r>
        <w:r w:rsidRPr="00744812">
          <w:rPr>
            <w:rStyle w:val="Hyperlink"/>
            <w:noProof/>
          </w:rPr>
          <w:t>Prosjektprosess</w:t>
        </w:r>
        <w:r>
          <w:rPr>
            <w:noProof/>
            <w:webHidden/>
          </w:rPr>
          <w:tab/>
        </w:r>
        <w:r>
          <w:rPr>
            <w:noProof/>
            <w:webHidden/>
          </w:rPr>
          <w:fldChar w:fldCharType="begin"/>
        </w:r>
        <w:r>
          <w:rPr>
            <w:noProof/>
            <w:webHidden/>
          </w:rPr>
          <w:instrText xml:space="preserve"> PAGEREF _Toc198047535 \h </w:instrText>
        </w:r>
        <w:r>
          <w:rPr>
            <w:noProof/>
            <w:webHidden/>
          </w:rPr>
        </w:r>
        <w:r>
          <w:rPr>
            <w:noProof/>
            <w:webHidden/>
          </w:rPr>
          <w:fldChar w:fldCharType="separate"/>
        </w:r>
        <w:r w:rsidR="00D33F62">
          <w:rPr>
            <w:noProof/>
            <w:webHidden/>
          </w:rPr>
          <w:t>20</w:t>
        </w:r>
        <w:r>
          <w:rPr>
            <w:noProof/>
            <w:webHidden/>
          </w:rPr>
          <w:fldChar w:fldCharType="end"/>
        </w:r>
      </w:hyperlink>
    </w:p>
    <w:p w14:paraId="3BB8FF2E" w14:textId="475B2644"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6" w:history="1">
        <w:r w:rsidRPr="00744812">
          <w:rPr>
            <w:rStyle w:val="Hyperlink"/>
            <w:noProof/>
          </w:rPr>
          <w:t>2.5.1</w:t>
        </w:r>
        <w:r>
          <w:rPr>
            <w:rFonts w:asciiTheme="minorHAnsi" w:hAnsiTheme="minorHAnsi"/>
            <w:noProof/>
            <w:kern w:val="2"/>
            <w:lang w:eastAsia="nb-NO"/>
            <w14:ligatures w14:val="standardContextual"/>
          </w:rPr>
          <w:tab/>
        </w:r>
        <w:r w:rsidRPr="00744812">
          <w:rPr>
            <w:rStyle w:val="Hyperlink"/>
            <w:noProof/>
          </w:rPr>
          <w:t>Litteratur og undersøkelse</w:t>
        </w:r>
        <w:r>
          <w:rPr>
            <w:noProof/>
            <w:webHidden/>
          </w:rPr>
          <w:tab/>
        </w:r>
        <w:r>
          <w:rPr>
            <w:noProof/>
            <w:webHidden/>
          </w:rPr>
          <w:fldChar w:fldCharType="begin"/>
        </w:r>
        <w:r>
          <w:rPr>
            <w:noProof/>
            <w:webHidden/>
          </w:rPr>
          <w:instrText xml:space="preserve"> PAGEREF _Toc198047536 \h </w:instrText>
        </w:r>
        <w:r>
          <w:rPr>
            <w:noProof/>
            <w:webHidden/>
          </w:rPr>
        </w:r>
        <w:r>
          <w:rPr>
            <w:noProof/>
            <w:webHidden/>
          </w:rPr>
          <w:fldChar w:fldCharType="separate"/>
        </w:r>
        <w:r w:rsidR="00D33F62">
          <w:rPr>
            <w:noProof/>
            <w:webHidden/>
          </w:rPr>
          <w:t>21</w:t>
        </w:r>
        <w:r>
          <w:rPr>
            <w:noProof/>
            <w:webHidden/>
          </w:rPr>
          <w:fldChar w:fldCharType="end"/>
        </w:r>
      </w:hyperlink>
    </w:p>
    <w:p w14:paraId="4322575C" w14:textId="07F4912F"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7" w:history="1">
        <w:r w:rsidRPr="00744812">
          <w:rPr>
            <w:rStyle w:val="Hyperlink"/>
            <w:noProof/>
          </w:rPr>
          <w:t>2.5.2</w:t>
        </w:r>
        <w:r>
          <w:rPr>
            <w:rFonts w:asciiTheme="minorHAnsi" w:hAnsiTheme="minorHAnsi"/>
            <w:noProof/>
            <w:kern w:val="2"/>
            <w:lang w:eastAsia="nb-NO"/>
            <w14:ligatures w14:val="standardContextual"/>
          </w:rPr>
          <w:tab/>
        </w:r>
        <w:r w:rsidRPr="00744812">
          <w:rPr>
            <w:rStyle w:val="Hyperlink"/>
            <w:noProof/>
          </w:rPr>
          <w:t>Utvikling</w:t>
        </w:r>
        <w:r>
          <w:rPr>
            <w:noProof/>
            <w:webHidden/>
          </w:rPr>
          <w:tab/>
        </w:r>
        <w:r>
          <w:rPr>
            <w:noProof/>
            <w:webHidden/>
          </w:rPr>
          <w:fldChar w:fldCharType="begin"/>
        </w:r>
        <w:r>
          <w:rPr>
            <w:noProof/>
            <w:webHidden/>
          </w:rPr>
          <w:instrText xml:space="preserve"> PAGEREF _Toc198047537 \h </w:instrText>
        </w:r>
        <w:r>
          <w:rPr>
            <w:noProof/>
            <w:webHidden/>
          </w:rPr>
        </w:r>
        <w:r>
          <w:rPr>
            <w:noProof/>
            <w:webHidden/>
          </w:rPr>
          <w:fldChar w:fldCharType="separate"/>
        </w:r>
        <w:r w:rsidR="00D33F62">
          <w:rPr>
            <w:noProof/>
            <w:webHidden/>
          </w:rPr>
          <w:t>23</w:t>
        </w:r>
        <w:r>
          <w:rPr>
            <w:noProof/>
            <w:webHidden/>
          </w:rPr>
          <w:fldChar w:fldCharType="end"/>
        </w:r>
      </w:hyperlink>
    </w:p>
    <w:p w14:paraId="177E417C" w14:textId="5B500082"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38" w:history="1">
        <w:r w:rsidRPr="00744812">
          <w:rPr>
            <w:rStyle w:val="Hyperlink"/>
            <w:noProof/>
          </w:rPr>
          <w:t>2.5.3</w:t>
        </w:r>
        <w:r>
          <w:rPr>
            <w:rFonts w:asciiTheme="minorHAnsi" w:hAnsiTheme="minorHAnsi"/>
            <w:noProof/>
            <w:kern w:val="2"/>
            <w:lang w:eastAsia="nb-NO"/>
            <w14:ligatures w14:val="standardContextual"/>
          </w:rPr>
          <w:tab/>
        </w:r>
        <w:r w:rsidRPr="00744812">
          <w:rPr>
            <w:rStyle w:val="Hyperlink"/>
            <w:noProof/>
          </w:rPr>
          <w:t>Avslutning</w:t>
        </w:r>
        <w:r>
          <w:rPr>
            <w:noProof/>
            <w:webHidden/>
          </w:rPr>
          <w:tab/>
        </w:r>
        <w:r>
          <w:rPr>
            <w:noProof/>
            <w:webHidden/>
          </w:rPr>
          <w:fldChar w:fldCharType="begin"/>
        </w:r>
        <w:r>
          <w:rPr>
            <w:noProof/>
            <w:webHidden/>
          </w:rPr>
          <w:instrText xml:space="preserve"> PAGEREF _Toc198047538 \h </w:instrText>
        </w:r>
        <w:r>
          <w:rPr>
            <w:noProof/>
            <w:webHidden/>
          </w:rPr>
        </w:r>
        <w:r>
          <w:rPr>
            <w:noProof/>
            <w:webHidden/>
          </w:rPr>
          <w:fldChar w:fldCharType="separate"/>
        </w:r>
        <w:r w:rsidR="00D33F62">
          <w:rPr>
            <w:noProof/>
            <w:webHidden/>
          </w:rPr>
          <w:t>25</w:t>
        </w:r>
        <w:r>
          <w:rPr>
            <w:noProof/>
            <w:webHidden/>
          </w:rPr>
          <w:fldChar w:fldCharType="end"/>
        </w:r>
      </w:hyperlink>
    </w:p>
    <w:p w14:paraId="61A2FC73" w14:textId="04F71672"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39" w:history="1">
        <w:r w:rsidRPr="00744812">
          <w:rPr>
            <w:rStyle w:val="Hyperlink"/>
            <w:noProof/>
          </w:rPr>
          <w:t>3</w:t>
        </w:r>
        <w:r>
          <w:rPr>
            <w:rFonts w:asciiTheme="minorHAnsi" w:hAnsiTheme="minorHAnsi"/>
            <w:noProof/>
            <w:kern w:val="2"/>
            <w:lang w:eastAsia="nb-NO"/>
            <w14:ligatures w14:val="standardContextual"/>
          </w:rPr>
          <w:tab/>
        </w:r>
        <w:r w:rsidRPr="00744812">
          <w:rPr>
            <w:rStyle w:val="Hyperlink"/>
            <w:noProof/>
          </w:rPr>
          <w:t>Bakgrunn</w:t>
        </w:r>
        <w:r>
          <w:rPr>
            <w:noProof/>
            <w:webHidden/>
          </w:rPr>
          <w:tab/>
        </w:r>
        <w:r>
          <w:rPr>
            <w:noProof/>
            <w:webHidden/>
          </w:rPr>
          <w:fldChar w:fldCharType="begin"/>
        </w:r>
        <w:r>
          <w:rPr>
            <w:noProof/>
            <w:webHidden/>
          </w:rPr>
          <w:instrText xml:space="preserve"> PAGEREF _Toc198047539 \h </w:instrText>
        </w:r>
        <w:r>
          <w:rPr>
            <w:noProof/>
            <w:webHidden/>
          </w:rPr>
        </w:r>
        <w:r>
          <w:rPr>
            <w:noProof/>
            <w:webHidden/>
          </w:rPr>
          <w:fldChar w:fldCharType="separate"/>
        </w:r>
        <w:r w:rsidR="00D33F62">
          <w:rPr>
            <w:noProof/>
            <w:webHidden/>
          </w:rPr>
          <w:t>26</w:t>
        </w:r>
        <w:r>
          <w:rPr>
            <w:noProof/>
            <w:webHidden/>
          </w:rPr>
          <w:fldChar w:fldCharType="end"/>
        </w:r>
      </w:hyperlink>
    </w:p>
    <w:p w14:paraId="44BBAFC7" w14:textId="1BF78A1D"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40" w:history="1">
        <w:r w:rsidRPr="00744812">
          <w:rPr>
            <w:rStyle w:val="Hyperlink"/>
            <w:noProof/>
          </w:rPr>
          <w:t>3.1</w:t>
        </w:r>
        <w:r>
          <w:rPr>
            <w:rFonts w:asciiTheme="minorHAnsi" w:hAnsiTheme="minorHAnsi"/>
            <w:noProof/>
            <w:kern w:val="2"/>
            <w:lang w:eastAsia="nb-NO"/>
            <w14:ligatures w14:val="standardContextual"/>
          </w:rPr>
          <w:tab/>
        </w:r>
        <w:r w:rsidRPr="00744812">
          <w:rPr>
            <w:rStyle w:val="Hyperlink"/>
            <w:noProof/>
          </w:rPr>
          <w:t>Brukerhistorier</w:t>
        </w:r>
        <w:r>
          <w:rPr>
            <w:noProof/>
            <w:webHidden/>
          </w:rPr>
          <w:tab/>
        </w:r>
        <w:r>
          <w:rPr>
            <w:noProof/>
            <w:webHidden/>
          </w:rPr>
          <w:fldChar w:fldCharType="begin"/>
        </w:r>
        <w:r>
          <w:rPr>
            <w:noProof/>
            <w:webHidden/>
          </w:rPr>
          <w:instrText xml:space="preserve"> PAGEREF _Toc198047540 \h </w:instrText>
        </w:r>
        <w:r>
          <w:rPr>
            <w:noProof/>
            <w:webHidden/>
          </w:rPr>
        </w:r>
        <w:r>
          <w:rPr>
            <w:noProof/>
            <w:webHidden/>
          </w:rPr>
          <w:fldChar w:fldCharType="separate"/>
        </w:r>
        <w:r w:rsidR="00D33F62">
          <w:rPr>
            <w:noProof/>
            <w:webHidden/>
          </w:rPr>
          <w:t>26</w:t>
        </w:r>
        <w:r>
          <w:rPr>
            <w:noProof/>
            <w:webHidden/>
          </w:rPr>
          <w:fldChar w:fldCharType="end"/>
        </w:r>
      </w:hyperlink>
    </w:p>
    <w:p w14:paraId="6F5343A0" w14:textId="28182EAA"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41" w:history="1">
        <w:r w:rsidRPr="00744812">
          <w:rPr>
            <w:rStyle w:val="Hyperlink"/>
            <w:noProof/>
          </w:rPr>
          <w:t>3.2</w:t>
        </w:r>
        <w:r>
          <w:rPr>
            <w:rFonts w:asciiTheme="minorHAnsi" w:hAnsiTheme="minorHAnsi"/>
            <w:noProof/>
            <w:kern w:val="2"/>
            <w:lang w:eastAsia="nb-NO"/>
            <w14:ligatures w14:val="standardContextual"/>
          </w:rPr>
          <w:tab/>
        </w:r>
        <w:r w:rsidRPr="00744812">
          <w:rPr>
            <w:rStyle w:val="Hyperlink"/>
            <w:noProof/>
          </w:rPr>
          <w:t>Tekniske konsepter og verktøy</w:t>
        </w:r>
        <w:r>
          <w:rPr>
            <w:noProof/>
            <w:webHidden/>
          </w:rPr>
          <w:tab/>
        </w:r>
        <w:r>
          <w:rPr>
            <w:noProof/>
            <w:webHidden/>
          </w:rPr>
          <w:fldChar w:fldCharType="begin"/>
        </w:r>
        <w:r>
          <w:rPr>
            <w:noProof/>
            <w:webHidden/>
          </w:rPr>
          <w:instrText xml:space="preserve"> PAGEREF _Toc198047541 \h </w:instrText>
        </w:r>
        <w:r>
          <w:rPr>
            <w:noProof/>
            <w:webHidden/>
          </w:rPr>
        </w:r>
        <w:r>
          <w:rPr>
            <w:noProof/>
            <w:webHidden/>
          </w:rPr>
          <w:fldChar w:fldCharType="separate"/>
        </w:r>
        <w:r w:rsidR="00D33F62">
          <w:rPr>
            <w:noProof/>
            <w:webHidden/>
          </w:rPr>
          <w:t>27</w:t>
        </w:r>
        <w:r>
          <w:rPr>
            <w:noProof/>
            <w:webHidden/>
          </w:rPr>
          <w:fldChar w:fldCharType="end"/>
        </w:r>
      </w:hyperlink>
    </w:p>
    <w:p w14:paraId="68564543" w14:textId="4BA265C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42" w:history="1">
        <w:r w:rsidRPr="00744812">
          <w:rPr>
            <w:rStyle w:val="Hyperlink"/>
            <w:noProof/>
          </w:rPr>
          <w:t>3.2.1</w:t>
        </w:r>
        <w:r>
          <w:rPr>
            <w:rFonts w:asciiTheme="minorHAnsi" w:hAnsiTheme="minorHAnsi"/>
            <w:noProof/>
            <w:kern w:val="2"/>
            <w:lang w:eastAsia="nb-NO"/>
            <w14:ligatures w14:val="standardContextual"/>
          </w:rPr>
          <w:tab/>
        </w:r>
        <w:r w:rsidRPr="00744812">
          <w:rPr>
            <w:rStyle w:val="Hyperlink"/>
            <w:noProof/>
          </w:rPr>
          <w:t>Geografiske informasjonssystemer</w:t>
        </w:r>
        <w:r>
          <w:rPr>
            <w:noProof/>
            <w:webHidden/>
          </w:rPr>
          <w:tab/>
        </w:r>
        <w:r>
          <w:rPr>
            <w:noProof/>
            <w:webHidden/>
          </w:rPr>
          <w:fldChar w:fldCharType="begin"/>
        </w:r>
        <w:r>
          <w:rPr>
            <w:noProof/>
            <w:webHidden/>
          </w:rPr>
          <w:instrText xml:space="preserve"> PAGEREF _Toc198047542 \h </w:instrText>
        </w:r>
        <w:r>
          <w:rPr>
            <w:noProof/>
            <w:webHidden/>
          </w:rPr>
        </w:r>
        <w:r>
          <w:rPr>
            <w:noProof/>
            <w:webHidden/>
          </w:rPr>
          <w:fldChar w:fldCharType="separate"/>
        </w:r>
        <w:r w:rsidR="00D33F62">
          <w:rPr>
            <w:noProof/>
            <w:webHidden/>
          </w:rPr>
          <w:t>27</w:t>
        </w:r>
        <w:r>
          <w:rPr>
            <w:noProof/>
            <w:webHidden/>
          </w:rPr>
          <w:fldChar w:fldCharType="end"/>
        </w:r>
      </w:hyperlink>
    </w:p>
    <w:p w14:paraId="50AC0A28" w14:textId="19F4DD51"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43" w:history="1">
        <w:r w:rsidRPr="00744812">
          <w:rPr>
            <w:rStyle w:val="Hyperlink"/>
            <w:noProof/>
          </w:rPr>
          <w:t>3.2.2</w:t>
        </w:r>
        <w:r>
          <w:rPr>
            <w:rFonts w:asciiTheme="minorHAnsi" w:hAnsiTheme="minorHAnsi"/>
            <w:noProof/>
            <w:kern w:val="2"/>
            <w:lang w:eastAsia="nb-NO"/>
            <w14:ligatures w14:val="standardContextual"/>
          </w:rPr>
          <w:tab/>
        </w:r>
        <w:r w:rsidRPr="00744812">
          <w:rPr>
            <w:rStyle w:val="Hyperlink"/>
            <w:noProof/>
          </w:rPr>
          <w:t>Cloud Computing og Cloud Native</w:t>
        </w:r>
        <w:r>
          <w:rPr>
            <w:noProof/>
            <w:webHidden/>
          </w:rPr>
          <w:tab/>
        </w:r>
        <w:r>
          <w:rPr>
            <w:noProof/>
            <w:webHidden/>
          </w:rPr>
          <w:fldChar w:fldCharType="begin"/>
        </w:r>
        <w:r>
          <w:rPr>
            <w:noProof/>
            <w:webHidden/>
          </w:rPr>
          <w:instrText xml:space="preserve"> PAGEREF _Toc198047543 \h </w:instrText>
        </w:r>
        <w:r>
          <w:rPr>
            <w:noProof/>
            <w:webHidden/>
          </w:rPr>
        </w:r>
        <w:r>
          <w:rPr>
            <w:noProof/>
            <w:webHidden/>
          </w:rPr>
          <w:fldChar w:fldCharType="separate"/>
        </w:r>
        <w:r w:rsidR="00D33F62">
          <w:rPr>
            <w:noProof/>
            <w:webHidden/>
          </w:rPr>
          <w:t>27</w:t>
        </w:r>
        <w:r>
          <w:rPr>
            <w:noProof/>
            <w:webHidden/>
          </w:rPr>
          <w:fldChar w:fldCharType="end"/>
        </w:r>
      </w:hyperlink>
    </w:p>
    <w:p w14:paraId="730E932B" w14:textId="2D6C7DB7"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44" w:history="1">
        <w:r w:rsidRPr="00744812">
          <w:rPr>
            <w:rStyle w:val="Hyperlink"/>
            <w:noProof/>
          </w:rPr>
          <w:t>3.3</w:t>
        </w:r>
        <w:r>
          <w:rPr>
            <w:rFonts w:asciiTheme="minorHAnsi" w:hAnsiTheme="minorHAnsi"/>
            <w:noProof/>
            <w:kern w:val="2"/>
            <w:lang w:eastAsia="nb-NO"/>
            <w14:ligatures w14:val="standardContextual"/>
          </w:rPr>
          <w:tab/>
        </w:r>
        <w:r w:rsidRPr="00744812">
          <w:rPr>
            <w:rStyle w:val="Hyperlink"/>
            <w:noProof/>
          </w:rPr>
          <w:t>Programmering og utviklingsverktøy</w:t>
        </w:r>
        <w:r>
          <w:rPr>
            <w:noProof/>
            <w:webHidden/>
          </w:rPr>
          <w:tab/>
        </w:r>
        <w:r>
          <w:rPr>
            <w:noProof/>
            <w:webHidden/>
          </w:rPr>
          <w:fldChar w:fldCharType="begin"/>
        </w:r>
        <w:r>
          <w:rPr>
            <w:noProof/>
            <w:webHidden/>
          </w:rPr>
          <w:instrText xml:space="preserve"> PAGEREF _Toc198047544 \h </w:instrText>
        </w:r>
        <w:r>
          <w:rPr>
            <w:noProof/>
            <w:webHidden/>
          </w:rPr>
        </w:r>
        <w:r>
          <w:rPr>
            <w:noProof/>
            <w:webHidden/>
          </w:rPr>
          <w:fldChar w:fldCharType="separate"/>
        </w:r>
        <w:r w:rsidR="00D33F62">
          <w:rPr>
            <w:noProof/>
            <w:webHidden/>
          </w:rPr>
          <w:t>28</w:t>
        </w:r>
        <w:r>
          <w:rPr>
            <w:noProof/>
            <w:webHidden/>
          </w:rPr>
          <w:fldChar w:fldCharType="end"/>
        </w:r>
      </w:hyperlink>
    </w:p>
    <w:p w14:paraId="1130D561" w14:textId="742361AC"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45" w:history="1">
        <w:r w:rsidRPr="00744812">
          <w:rPr>
            <w:rStyle w:val="Hyperlink"/>
            <w:noProof/>
          </w:rPr>
          <w:t>3.4</w:t>
        </w:r>
        <w:r>
          <w:rPr>
            <w:rFonts w:asciiTheme="minorHAnsi" w:hAnsiTheme="minorHAnsi"/>
            <w:noProof/>
            <w:kern w:val="2"/>
            <w:lang w:eastAsia="nb-NO"/>
            <w14:ligatures w14:val="standardContextual"/>
          </w:rPr>
          <w:tab/>
        </w:r>
        <w:r w:rsidRPr="00744812">
          <w:rPr>
            <w:rStyle w:val="Hyperlink"/>
            <w:noProof/>
          </w:rPr>
          <w:t>Datalagring og -behandling</w:t>
        </w:r>
        <w:r>
          <w:rPr>
            <w:noProof/>
            <w:webHidden/>
          </w:rPr>
          <w:tab/>
        </w:r>
        <w:r>
          <w:rPr>
            <w:noProof/>
            <w:webHidden/>
          </w:rPr>
          <w:fldChar w:fldCharType="begin"/>
        </w:r>
        <w:r>
          <w:rPr>
            <w:noProof/>
            <w:webHidden/>
          </w:rPr>
          <w:instrText xml:space="preserve"> PAGEREF _Toc198047545 \h </w:instrText>
        </w:r>
        <w:r>
          <w:rPr>
            <w:noProof/>
            <w:webHidden/>
          </w:rPr>
        </w:r>
        <w:r>
          <w:rPr>
            <w:noProof/>
            <w:webHidden/>
          </w:rPr>
          <w:fldChar w:fldCharType="separate"/>
        </w:r>
        <w:r w:rsidR="00D33F62">
          <w:rPr>
            <w:noProof/>
            <w:webHidden/>
          </w:rPr>
          <w:t>28</w:t>
        </w:r>
        <w:r>
          <w:rPr>
            <w:noProof/>
            <w:webHidden/>
          </w:rPr>
          <w:fldChar w:fldCharType="end"/>
        </w:r>
      </w:hyperlink>
    </w:p>
    <w:p w14:paraId="1976AE5A" w14:textId="644DA7FB"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46" w:history="1">
        <w:r w:rsidRPr="00744812">
          <w:rPr>
            <w:rStyle w:val="Hyperlink"/>
            <w:noProof/>
          </w:rPr>
          <w:t>3.4.1</w:t>
        </w:r>
        <w:r>
          <w:rPr>
            <w:rFonts w:asciiTheme="minorHAnsi" w:hAnsiTheme="minorHAnsi"/>
            <w:noProof/>
            <w:kern w:val="2"/>
            <w:lang w:eastAsia="nb-NO"/>
            <w14:ligatures w14:val="standardContextual"/>
          </w:rPr>
          <w:tab/>
        </w:r>
        <w:r w:rsidRPr="00744812">
          <w:rPr>
            <w:rStyle w:val="Hyperlink"/>
            <w:noProof/>
          </w:rPr>
          <w:t>Dataformater</w:t>
        </w:r>
        <w:r>
          <w:rPr>
            <w:noProof/>
            <w:webHidden/>
          </w:rPr>
          <w:tab/>
        </w:r>
        <w:r>
          <w:rPr>
            <w:noProof/>
            <w:webHidden/>
          </w:rPr>
          <w:fldChar w:fldCharType="begin"/>
        </w:r>
        <w:r>
          <w:rPr>
            <w:noProof/>
            <w:webHidden/>
          </w:rPr>
          <w:instrText xml:space="preserve"> PAGEREF _Toc198047546 \h </w:instrText>
        </w:r>
        <w:r>
          <w:rPr>
            <w:noProof/>
            <w:webHidden/>
          </w:rPr>
        </w:r>
        <w:r>
          <w:rPr>
            <w:noProof/>
            <w:webHidden/>
          </w:rPr>
          <w:fldChar w:fldCharType="separate"/>
        </w:r>
        <w:r w:rsidR="00D33F62">
          <w:rPr>
            <w:noProof/>
            <w:webHidden/>
          </w:rPr>
          <w:t>28</w:t>
        </w:r>
        <w:r>
          <w:rPr>
            <w:noProof/>
            <w:webHidden/>
          </w:rPr>
          <w:fldChar w:fldCharType="end"/>
        </w:r>
      </w:hyperlink>
    </w:p>
    <w:p w14:paraId="790B6A70" w14:textId="294466D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47" w:history="1">
        <w:r w:rsidRPr="00744812">
          <w:rPr>
            <w:rStyle w:val="Hyperlink"/>
            <w:noProof/>
          </w:rPr>
          <w:t>3.4.2</w:t>
        </w:r>
        <w:r>
          <w:rPr>
            <w:rFonts w:asciiTheme="minorHAnsi" w:hAnsiTheme="minorHAnsi"/>
            <w:noProof/>
            <w:kern w:val="2"/>
            <w:lang w:eastAsia="nb-NO"/>
            <w14:ligatures w14:val="standardContextual"/>
          </w:rPr>
          <w:tab/>
        </w:r>
        <w:r w:rsidRPr="00744812">
          <w:rPr>
            <w:rStyle w:val="Hyperlink"/>
            <w:noProof/>
          </w:rPr>
          <w:t>Delta Lake</w:t>
        </w:r>
        <w:r>
          <w:rPr>
            <w:noProof/>
            <w:webHidden/>
          </w:rPr>
          <w:tab/>
        </w:r>
        <w:r>
          <w:rPr>
            <w:noProof/>
            <w:webHidden/>
          </w:rPr>
          <w:fldChar w:fldCharType="begin"/>
        </w:r>
        <w:r>
          <w:rPr>
            <w:noProof/>
            <w:webHidden/>
          </w:rPr>
          <w:instrText xml:space="preserve"> PAGEREF _Toc198047547 \h </w:instrText>
        </w:r>
        <w:r>
          <w:rPr>
            <w:noProof/>
            <w:webHidden/>
          </w:rPr>
        </w:r>
        <w:r>
          <w:rPr>
            <w:noProof/>
            <w:webHidden/>
          </w:rPr>
          <w:fldChar w:fldCharType="separate"/>
        </w:r>
        <w:r w:rsidR="00D33F62">
          <w:rPr>
            <w:noProof/>
            <w:webHidden/>
          </w:rPr>
          <w:t>30</w:t>
        </w:r>
        <w:r>
          <w:rPr>
            <w:noProof/>
            <w:webHidden/>
          </w:rPr>
          <w:fldChar w:fldCharType="end"/>
        </w:r>
      </w:hyperlink>
    </w:p>
    <w:p w14:paraId="45FF5049" w14:textId="470536F4"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48" w:history="1">
        <w:r w:rsidRPr="00744812">
          <w:rPr>
            <w:rStyle w:val="Hyperlink"/>
            <w:noProof/>
          </w:rPr>
          <w:t>3.5</w:t>
        </w:r>
        <w:r>
          <w:rPr>
            <w:rFonts w:asciiTheme="minorHAnsi" w:hAnsiTheme="minorHAnsi"/>
            <w:noProof/>
            <w:kern w:val="2"/>
            <w:lang w:eastAsia="nb-NO"/>
            <w14:ligatures w14:val="standardContextual"/>
          </w:rPr>
          <w:tab/>
        </w:r>
        <w:r w:rsidRPr="00744812">
          <w:rPr>
            <w:rStyle w:val="Hyperlink"/>
            <w:noProof/>
          </w:rPr>
          <w:t>Geospatial datahåndtering</w:t>
        </w:r>
        <w:r>
          <w:rPr>
            <w:noProof/>
            <w:webHidden/>
          </w:rPr>
          <w:tab/>
        </w:r>
        <w:r>
          <w:rPr>
            <w:noProof/>
            <w:webHidden/>
          </w:rPr>
          <w:fldChar w:fldCharType="begin"/>
        </w:r>
        <w:r>
          <w:rPr>
            <w:noProof/>
            <w:webHidden/>
          </w:rPr>
          <w:instrText xml:space="preserve"> PAGEREF _Toc198047548 \h </w:instrText>
        </w:r>
        <w:r>
          <w:rPr>
            <w:noProof/>
            <w:webHidden/>
          </w:rPr>
        </w:r>
        <w:r>
          <w:rPr>
            <w:noProof/>
            <w:webHidden/>
          </w:rPr>
          <w:fldChar w:fldCharType="separate"/>
        </w:r>
        <w:r w:rsidR="00D33F62">
          <w:rPr>
            <w:noProof/>
            <w:webHidden/>
          </w:rPr>
          <w:t>30</w:t>
        </w:r>
        <w:r>
          <w:rPr>
            <w:noProof/>
            <w:webHidden/>
          </w:rPr>
          <w:fldChar w:fldCharType="end"/>
        </w:r>
      </w:hyperlink>
    </w:p>
    <w:p w14:paraId="6EB7D543" w14:textId="36CA139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49" w:history="1">
        <w:r w:rsidRPr="00744812">
          <w:rPr>
            <w:rStyle w:val="Hyperlink"/>
            <w:noProof/>
          </w:rPr>
          <w:t>3.5.1</w:t>
        </w:r>
        <w:r>
          <w:rPr>
            <w:rFonts w:asciiTheme="minorHAnsi" w:hAnsiTheme="minorHAnsi"/>
            <w:noProof/>
            <w:kern w:val="2"/>
            <w:lang w:eastAsia="nb-NO"/>
            <w14:ligatures w14:val="standardContextual"/>
          </w:rPr>
          <w:tab/>
        </w:r>
        <w:r w:rsidRPr="00744812">
          <w:rPr>
            <w:rStyle w:val="Hyperlink"/>
            <w:noProof/>
          </w:rPr>
          <w:t>GeoPandas</w:t>
        </w:r>
        <w:r>
          <w:rPr>
            <w:noProof/>
            <w:webHidden/>
          </w:rPr>
          <w:tab/>
        </w:r>
        <w:r>
          <w:rPr>
            <w:noProof/>
            <w:webHidden/>
          </w:rPr>
          <w:fldChar w:fldCharType="begin"/>
        </w:r>
        <w:r>
          <w:rPr>
            <w:noProof/>
            <w:webHidden/>
          </w:rPr>
          <w:instrText xml:space="preserve"> PAGEREF _Toc198047549 \h </w:instrText>
        </w:r>
        <w:r>
          <w:rPr>
            <w:noProof/>
            <w:webHidden/>
          </w:rPr>
        </w:r>
        <w:r>
          <w:rPr>
            <w:noProof/>
            <w:webHidden/>
          </w:rPr>
          <w:fldChar w:fldCharType="separate"/>
        </w:r>
        <w:r w:rsidR="00D33F62">
          <w:rPr>
            <w:noProof/>
            <w:webHidden/>
          </w:rPr>
          <w:t>31</w:t>
        </w:r>
        <w:r>
          <w:rPr>
            <w:noProof/>
            <w:webHidden/>
          </w:rPr>
          <w:fldChar w:fldCharType="end"/>
        </w:r>
      </w:hyperlink>
    </w:p>
    <w:p w14:paraId="1D7D55E4" w14:textId="35C13C5D"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0" w:history="1">
        <w:r w:rsidRPr="00744812">
          <w:rPr>
            <w:rStyle w:val="Hyperlink"/>
            <w:noProof/>
          </w:rPr>
          <w:t>3.5.2</w:t>
        </w:r>
        <w:r>
          <w:rPr>
            <w:rFonts w:asciiTheme="minorHAnsi" w:hAnsiTheme="minorHAnsi"/>
            <w:noProof/>
            <w:kern w:val="2"/>
            <w:lang w:eastAsia="nb-NO"/>
            <w14:ligatures w14:val="standardContextual"/>
          </w:rPr>
          <w:tab/>
        </w:r>
        <w:r w:rsidRPr="00744812">
          <w:rPr>
            <w:rStyle w:val="Hyperlink"/>
            <w:noProof/>
          </w:rPr>
          <w:t>DuckDB</w:t>
        </w:r>
        <w:r>
          <w:rPr>
            <w:noProof/>
            <w:webHidden/>
          </w:rPr>
          <w:tab/>
        </w:r>
        <w:r>
          <w:rPr>
            <w:noProof/>
            <w:webHidden/>
          </w:rPr>
          <w:fldChar w:fldCharType="begin"/>
        </w:r>
        <w:r>
          <w:rPr>
            <w:noProof/>
            <w:webHidden/>
          </w:rPr>
          <w:instrText xml:space="preserve"> PAGEREF _Toc198047550 \h </w:instrText>
        </w:r>
        <w:r>
          <w:rPr>
            <w:noProof/>
            <w:webHidden/>
          </w:rPr>
        </w:r>
        <w:r>
          <w:rPr>
            <w:noProof/>
            <w:webHidden/>
          </w:rPr>
          <w:fldChar w:fldCharType="separate"/>
        </w:r>
        <w:r w:rsidR="00D33F62">
          <w:rPr>
            <w:noProof/>
            <w:webHidden/>
          </w:rPr>
          <w:t>31</w:t>
        </w:r>
        <w:r>
          <w:rPr>
            <w:noProof/>
            <w:webHidden/>
          </w:rPr>
          <w:fldChar w:fldCharType="end"/>
        </w:r>
      </w:hyperlink>
    </w:p>
    <w:p w14:paraId="6C54CAB1" w14:textId="0D89717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1" w:history="1">
        <w:r w:rsidRPr="00744812">
          <w:rPr>
            <w:rStyle w:val="Hyperlink"/>
            <w:noProof/>
          </w:rPr>
          <w:t>3.5.3</w:t>
        </w:r>
        <w:r>
          <w:rPr>
            <w:rFonts w:asciiTheme="minorHAnsi" w:hAnsiTheme="minorHAnsi"/>
            <w:noProof/>
            <w:kern w:val="2"/>
            <w:lang w:eastAsia="nb-NO"/>
            <w14:ligatures w14:val="standardContextual"/>
          </w:rPr>
          <w:tab/>
        </w:r>
        <w:r w:rsidRPr="00744812">
          <w:rPr>
            <w:rStyle w:val="Hyperlink"/>
            <w:noProof/>
          </w:rPr>
          <w:t>Databricks</w:t>
        </w:r>
        <w:r>
          <w:rPr>
            <w:noProof/>
            <w:webHidden/>
          </w:rPr>
          <w:tab/>
        </w:r>
        <w:r>
          <w:rPr>
            <w:noProof/>
            <w:webHidden/>
          </w:rPr>
          <w:fldChar w:fldCharType="begin"/>
        </w:r>
        <w:r>
          <w:rPr>
            <w:noProof/>
            <w:webHidden/>
          </w:rPr>
          <w:instrText xml:space="preserve"> PAGEREF _Toc198047551 \h </w:instrText>
        </w:r>
        <w:r>
          <w:rPr>
            <w:noProof/>
            <w:webHidden/>
          </w:rPr>
        </w:r>
        <w:r>
          <w:rPr>
            <w:noProof/>
            <w:webHidden/>
          </w:rPr>
          <w:fldChar w:fldCharType="separate"/>
        </w:r>
        <w:r w:rsidR="00D33F62">
          <w:rPr>
            <w:noProof/>
            <w:webHidden/>
          </w:rPr>
          <w:t>31</w:t>
        </w:r>
        <w:r>
          <w:rPr>
            <w:noProof/>
            <w:webHidden/>
          </w:rPr>
          <w:fldChar w:fldCharType="end"/>
        </w:r>
      </w:hyperlink>
    </w:p>
    <w:p w14:paraId="0BF0D15B" w14:textId="00F25976"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52" w:history="1">
        <w:r w:rsidRPr="00744812">
          <w:rPr>
            <w:rStyle w:val="Hyperlink"/>
            <w:bCs/>
            <w:noProof/>
          </w:rPr>
          <w:t>4</w:t>
        </w:r>
        <w:r>
          <w:rPr>
            <w:rFonts w:asciiTheme="minorHAnsi" w:hAnsiTheme="minorHAnsi"/>
            <w:noProof/>
            <w:kern w:val="2"/>
            <w:lang w:eastAsia="nb-NO"/>
            <w14:ligatures w14:val="standardContextual"/>
          </w:rPr>
          <w:tab/>
        </w:r>
        <w:r w:rsidRPr="00744812">
          <w:rPr>
            <w:rStyle w:val="Hyperlink"/>
            <w:bCs/>
            <w:noProof/>
          </w:rPr>
          <w:t>Utviklingsprosessen</w:t>
        </w:r>
        <w:r>
          <w:rPr>
            <w:noProof/>
            <w:webHidden/>
          </w:rPr>
          <w:tab/>
        </w:r>
        <w:r>
          <w:rPr>
            <w:noProof/>
            <w:webHidden/>
          </w:rPr>
          <w:fldChar w:fldCharType="begin"/>
        </w:r>
        <w:r>
          <w:rPr>
            <w:noProof/>
            <w:webHidden/>
          </w:rPr>
          <w:instrText xml:space="preserve"> PAGEREF _Toc198047552 \h </w:instrText>
        </w:r>
        <w:r>
          <w:rPr>
            <w:noProof/>
            <w:webHidden/>
          </w:rPr>
        </w:r>
        <w:r>
          <w:rPr>
            <w:noProof/>
            <w:webHidden/>
          </w:rPr>
          <w:fldChar w:fldCharType="separate"/>
        </w:r>
        <w:r w:rsidR="00D33F62">
          <w:rPr>
            <w:noProof/>
            <w:webHidden/>
          </w:rPr>
          <w:t>32</w:t>
        </w:r>
        <w:r>
          <w:rPr>
            <w:noProof/>
            <w:webHidden/>
          </w:rPr>
          <w:fldChar w:fldCharType="end"/>
        </w:r>
      </w:hyperlink>
    </w:p>
    <w:p w14:paraId="309C36A6" w14:textId="08DA7A94"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53" w:history="1">
        <w:r w:rsidRPr="00744812">
          <w:rPr>
            <w:rStyle w:val="Hyperlink"/>
            <w:noProof/>
          </w:rPr>
          <w:t>4.1</w:t>
        </w:r>
        <w:r>
          <w:rPr>
            <w:rFonts w:asciiTheme="minorHAnsi" w:hAnsiTheme="minorHAnsi"/>
            <w:noProof/>
            <w:kern w:val="2"/>
            <w:lang w:eastAsia="nb-NO"/>
            <w14:ligatures w14:val="standardContextual"/>
          </w:rPr>
          <w:tab/>
        </w:r>
        <w:r w:rsidRPr="00744812">
          <w:rPr>
            <w:rStyle w:val="Hyperlink"/>
            <w:noProof/>
          </w:rPr>
          <w:t>Felleskomponenter</w:t>
        </w:r>
        <w:r>
          <w:rPr>
            <w:noProof/>
            <w:webHidden/>
          </w:rPr>
          <w:tab/>
        </w:r>
        <w:r>
          <w:rPr>
            <w:noProof/>
            <w:webHidden/>
          </w:rPr>
          <w:fldChar w:fldCharType="begin"/>
        </w:r>
        <w:r>
          <w:rPr>
            <w:noProof/>
            <w:webHidden/>
          </w:rPr>
          <w:instrText xml:space="preserve"> PAGEREF _Toc198047553 \h </w:instrText>
        </w:r>
        <w:r>
          <w:rPr>
            <w:noProof/>
            <w:webHidden/>
          </w:rPr>
        </w:r>
        <w:r>
          <w:rPr>
            <w:noProof/>
            <w:webHidden/>
          </w:rPr>
          <w:fldChar w:fldCharType="separate"/>
        </w:r>
        <w:r w:rsidR="00D33F62">
          <w:rPr>
            <w:noProof/>
            <w:webHidden/>
          </w:rPr>
          <w:t>32</w:t>
        </w:r>
        <w:r>
          <w:rPr>
            <w:noProof/>
            <w:webHidden/>
          </w:rPr>
          <w:fldChar w:fldCharType="end"/>
        </w:r>
      </w:hyperlink>
    </w:p>
    <w:p w14:paraId="73E946AF" w14:textId="674B3FA5"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4" w:history="1">
        <w:r w:rsidRPr="00744812">
          <w:rPr>
            <w:rStyle w:val="Hyperlink"/>
            <w:noProof/>
          </w:rPr>
          <w:t>4.1.1</w:t>
        </w:r>
        <w:r>
          <w:rPr>
            <w:rFonts w:asciiTheme="minorHAnsi" w:hAnsiTheme="minorHAnsi"/>
            <w:noProof/>
            <w:kern w:val="2"/>
            <w:lang w:eastAsia="nb-NO"/>
            <w14:ligatures w14:val="standardContextual"/>
          </w:rPr>
          <w:tab/>
        </w:r>
        <w:r w:rsidRPr="00744812">
          <w:rPr>
            <w:rStyle w:val="Hyperlink"/>
            <w:noProof/>
          </w:rPr>
          <w:t>Konvertering av dataformater og datarensing</w:t>
        </w:r>
        <w:r>
          <w:rPr>
            <w:noProof/>
            <w:webHidden/>
          </w:rPr>
          <w:tab/>
        </w:r>
        <w:r>
          <w:rPr>
            <w:noProof/>
            <w:webHidden/>
          </w:rPr>
          <w:fldChar w:fldCharType="begin"/>
        </w:r>
        <w:r>
          <w:rPr>
            <w:noProof/>
            <w:webHidden/>
          </w:rPr>
          <w:instrText xml:space="preserve"> PAGEREF _Toc198047554 \h </w:instrText>
        </w:r>
        <w:r>
          <w:rPr>
            <w:noProof/>
            <w:webHidden/>
          </w:rPr>
        </w:r>
        <w:r>
          <w:rPr>
            <w:noProof/>
            <w:webHidden/>
          </w:rPr>
          <w:fldChar w:fldCharType="separate"/>
        </w:r>
        <w:r w:rsidR="00D33F62">
          <w:rPr>
            <w:noProof/>
            <w:webHidden/>
          </w:rPr>
          <w:t>32</w:t>
        </w:r>
        <w:r>
          <w:rPr>
            <w:noProof/>
            <w:webHidden/>
          </w:rPr>
          <w:fldChar w:fldCharType="end"/>
        </w:r>
      </w:hyperlink>
    </w:p>
    <w:p w14:paraId="5749933F" w14:textId="37CCBF34"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5" w:history="1">
        <w:r w:rsidRPr="00744812">
          <w:rPr>
            <w:rStyle w:val="Hyperlink"/>
            <w:noProof/>
          </w:rPr>
          <w:t>4.1.2</w:t>
        </w:r>
        <w:r>
          <w:rPr>
            <w:rFonts w:asciiTheme="minorHAnsi" w:hAnsiTheme="minorHAnsi"/>
            <w:noProof/>
            <w:kern w:val="2"/>
            <w:lang w:eastAsia="nb-NO"/>
            <w14:ligatures w14:val="standardContextual"/>
          </w:rPr>
          <w:tab/>
        </w:r>
        <w:r w:rsidRPr="00744812">
          <w:rPr>
            <w:rStyle w:val="Hyperlink"/>
            <w:noProof/>
          </w:rPr>
          <w:t>Transformasjon av koordinater</w:t>
        </w:r>
        <w:r>
          <w:rPr>
            <w:noProof/>
            <w:webHidden/>
          </w:rPr>
          <w:tab/>
        </w:r>
        <w:r>
          <w:rPr>
            <w:noProof/>
            <w:webHidden/>
          </w:rPr>
          <w:fldChar w:fldCharType="begin"/>
        </w:r>
        <w:r>
          <w:rPr>
            <w:noProof/>
            <w:webHidden/>
          </w:rPr>
          <w:instrText xml:space="preserve"> PAGEREF _Toc198047555 \h </w:instrText>
        </w:r>
        <w:r>
          <w:rPr>
            <w:noProof/>
            <w:webHidden/>
          </w:rPr>
        </w:r>
        <w:r>
          <w:rPr>
            <w:noProof/>
            <w:webHidden/>
          </w:rPr>
          <w:fldChar w:fldCharType="separate"/>
        </w:r>
        <w:r w:rsidR="00D33F62">
          <w:rPr>
            <w:noProof/>
            <w:webHidden/>
          </w:rPr>
          <w:t>32</w:t>
        </w:r>
        <w:r>
          <w:rPr>
            <w:noProof/>
            <w:webHidden/>
          </w:rPr>
          <w:fldChar w:fldCharType="end"/>
        </w:r>
      </w:hyperlink>
    </w:p>
    <w:p w14:paraId="3CA2B27A" w14:textId="7AC86DF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6" w:history="1">
        <w:r w:rsidRPr="00744812">
          <w:rPr>
            <w:rStyle w:val="Hyperlink"/>
            <w:noProof/>
          </w:rPr>
          <w:t>4.1.3</w:t>
        </w:r>
        <w:r>
          <w:rPr>
            <w:rFonts w:asciiTheme="minorHAnsi" w:hAnsiTheme="minorHAnsi"/>
            <w:noProof/>
            <w:kern w:val="2"/>
            <w:lang w:eastAsia="nb-NO"/>
            <w14:ligatures w14:val="standardContextual"/>
          </w:rPr>
          <w:tab/>
        </w:r>
        <w:r w:rsidRPr="00744812">
          <w:rPr>
            <w:rStyle w:val="Hyperlink"/>
            <w:bCs/>
            <w:noProof/>
          </w:rPr>
          <w:t>Brukergrensesnitt</w:t>
        </w:r>
        <w:r>
          <w:rPr>
            <w:noProof/>
            <w:webHidden/>
          </w:rPr>
          <w:tab/>
        </w:r>
        <w:r>
          <w:rPr>
            <w:noProof/>
            <w:webHidden/>
          </w:rPr>
          <w:fldChar w:fldCharType="begin"/>
        </w:r>
        <w:r>
          <w:rPr>
            <w:noProof/>
            <w:webHidden/>
          </w:rPr>
          <w:instrText xml:space="preserve"> PAGEREF _Toc198047556 \h </w:instrText>
        </w:r>
        <w:r>
          <w:rPr>
            <w:noProof/>
            <w:webHidden/>
          </w:rPr>
        </w:r>
        <w:r>
          <w:rPr>
            <w:noProof/>
            <w:webHidden/>
          </w:rPr>
          <w:fldChar w:fldCharType="separate"/>
        </w:r>
        <w:r w:rsidR="00D33F62">
          <w:rPr>
            <w:noProof/>
            <w:webHidden/>
          </w:rPr>
          <w:t>32</w:t>
        </w:r>
        <w:r>
          <w:rPr>
            <w:noProof/>
            <w:webHidden/>
          </w:rPr>
          <w:fldChar w:fldCharType="end"/>
        </w:r>
      </w:hyperlink>
    </w:p>
    <w:p w14:paraId="48A5BCF3" w14:textId="352CE87C"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57" w:history="1">
        <w:r w:rsidRPr="00744812">
          <w:rPr>
            <w:rStyle w:val="Hyperlink"/>
            <w:noProof/>
          </w:rPr>
          <w:t>4.2</w:t>
        </w:r>
        <w:r>
          <w:rPr>
            <w:rFonts w:asciiTheme="minorHAnsi" w:hAnsiTheme="minorHAnsi"/>
            <w:noProof/>
            <w:kern w:val="2"/>
            <w:lang w:eastAsia="nb-NO"/>
            <w14:ligatures w14:val="standardContextual"/>
          </w:rPr>
          <w:tab/>
        </w:r>
        <w:r w:rsidRPr="00744812">
          <w:rPr>
            <w:rStyle w:val="Hyperlink"/>
            <w:bCs/>
            <w:noProof/>
          </w:rPr>
          <w:t>Overordnet dataflyt</w:t>
        </w:r>
        <w:r>
          <w:rPr>
            <w:noProof/>
            <w:webHidden/>
          </w:rPr>
          <w:tab/>
        </w:r>
        <w:r>
          <w:rPr>
            <w:noProof/>
            <w:webHidden/>
          </w:rPr>
          <w:fldChar w:fldCharType="begin"/>
        </w:r>
        <w:r>
          <w:rPr>
            <w:noProof/>
            <w:webHidden/>
          </w:rPr>
          <w:instrText xml:space="preserve"> PAGEREF _Toc198047557 \h </w:instrText>
        </w:r>
        <w:r>
          <w:rPr>
            <w:noProof/>
            <w:webHidden/>
          </w:rPr>
        </w:r>
        <w:r>
          <w:rPr>
            <w:noProof/>
            <w:webHidden/>
          </w:rPr>
          <w:fldChar w:fldCharType="separate"/>
        </w:r>
        <w:r w:rsidR="00D33F62">
          <w:rPr>
            <w:noProof/>
            <w:webHidden/>
          </w:rPr>
          <w:t>33</w:t>
        </w:r>
        <w:r>
          <w:rPr>
            <w:noProof/>
            <w:webHidden/>
          </w:rPr>
          <w:fldChar w:fldCharType="end"/>
        </w:r>
      </w:hyperlink>
    </w:p>
    <w:p w14:paraId="194E8CD2" w14:textId="1EDCBB1F"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58" w:history="1">
        <w:r w:rsidRPr="00744812">
          <w:rPr>
            <w:rStyle w:val="Hyperlink"/>
            <w:bCs/>
            <w:noProof/>
          </w:rPr>
          <w:t>4.3</w:t>
        </w:r>
        <w:r>
          <w:rPr>
            <w:rFonts w:asciiTheme="minorHAnsi" w:hAnsiTheme="minorHAnsi"/>
            <w:noProof/>
            <w:kern w:val="2"/>
            <w:lang w:eastAsia="nb-NO"/>
            <w14:ligatures w14:val="standardContextual"/>
          </w:rPr>
          <w:tab/>
        </w:r>
        <w:r w:rsidRPr="00744812">
          <w:rPr>
            <w:rStyle w:val="Hyperlink"/>
            <w:bCs/>
            <w:noProof/>
          </w:rPr>
          <w:t>Løsningsmodell 1: GeoPandas</w:t>
        </w:r>
        <w:r>
          <w:rPr>
            <w:noProof/>
            <w:webHidden/>
          </w:rPr>
          <w:tab/>
        </w:r>
        <w:r>
          <w:rPr>
            <w:noProof/>
            <w:webHidden/>
          </w:rPr>
          <w:fldChar w:fldCharType="begin"/>
        </w:r>
        <w:r>
          <w:rPr>
            <w:noProof/>
            <w:webHidden/>
          </w:rPr>
          <w:instrText xml:space="preserve"> PAGEREF _Toc198047558 \h </w:instrText>
        </w:r>
        <w:r>
          <w:rPr>
            <w:noProof/>
            <w:webHidden/>
          </w:rPr>
        </w:r>
        <w:r>
          <w:rPr>
            <w:noProof/>
            <w:webHidden/>
          </w:rPr>
          <w:fldChar w:fldCharType="separate"/>
        </w:r>
        <w:r w:rsidR="00D33F62">
          <w:rPr>
            <w:noProof/>
            <w:webHidden/>
          </w:rPr>
          <w:t>33</w:t>
        </w:r>
        <w:r>
          <w:rPr>
            <w:noProof/>
            <w:webHidden/>
          </w:rPr>
          <w:fldChar w:fldCharType="end"/>
        </w:r>
      </w:hyperlink>
    </w:p>
    <w:p w14:paraId="757D2642" w14:textId="3E6D3B16"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59" w:history="1">
        <w:r w:rsidRPr="00744812">
          <w:rPr>
            <w:rStyle w:val="Hyperlink"/>
            <w:bCs/>
            <w:noProof/>
          </w:rPr>
          <w:t>4.3.1</w:t>
        </w:r>
        <w:r>
          <w:rPr>
            <w:rFonts w:asciiTheme="minorHAnsi" w:hAnsiTheme="minorHAnsi"/>
            <w:noProof/>
            <w:kern w:val="2"/>
            <w:lang w:eastAsia="nb-NO"/>
            <w14:ligatures w14:val="standardContextual"/>
          </w:rPr>
          <w:tab/>
        </w:r>
        <w:r w:rsidRPr="00744812">
          <w:rPr>
            <w:rStyle w:val="Hyperlink"/>
            <w:bCs/>
            <w:noProof/>
          </w:rPr>
          <w:t>GeoPandas og AIS</w:t>
        </w:r>
        <w:r>
          <w:rPr>
            <w:noProof/>
            <w:webHidden/>
          </w:rPr>
          <w:tab/>
        </w:r>
        <w:r>
          <w:rPr>
            <w:noProof/>
            <w:webHidden/>
          </w:rPr>
          <w:fldChar w:fldCharType="begin"/>
        </w:r>
        <w:r>
          <w:rPr>
            <w:noProof/>
            <w:webHidden/>
          </w:rPr>
          <w:instrText xml:space="preserve"> PAGEREF _Toc198047559 \h </w:instrText>
        </w:r>
        <w:r>
          <w:rPr>
            <w:noProof/>
            <w:webHidden/>
          </w:rPr>
        </w:r>
        <w:r>
          <w:rPr>
            <w:noProof/>
            <w:webHidden/>
          </w:rPr>
          <w:fldChar w:fldCharType="separate"/>
        </w:r>
        <w:r w:rsidR="00D33F62">
          <w:rPr>
            <w:noProof/>
            <w:webHidden/>
          </w:rPr>
          <w:t>33</w:t>
        </w:r>
        <w:r>
          <w:rPr>
            <w:noProof/>
            <w:webHidden/>
          </w:rPr>
          <w:fldChar w:fldCharType="end"/>
        </w:r>
      </w:hyperlink>
    </w:p>
    <w:p w14:paraId="5D31A73D" w14:textId="007EDC37"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0" w:history="1">
        <w:r w:rsidRPr="00744812">
          <w:rPr>
            <w:rStyle w:val="Hyperlink"/>
            <w:bCs/>
            <w:noProof/>
          </w:rPr>
          <w:t>4.3.2</w:t>
        </w:r>
        <w:r>
          <w:rPr>
            <w:rFonts w:asciiTheme="minorHAnsi" w:hAnsiTheme="minorHAnsi"/>
            <w:noProof/>
            <w:kern w:val="2"/>
            <w:lang w:eastAsia="nb-NO"/>
            <w14:ligatures w14:val="standardContextual"/>
          </w:rPr>
          <w:tab/>
        </w:r>
        <w:r w:rsidRPr="00744812">
          <w:rPr>
            <w:rStyle w:val="Hyperlink"/>
            <w:bCs/>
            <w:noProof/>
          </w:rPr>
          <w:t>GeoPandas og AR50</w:t>
        </w:r>
        <w:r>
          <w:rPr>
            <w:noProof/>
            <w:webHidden/>
          </w:rPr>
          <w:tab/>
        </w:r>
        <w:r>
          <w:rPr>
            <w:noProof/>
            <w:webHidden/>
          </w:rPr>
          <w:fldChar w:fldCharType="begin"/>
        </w:r>
        <w:r>
          <w:rPr>
            <w:noProof/>
            <w:webHidden/>
          </w:rPr>
          <w:instrText xml:space="preserve"> PAGEREF _Toc198047560 \h </w:instrText>
        </w:r>
        <w:r>
          <w:rPr>
            <w:noProof/>
            <w:webHidden/>
          </w:rPr>
        </w:r>
        <w:r>
          <w:rPr>
            <w:noProof/>
            <w:webHidden/>
          </w:rPr>
          <w:fldChar w:fldCharType="separate"/>
        </w:r>
        <w:r w:rsidR="00D33F62">
          <w:rPr>
            <w:noProof/>
            <w:webHidden/>
          </w:rPr>
          <w:t>35</w:t>
        </w:r>
        <w:r>
          <w:rPr>
            <w:noProof/>
            <w:webHidden/>
          </w:rPr>
          <w:fldChar w:fldCharType="end"/>
        </w:r>
      </w:hyperlink>
    </w:p>
    <w:p w14:paraId="54E9B357" w14:textId="3AEBC12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1" w:history="1">
        <w:r w:rsidRPr="00744812">
          <w:rPr>
            <w:rStyle w:val="Hyperlink"/>
            <w:noProof/>
          </w:rPr>
          <w:t>4.3.3</w:t>
        </w:r>
        <w:r>
          <w:rPr>
            <w:rFonts w:asciiTheme="minorHAnsi" w:hAnsiTheme="minorHAnsi"/>
            <w:noProof/>
            <w:kern w:val="2"/>
            <w:lang w:eastAsia="nb-NO"/>
            <w14:ligatures w14:val="standardContextual"/>
          </w:rPr>
          <w:tab/>
        </w:r>
        <w:r w:rsidRPr="00744812">
          <w:rPr>
            <w:rStyle w:val="Hyperlink"/>
            <w:bCs/>
            <w:noProof/>
          </w:rPr>
          <w:t>Utfordringer og løsninger</w:t>
        </w:r>
        <w:r>
          <w:rPr>
            <w:noProof/>
            <w:webHidden/>
          </w:rPr>
          <w:tab/>
        </w:r>
        <w:r>
          <w:rPr>
            <w:noProof/>
            <w:webHidden/>
          </w:rPr>
          <w:fldChar w:fldCharType="begin"/>
        </w:r>
        <w:r>
          <w:rPr>
            <w:noProof/>
            <w:webHidden/>
          </w:rPr>
          <w:instrText xml:space="preserve"> PAGEREF _Toc198047561 \h </w:instrText>
        </w:r>
        <w:r>
          <w:rPr>
            <w:noProof/>
            <w:webHidden/>
          </w:rPr>
        </w:r>
        <w:r>
          <w:rPr>
            <w:noProof/>
            <w:webHidden/>
          </w:rPr>
          <w:fldChar w:fldCharType="separate"/>
        </w:r>
        <w:r w:rsidR="00D33F62">
          <w:rPr>
            <w:noProof/>
            <w:webHidden/>
          </w:rPr>
          <w:t>37</w:t>
        </w:r>
        <w:r>
          <w:rPr>
            <w:noProof/>
            <w:webHidden/>
          </w:rPr>
          <w:fldChar w:fldCharType="end"/>
        </w:r>
      </w:hyperlink>
    </w:p>
    <w:p w14:paraId="2491E4D4" w14:textId="304E8408"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62" w:history="1">
        <w:r w:rsidRPr="00744812">
          <w:rPr>
            <w:rStyle w:val="Hyperlink"/>
            <w:noProof/>
          </w:rPr>
          <w:t>4.4</w:t>
        </w:r>
        <w:r>
          <w:rPr>
            <w:rFonts w:asciiTheme="minorHAnsi" w:hAnsiTheme="minorHAnsi"/>
            <w:noProof/>
            <w:kern w:val="2"/>
            <w:lang w:eastAsia="nb-NO"/>
            <w14:ligatures w14:val="standardContextual"/>
          </w:rPr>
          <w:tab/>
        </w:r>
        <w:r w:rsidRPr="00744812">
          <w:rPr>
            <w:rStyle w:val="Hyperlink"/>
            <w:noProof/>
          </w:rPr>
          <w:t>Løsningsmodell 2: DuckDB</w:t>
        </w:r>
        <w:r>
          <w:rPr>
            <w:noProof/>
            <w:webHidden/>
          </w:rPr>
          <w:tab/>
        </w:r>
        <w:r>
          <w:rPr>
            <w:noProof/>
            <w:webHidden/>
          </w:rPr>
          <w:fldChar w:fldCharType="begin"/>
        </w:r>
        <w:r>
          <w:rPr>
            <w:noProof/>
            <w:webHidden/>
          </w:rPr>
          <w:instrText xml:space="preserve"> PAGEREF _Toc198047562 \h </w:instrText>
        </w:r>
        <w:r>
          <w:rPr>
            <w:noProof/>
            <w:webHidden/>
          </w:rPr>
        </w:r>
        <w:r>
          <w:rPr>
            <w:noProof/>
            <w:webHidden/>
          </w:rPr>
          <w:fldChar w:fldCharType="separate"/>
        </w:r>
        <w:r w:rsidR="00D33F62">
          <w:rPr>
            <w:noProof/>
            <w:webHidden/>
          </w:rPr>
          <w:t>37</w:t>
        </w:r>
        <w:r>
          <w:rPr>
            <w:noProof/>
            <w:webHidden/>
          </w:rPr>
          <w:fldChar w:fldCharType="end"/>
        </w:r>
      </w:hyperlink>
    </w:p>
    <w:p w14:paraId="0C0452CA" w14:textId="63739B99"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3" w:history="1">
        <w:r w:rsidRPr="00744812">
          <w:rPr>
            <w:rStyle w:val="Hyperlink"/>
            <w:noProof/>
          </w:rPr>
          <w:t>4.4.1</w:t>
        </w:r>
        <w:r>
          <w:rPr>
            <w:rFonts w:asciiTheme="minorHAnsi" w:hAnsiTheme="minorHAnsi"/>
            <w:noProof/>
            <w:kern w:val="2"/>
            <w:lang w:eastAsia="nb-NO"/>
            <w14:ligatures w14:val="standardContextual"/>
          </w:rPr>
          <w:tab/>
        </w:r>
        <w:r w:rsidRPr="00744812">
          <w:rPr>
            <w:rStyle w:val="Hyperlink"/>
            <w:bCs/>
            <w:noProof/>
          </w:rPr>
          <w:t>DuckDB og AIS</w:t>
        </w:r>
        <w:r>
          <w:rPr>
            <w:noProof/>
            <w:webHidden/>
          </w:rPr>
          <w:tab/>
        </w:r>
        <w:r>
          <w:rPr>
            <w:noProof/>
            <w:webHidden/>
          </w:rPr>
          <w:fldChar w:fldCharType="begin"/>
        </w:r>
        <w:r>
          <w:rPr>
            <w:noProof/>
            <w:webHidden/>
          </w:rPr>
          <w:instrText xml:space="preserve"> PAGEREF _Toc198047563 \h </w:instrText>
        </w:r>
        <w:r>
          <w:rPr>
            <w:noProof/>
            <w:webHidden/>
          </w:rPr>
        </w:r>
        <w:r>
          <w:rPr>
            <w:noProof/>
            <w:webHidden/>
          </w:rPr>
          <w:fldChar w:fldCharType="separate"/>
        </w:r>
        <w:r w:rsidR="00D33F62">
          <w:rPr>
            <w:noProof/>
            <w:webHidden/>
          </w:rPr>
          <w:t>37</w:t>
        </w:r>
        <w:r>
          <w:rPr>
            <w:noProof/>
            <w:webHidden/>
          </w:rPr>
          <w:fldChar w:fldCharType="end"/>
        </w:r>
      </w:hyperlink>
    </w:p>
    <w:p w14:paraId="1CE8C496" w14:textId="5BB754F2"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4" w:history="1">
        <w:r w:rsidRPr="00744812">
          <w:rPr>
            <w:rStyle w:val="Hyperlink"/>
            <w:bCs/>
            <w:noProof/>
          </w:rPr>
          <w:t>4.4.2</w:t>
        </w:r>
        <w:r>
          <w:rPr>
            <w:rFonts w:asciiTheme="minorHAnsi" w:hAnsiTheme="minorHAnsi"/>
            <w:noProof/>
            <w:kern w:val="2"/>
            <w:lang w:eastAsia="nb-NO"/>
            <w14:ligatures w14:val="standardContextual"/>
          </w:rPr>
          <w:tab/>
        </w:r>
        <w:r w:rsidRPr="00744812">
          <w:rPr>
            <w:rStyle w:val="Hyperlink"/>
            <w:bCs/>
            <w:noProof/>
          </w:rPr>
          <w:t>DuckDB og AR50</w:t>
        </w:r>
        <w:r>
          <w:rPr>
            <w:noProof/>
            <w:webHidden/>
          </w:rPr>
          <w:tab/>
        </w:r>
        <w:r>
          <w:rPr>
            <w:noProof/>
            <w:webHidden/>
          </w:rPr>
          <w:fldChar w:fldCharType="begin"/>
        </w:r>
        <w:r>
          <w:rPr>
            <w:noProof/>
            <w:webHidden/>
          </w:rPr>
          <w:instrText xml:space="preserve"> PAGEREF _Toc198047564 \h </w:instrText>
        </w:r>
        <w:r>
          <w:rPr>
            <w:noProof/>
            <w:webHidden/>
          </w:rPr>
        </w:r>
        <w:r>
          <w:rPr>
            <w:noProof/>
            <w:webHidden/>
          </w:rPr>
          <w:fldChar w:fldCharType="separate"/>
        </w:r>
        <w:r w:rsidR="00D33F62">
          <w:rPr>
            <w:noProof/>
            <w:webHidden/>
          </w:rPr>
          <w:t>39</w:t>
        </w:r>
        <w:r>
          <w:rPr>
            <w:noProof/>
            <w:webHidden/>
          </w:rPr>
          <w:fldChar w:fldCharType="end"/>
        </w:r>
      </w:hyperlink>
    </w:p>
    <w:p w14:paraId="28CA609F" w14:textId="52632B52"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5" w:history="1">
        <w:r w:rsidRPr="00744812">
          <w:rPr>
            <w:rStyle w:val="Hyperlink"/>
            <w:noProof/>
          </w:rPr>
          <w:t>4.4.3</w:t>
        </w:r>
        <w:r>
          <w:rPr>
            <w:rFonts w:asciiTheme="minorHAnsi" w:hAnsiTheme="minorHAnsi"/>
            <w:noProof/>
            <w:kern w:val="2"/>
            <w:lang w:eastAsia="nb-NO"/>
            <w14:ligatures w14:val="standardContextual"/>
          </w:rPr>
          <w:tab/>
        </w:r>
        <w:r w:rsidRPr="00744812">
          <w:rPr>
            <w:rStyle w:val="Hyperlink"/>
            <w:bCs/>
            <w:noProof/>
          </w:rPr>
          <w:t>Utfordringer og løsninger</w:t>
        </w:r>
        <w:r>
          <w:rPr>
            <w:noProof/>
            <w:webHidden/>
          </w:rPr>
          <w:tab/>
        </w:r>
        <w:r>
          <w:rPr>
            <w:noProof/>
            <w:webHidden/>
          </w:rPr>
          <w:fldChar w:fldCharType="begin"/>
        </w:r>
        <w:r>
          <w:rPr>
            <w:noProof/>
            <w:webHidden/>
          </w:rPr>
          <w:instrText xml:space="preserve"> PAGEREF _Toc198047565 \h </w:instrText>
        </w:r>
        <w:r>
          <w:rPr>
            <w:noProof/>
            <w:webHidden/>
          </w:rPr>
        </w:r>
        <w:r>
          <w:rPr>
            <w:noProof/>
            <w:webHidden/>
          </w:rPr>
          <w:fldChar w:fldCharType="separate"/>
        </w:r>
        <w:r w:rsidR="00D33F62">
          <w:rPr>
            <w:noProof/>
            <w:webHidden/>
          </w:rPr>
          <w:t>41</w:t>
        </w:r>
        <w:r>
          <w:rPr>
            <w:noProof/>
            <w:webHidden/>
          </w:rPr>
          <w:fldChar w:fldCharType="end"/>
        </w:r>
      </w:hyperlink>
    </w:p>
    <w:p w14:paraId="76E97B17" w14:textId="2D5326C9"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66" w:history="1">
        <w:r w:rsidRPr="00744812">
          <w:rPr>
            <w:rStyle w:val="Hyperlink"/>
            <w:noProof/>
          </w:rPr>
          <w:t>4.5</w:t>
        </w:r>
        <w:r>
          <w:rPr>
            <w:rFonts w:asciiTheme="minorHAnsi" w:hAnsiTheme="minorHAnsi"/>
            <w:noProof/>
            <w:kern w:val="2"/>
            <w:lang w:eastAsia="nb-NO"/>
            <w14:ligatures w14:val="standardContextual"/>
          </w:rPr>
          <w:tab/>
        </w:r>
        <w:r w:rsidRPr="00744812">
          <w:rPr>
            <w:rStyle w:val="Hyperlink"/>
            <w:bCs/>
            <w:noProof/>
          </w:rPr>
          <w:t>Løsningsmodell 3: Databricks</w:t>
        </w:r>
        <w:r>
          <w:rPr>
            <w:noProof/>
            <w:webHidden/>
          </w:rPr>
          <w:tab/>
        </w:r>
        <w:r>
          <w:rPr>
            <w:noProof/>
            <w:webHidden/>
          </w:rPr>
          <w:fldChar w:fldCharType="begin"/>
        </w:r>
        <w:r>
          <w:rPr>
            <w:noProof/>
            <w:webHidden/>
          </w:rPr>
          <w:instrText xml:space="preserve"> PAGEREF _Toc198047566 \h </w:instrText>
        </w:r>
        <w:r>
          <w:rPr>
            <w:noProof/>
            <w:webHidden/>
          </w:rPr>
        </w:r>
        <w:r>
          <w:rPr>
            <w:noProof/>
            <w:webHidden/>
          </w:rPr>
          <w:fldChar w:fldCharType="separate"/>
        </w:r>
        <w:r w:rsidR="00D33F62">
          <w:rPr>
            <w:noProof/>
            <w:webHidden/>
          </w:rPr>
          <w:t>41</w:t>
        </w:r>
        <w:r>
          <w:rPr>
            <w:noProof/>
            <w:webHidden/>
          </w:rPr>
          <w:fldChar w:fldCharType="end"/>
        </w:r>
      </w:hyperlink>
    </w:p>
    <w:p w14:paraId="76241E8F" w14:textId="2D9D5B58"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7" w:history="1">
        <w:r w:rsidRPr="00744812">
          <w:rPr>
            <w:rStyle w:val="Hyperlink"/>
            <w:noProof/>
          </w:rPr>
          <w:t>4.5.1</w:t>
        </w:r>
        <w:r>
          <w:rPr>
            <w:rFonts w:asciiTheme="minorHAnsi" w:hAnsiTheme="minorHAnsi"/>
            <w:noProof/>
            <w:kern w:val="2"/>
            <w:lang w:eastAsia="nb-NO"/>
            <w14:ligatures w14:val="standardContextual"/>
          </w:rPr>
          <w:tab/>
        </w:r>
        <w:r w:rsidRPr="00744812">
          <w:rPr>
            <w:rStyle w:val="Hyperlink"/>
            <w:noProof/>
          </w:rPr>
          <w:t>Overordnet Systemarkitektur</w:t>
        </w:r>
        <w:r>
          <w:rPr>
            <w:noProof/>
            <w:webHidden/>
          </w:rPr>
          <w:tab/>
        </w:r>
        <w:r>
          <w:rPr>
            <w:noProof/>
            <w:webHidden/>
          </w:rPr>
          <w:fldChar w:fldCharType="begin"/>
        </w:r>
        <w:r>
          <w:rPr>
            <w:noProof/>
            <w:webHidden/>
          </w:rPr>
          <w:instrText xml:space="preserve"> PAGEREF _Toc198047567 \h </w:instrText>
        </w:r>
        <w:r>
          <w:rPr>
            <w:noProof/>
            <w:webHidden/>
          </w:rPr>
        </w:r>
        <w:r>
          <w:rPr>
            <w:noProof/>
            <w:webHidden/>
          </w:rPr>
          <w:fldChar w:fldCharType="separate"/>
        </w:r>
        <w:r w:rsidR="00D33F62">
          <w:rPr>
            <w:noProof/>
            <w:webHidden/>
          </w:rPr>
          <w:t>41</w:t>
        </w:r>
        <w:r>
          <w:rPr>
            <w:noProof/>
            <w:webHidden/>
          </w:rPr>
          <w:fldChar w:fldCharType="end"/>
        </w:r>
      </w:hyperlink>
    </w:p>
    <w:p w14:paraId="62B541DE" w14:textId="334AE805"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8" w:history="1">
        <w:r w:rsidRPr="00744812">
          <w:rPr>
            <w:rStyle w:val="Hyperlink"/>
            <w:noProof/>
          </w:rPr>
          <w:t>4.5.2</w:t>
        </w:r>
        <w:r>
          <w:rPr>
            <w:rFonts w:asciiTheme="minorHAnsi" w:hAnsiTheme="minorHAnsi"/>
            <w:noProof/>
            <w:kern w:val="2"/>
            <w:lang w:eastAsia="nb-NO"/>
            <w14:ligatures w14:val="standardContextual"/>
          </w:rPr>
          <w:tab/>
        </w:r>
        <w:r w:rsidRPr="00744812">
          <w:rPr>
            <w:rStyle w:val="Hyperlink"/>
            <w:noProof/>
          </w:rPr>
          <w:t>Databricks og AIS</w:t>
        </w:r>
        <w:r>
          <w:rPr>
            <w:noProof/>
            <w:webHidden/>
          </w:rPr>
          <w:tab/>
        </w:r>
        <w:r>
          <w:rPr>
            <w:noProof/>
            <w:webHidden/>
          </w:rPr>
          <w:fldChar w:fldCharType="begin"/>
        </w:r>
        <w:r>
          <w:rPr>
            <w:noProof/>
            <w:webHidden/>
          </w:rPr>
          <w:instrText xml:space="preserve"> PAGEREF _Toc198047568 \h </w:instrText>
        </w:r>
        <w:r>
          <w:rPr>
            <w:noProof/>
            <w:webHidden/>
          </w:rPr>
        </w:r>
        <w:r>
          <w:rPr>
            <w:noProof/>
            <w:webHidden/>
          </w:rPr>
          <w:fldChar w:fldCharType="separate"/>
        </w:r>
        <w:r w:rsidR="00D33F62">
          <w:rPr>
            <w:noProof/>
            <w:webHidden/>
          </w:rPr>
          <w:t>42</w:t>
        </w:r>
        <w:r>
          <w:rPr>
            <w:noProof/>
            <w:webHidden/>
          </w:rPr>
          <w:fldChar w:fldCharType="end"/>
        </w:r>
      </w:hyperlink>
    </w:p>
    <w:p w14:paraId="5EACCD78" w14:textId="1AD70A64"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69" w:history="1">
        <w:r w:rsidRPr="00744812">
          <w:rPr>
            <w:rStyle w:val="Hyperlink"/>
            <w:bCs/>
            <w:noProof/>
          </w:rPr>
          <w:t>4.5.3</w:t>
        </w:r>
        <w:r>
          <w:rPr>
            <w:rFonts w:asciiTheme="minorHAnsi" w:hAnsiTheme="minorHAnsi"/>
            <w:noProof/>
            <w:kern w:val="2"/>
            <w:lang w:eastAsia="nb-NO"/>
            <w14:ligatures w14:val="standardContextual"/>
          </w:rPr>
          <w:tab/>
        </w:r>
        <w:r w:rsidRPr="00744812">
          <w:rPr>
            <w:rStyle w:val="Hyperlink"/>
            <w:bCs/>
            <w:noProof/>
          </w:rPr>
          <w:t>Databricks og AR50</w:t>
        </w:r>
        <w:r>
          <w:rPr>
            <w:noProof/>
            <w:webHidden/>
          </w:rPr>
          <w:tab/>
        </w:r>
        <w:r>
          <w:rPr>
            <w:noProof/>
            <w:webHidden/>
          </w:rPr>
          <w:fldChar w:fldCharType="begin"/>
        </w:r>
        <w:r>
          <w:rPr>
            <w:noProof/>
            <w:webHidden/>
          </w:rPr>
          <w:instrText xml:space="preserve"> PAGEREF _Toc198047569 \h </w:instrText>
        </w:r>
        <w:r>
          <w:rPr>
            <w:noProof/>
            <w:webHidden/>
          </w:rPr>
        </w:r>
        <w:r>
          <w:rPr>
            <w:noProof/>
            <w:webHidden/>
          </w:rPr>
          <w:fldChar w:fldCharType="separate"/>
        </w:r>
        <w:r w:rsidR="00D33F62">
          <w:rPr>
            <w:noProof/>
            <w:webHidden/>
          </w:rPr>
          <w:t>43</w:t>
        </w:r>
        <w:r>
          <w:rPr>
            <w:noProof/>
            <w:webHidden/>
          </w:rPr>
          <w:fldChar w:fldCharType="end"/>
        </w:r>
      </w:hyperlink>
    </w:p>
    <w:p w14:paraId="26535D0C" w14:textId="5FD6CAA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0" w:history="1">
        <w:r w:rsidRPr="00744812">
          <w:rPr>
            <w:rStyle w:val="Hyperlink"/>
            <w:noProof/>
          </w:rPr>
          <w:t>4.5.4</w:t>
        </w:r>
        <w:r>
          <w:rPr>
            <w:rFonts w:asciiTheme="minorHAnsi" w:hAnsiTheme="minorHAnsi"/>
            <w:noProof/>
            <w:kern w:val="2"/>
            <w:lang w:eastAsia="nb-NO"/>
            <w14:ligatures w14:val="standardContextual"/>
          </w:rPr>
          <w:tab/>
        </w:r>
        <w:r w:rsidRPr="00744812">
          <w:rPr>
            <w:rStyle w:val="Hyperlink"/>
            <w:bCs/>
            <w:noProof/>
          </w:rPr>
          <w:t>Utfordringer og løsninger</w:t>
        </w:r>
        <w:r>
          <w:rPr>
            <w:noProof/>
            <w:webHidden/>
          </w:rPr>
          <w:tab/>
        </w:r>
        <w:r>
          <w:rPr>
            <w:noProof/>
            <w:webHidden/>
          </w:rPr>
          <w:fldChar w:fldCharType="begin"/>
        </w:r>
        <w:r>
          <w:rPr>
            <w:noProof/>
            <w:webHidden/>
          </w:rPr>
          <w:instrText xml:space="preserve"> PAGEREF _Toc198047570 \h </w:instrText>
        </w:r>
        <w:r>
          <w:rPr>
            <w:noProof/>
            <w:webHidden/>
          </w:rPr>
        </w:r>
        <w:r>
          <w:rPr>
            <w:noProof/>
            <w:webHidden/>
          </w:rPr>
          <w:fldChar w:fldCharType="separate"/>
        </w:r>
        <w:r w:rsidR="00D33F62">
          <w:rPr>
            <w:noProof/>
            <w:webHidden/>
          </w:rPr>
          <w:t>44</w:t>
        </w:r>
        <w:r>
          <w:rPr>
            <w:noProof/>
            <w:webHidden/>
          </w:rPr>
          <w:fldChar w:fldCharType="end"/>
        </w:r>
      </w:hyperlink>
    </w:p>
    <w:p w14:paraId="672550C7" w14:textId="4C96E44F"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71" w:history="1">
        <w:r w:rsidRPr="00744812">
          <w:rPr>
            <w:rStyle w:val="Hyperlink"/>
            <w:bCs/>
            <w:noProof/>
          </w:rPr>
          <w:t>5</w:t>
        </w:r>
        <w:r>
          <w:rPr>
            <w:rFonts w:asciiTheme="minorHAnsi" w:hAnsiTheme="minorHAnsi"/>
            <w:noProof/>
            <w:kern w:val="2"/>
            <w:lang w:eastAsia="nb-NO"/>
            <w14:ligatures w14:val="standardContextual"/>
          </w:rPr>
          <w:tab/>
        </w:r>
        <w:r w:rsidRPr="00744812">
          <w:rPr>
            <w:rStyle w:val="Hyperlink"/>
            <w:bCs/>
            <w:noProof/>
          </w:rPr>
          <w:t>Resultat og drøfting – venter til alt er ferdig her</w:t>
        </w:r>
        <w:r>
          <w:rPr>
            <w:noProof/>
            <w:webHidden/>
          </w:rPr>
          <w:tab/>
        </w:r>
        <w:r>
          <w:rPr>
            <w:noProof/>
            <w:webHidden/>
          </w:rPr>
          <w:fldChar w:fldCharType="begin"/>
        </w:r>
        <w:r>
          <w:rPr>
            <w:noProof/>
            <w:webHidden/>
          </w:rPr>
          <w:instrText xml:space="preserve"> PAGEREF _Toc198047571 \h </w:instrText>
        </w:r>
        <w:r>
          <w:rPr>
            <w:noProof/>
            <w:webHidden/>
          </w:rPr>
        </w:r>
        <w:r>
          <w:rPr>
            <w:noProof/>
            <w:webHidden/>
          </w:rPr>
          <w:fldChar w:fldCharType="separate"/>
        </w:r>
        <w:r w:rsidR="00D33F62">
          <w:rPr>
            <w:noProof/>
            <w:webHidden/>
          </w:rPr>
          <w:t>46</w:t>
        </w:r>
        <w:r>
          <w:rPr>
            <w:noProof/>
            <w:webHidden/>
          </w:rPr>
          <w:fldChar w:fldCharType="end"/>
        </w:r>
      </w:hyperlink>
    </w:p>
    <w:p w14:paraId="1D98BDB5" w14:textId="4539AEF2"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72" w:history="1">
        <w:r w:rsidRPr="00744812">
          <w:rPr>
            <w:rStyle w:val="Hyperlink"/>
            <w:bCs/>
            <w:noProof/>
          </w:rPr>
          <w:t>5.1</w:t>
        </w:r>
        <w:r>
          <w:rPr>
            <w:rFonts w:asciiTheme="minorHAnsi" w:hAnsiTheme="minorHAnsi"/>
            <w:noProof/>
            <w:kern w:val="2"/>
            <w:lang w:eastAsia="nb-NO"/>
            <w14:ligatures w14:val="standardContextual"/>
          </w:rPr>
          <w:tab/>
        </w:r>
        <w:r w:rsidRPr="00744812">
          <w:rPr>
            <w:rStyle w:val="Hyperlink"/>
            <w:bCs/>
            <w:noProof/>
          </w:rPr>
          <w:t>Resultater av testing</w:t>
        </w:r>
        <w:r>
          <w:rPr>
            <w:noProof/>
            <w:webHidden/>
          </w:rPr>
          <w:tab/>
        </w:r>
        <w:r>
          <w:rPr>
            <w:noProof/>
            <w:webHidden/>
          </w:rPr>
          <w:fldChar w:fldCharType="begin"/>
        </w:r>
        <w:r>
          <w:rPr>
            <w:noProof/>
            <w:webHidden/>
          </w:rPr>
          <w:instrText xml:space="preserve"> PAGEREF _Toc198047572 \h </w:instrText>
        </w:r>
        <w:r>
          <w:rPr>
            <w:noProof/>
            <w:webHidden/>
          </w:rPr>
        </w:r>
        <w:r>
          <w:rPr>
            <w:noProof/>
            <w:webHidden/>
          </w:rPr>
          <w:fldChar w:fldCharType="separate"/>
        </w:r>
        <w:r w:rsidR="00D33F62">
          <w:rPr>
            <w:noProof/>
            <w:webHidden/>
          </w:rPr>
          <w:t>46</w:t>
        </w:r>
        <w:r>
          <w:rPr>
            <w:noProof/>
            <w:webHidden/>
          </w:rPr>
          <w:fldChar w:fldCharType="end"/>
        </w:r>
      </w:hyperlink>
    </w:p>
    <w:p w14:paraId="07B29350" w14:textId="0A33EC16"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73" w:history="1">
        <w:r w:rsidRPr="00744812">
          <w:rPr>
            <w:rStyle w:val="Hyperlink"/>
            <w:bCs/>
            <w:noProof/>
          </w:rPr>
          <w:t>5.2</w:t>
        </w:r>
        <w:r>
          <w:rPr>
            <w:rFonts w:asciiTheme="minorHAnsi" w:hAnsiTheme="minorHAnsi"/>
            <w:noProof/>
            <w:kern w:val="2"/>
            <w:lang w:eastAsia="nb-NO"/>
            <w14:ligatures w14:val="standardContextual"/>
          </w:rPr>
          <w:tab/>
        </w:r>
        <w:r w:rsidRPr="00744812">
          <w:rPr>
            <w:rStyle w:val="Hyperlink"/>
            <w:bCs/>
            <w:noProof/>
          </w:rPr>
          <w:t>Sammeling mellom duckdb, databricks og geopandas</w:t>
        </w:r>
        <w:r>
          <w:rPr>
            <w:noProof/>
            <w:webHidden/>
          </w:rPr>
          <w:tab/>
        </w:r>
        <w:r>
          <w:rPr>
            <w:noProof/>
            <w:webHidden/>
          </w:rPr>
          <w:fldChar w:fldCharType="begin"/>
        </w:r>
        <w:r>
          <w:rPr>
            <w:noProof/>
            <w:webHidden/>
          </w:rPr>
          <w:instrText xml:space="preserve"> PAGEREF _Toc198047573 \h </w:instrText>
        </w:r>
        <w:r>
          <w:rPr>
            <w:noProof/>
            <w:webHidden/>
          </w:rPr>
        </w:r>
        <w:r>
          <w:rPr>
            <w:noProof/>
            <w:webHidden/>
          </w:rPr>
          <w:fldChar w:fldCharType="separate"/>
        </w:r>
        <w:r w:rsidR="00D33F62">
          <w:rPr>
            <w:noProof/>
            <w:webHidden/>
          </w:rPr>
          <w:t>47</w:t>
        </w:r>
        <w:r>
          <w:rPr>
            <w:noProof/>
            <w:webHidden/>
          </w:rPr>
          <w:fldChar w:fldCharType="end"/>
        </w:r>
      </w:hyperlink>
    </w:p>
    <w:p w14:paraId="68CA0D45" w14:textId="3E7D7D19"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4" w:history="1">
        <w:r w:rsidRPr="00744812">
          <w:rPr>
            <w:rStyle w:val="Hyperlink"/>
            <w:noProof/>
            <w:lang w:val="en-US"/>
          </w:rPr>
          <w:t>5.2.1</w:t>
        </w:r>
        <w:r>
          <w:rPr>
            <w:rFonts w:asciiTheme="minorHAnsi" w:hAnsiTheme="minorHAnsi"/>
            <w:noProof/>
            <w:kern w:val="2"/>
            <w:lang w:eastAsia="nb-NO"/>
            <w14:ligatures w14:val="standardContextual"/>
          </w:rPr>
          <w:tab/>
        </w:r>
        <w:r w:rsidRPr="00744812">
          <w:rPr>
            <w:rStyle w:val="Hyperlink"/>
            <w:noProof/>
          </w:rPr>
          <w:t>Skalerbarhet</w:t>
        </w:r>
        <w:r>
          <w:rPr>
            <w:noProof/>
            <w:webHidden/>
          </w:rPr>
          <w:tab/>
        </w:r>
        <w:r>
          <w:rPr>
            <w:noProof/>
            <w:webHidden/>
          </w:rPr>
          <w:fldChar w:fldCharType="begin"/>
        </w:r>
        <w:r>
          <w:rPr>
            <w:noProof/>
            <w:webHidden/>
          </w:rPr>
          <w:instrText xml:space="preserve"> PAGEREF _Toc198047574 \h </w:instrText>
        </w:r>
        <w:r>
          <w:rPr>
            <w:noProof/>
            <w:webHidden/>
          </w:rPr>
        </w:r>
        <w:r>
          <w:rPr>
            <w:noProof/>
            <w:webHidden/>
          </w:rPr>
          <w:fldChar w:fldCharType="separate"/>
        </w:r>
        <w:r w:rsidR="00D33F62">
          <w:rPr>
            <w:noProof/>
            <w:webHidden/>
          </w:rPr>
          <w:t>47</w:t>
        </w:r>
        <w:r>
          <w:rPr>
            <w:noProof/>
            <w:webHidden/>
          </w:rPr>
          <w:fldChar w:fldCharType="end"/>
        </w:r>
      </w:hyperlink>
    </w:p>
    <w:p w14:paraId="2A6C0C86" w14:textId="602A25CF"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5" w:history="1">
        <w:r w:rsidRPr="00744812">
          <w:rPr>
            <w:rStyle w:val="Hyperlink"/>
            <w:noProof/>
            <w:lang w:val="en-US"/>
          </w:rPr>
          <w:t>5.2.2</w:t>
        </w:r>
        <w:r>
          <w:rPr>
            <w:rFonts w:asciiTheme="minorHAnsi" w:hAnsiTheme="minorHAnsi"/>
            <w:noProof/>
            <w:kern w:val="2"/>
            <w:lang w:eastAsia="nb-NO"/>
            <w14:ligatures w14:val="standardContextual"/>
          </w:rPr>
          <w:tab/>
        </w:r>
        <w:r w:rsidRPr="00744812">
          <w:rPr>
            <w:rStyle w:val="Hyperlink"/>
            <w:noProof/>
          </w:rPr>
          <w:t>Brukervennlighet</w:t>
        </w:r>
        <w:r>
          <w:rPr>
            <w:noProof/>
            <w:webHidden/>
          </w:rPr>
          <w:tab/>
        </w:r>
        <w:r>
          <w:rPr>
            <w:noProof/>
            <w:webHidden/>
          </w:rPr>
          <w:fldChar w:fldCharType="begin"/>
        </w:r>
        <w:r>
          <w:rPr>
            <w:noProof/>
            <w:webHidden/>
          </w:rPr>
          <w:instrText xml:space="preserve"> PAGEREF _Toc198047575 \h </w:instrText>
        </w:r>
        <w:r>
          <w:rPr>
            <w:noProof/>
            <w:webHidden/>
          </w:rPr>
        </w:r>
        <w:r>
          <w:rPr>
            <w:noProof/>
            <w:webHidden/>
          </w:rPr>
          <w:fldChar w:fldCharType="separate"/>
        </w:r>
        <w:r w:rsidR="00D33F62">
          <w:rPr>
            <w:noProof/>
            <w:webHidden/>
          </w:rPr>
          <w:t>47</w:t>
        </w:r>
        <w:r>
          <w:rPr>
            <w:noProof/>
            <w:webHidden/>
          </w:rPr>
          <w:fldChar w:fldCharType="end"/>
        </w:r>
      </w:hyperlink>
    </w:p>
    <w:p w14:paraId="0E293F35" w14:textId="39717F6C"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6" w:history="1">
        <w:r w:rsidRPr="00744812">
          <w:rPr>
            <w:rStyle w:val="Hyperlink"/>
            <w:noProof/>
            <w:lang w:val="en-US"/>
          </w:rPr>
          <w:t>5.2.3</w:t>
        </w:r>
        <w:r>
          <w:rPr>
            <w:rFonts w:asciiTheme="minorHAnsi" w:hAnsiTheme="minorHAnsi"/>
            <w:noProof/>
            <w:kern w:val="2"/>
            <w:lang w:eastAsia="nb-NO"/>
            <w14:ligatures w14:val="standardContextual"/>
          </w:rPr>
          <w:tab/>
        </w:r>
        <w:r w:rsidRPr="00744812">
          <w:rPr>
            <w:rStyle w:val="Hyperlink"/>
            <w:noProof/>
          </w:rPr>
          <w:t>Støtte for dataformater og SQL</w:t>
        </w:r>
        <w:r>
          <w:rPr>
            <w:noProof/>
            <w:webHidden/>
          </w:rPr>
          <w:tab/>
        </w:r>
        <w:r>
          <w:rPr>
            <w:noProof/>
            <w:webHidden/>
          </w:rPr>
          <w:fldChar w:fldCharType="begin"/>
        </w:r>
        <w:r>
          <w:rPr>
            <w:noProof/>
            <w:webHidden/>
          </w:rPr>
          <w:instrText xml:space="preserve"> PAGEREF _Toc198047576 \h </w:instrText>
        </w:r>
        <w:r>
          <w:rPr>
            <w:noProof/>
            <w:webHidden/>
          </w:rPr>
        </w:r>
        <w:r>
          <w:rPr>
            <w:noProof/>
            <w:webHidden/>
          </w:rPr>
          <w:fldChar w:fldCharType="separate"/>
        </w:r>
        <w:r w:rsidR="00D33F62">
          <w:rPr>
            <w:noProof/>
            <w:webHidden/>
          </w:rPr>
          <w:t>48</w:t>
        </w:r>
        <w:r>
          <w:rPr>
            <w:noProof/>
            <w:webHidden/>
          </w:rPr>
          <w:fldChar w:fldCharType="end"/>
        </w:r>
      </w:hyperlink>
    </w:p>
    <w:p w14:paraId="5F6A9584" w14:textId="68EBB0EB"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7" w:history="1">
        <w:r w:rsidRPr="00744812">
          <w:rPr>
            <w:rStyle w:val="Hyperlink"/>
            <w:noProof/>
            <w:lang w:val="en-US"/>
          </w:rPr>
          <w:t>5.2.4</w:t>
        </w:r>
        <w:r>
          <w:rPr>
            <w:rFonts w:asciiTheme="minorHAnsi" w:hAnsiTheme="minorHAnsi"/>
            <w:noProof/>
            <w:kern w:val="2"/>
            <w:lang w:eastAsia="nb-NO"/>
            <w14:ligatures w14:val="standardContextual"/>
          </w:rPr>
          <w:tab/>
        </w:r>
        <w:r w:rsidRPr="00744812">
          <w:rPr>
            <w:rStyle w:val="Hyperlink"/>
            <w:noProof/>
          </w:rPr>
          <w:t>Cloud-native egenskaper</w:t>
        </w:r>
        <w:r>
          <w:rPr>
            <w:noProof/>
            <w:webHidden/>
          </w:rPr>
          <w:tab/>
        </w:r>
        <w:r>
          <w:rPr>
            <w:noProof/>
            <w:webHidden/>
          </w:rPr>
          <w:fldChar w:fldCharType="begin"/>
        </w:r>
        <w:r>
          <w:rPr>
            <w:noProof/>
            <w:webHidden/>
          </w:rPr>
          <w:instrText xml:space="preserve"> PAGEREF _Toc198047577 \h </w:instrText>
        </w:r>
        <w:r>
          <w:rPr>
            <w:noProof/>
            <w:webHidden/>
          </w:rPr>
        </w:r>
        <w:r>
          <w:rPr>
            <w:noProof/>
            <w:webHidden/>
          </w:rPr>
          <w:fldChar w:fldCharType="separate"/>
        </w:r>
        <w:r w:rsidR="00D33F62">
          <w:rPr>
            <w:noProof/>
            <w:webHidden/>
          </w:rPr>
          <w:t>48</w:t>
        </w:r>
        <w:r>
          <w:rPr>
            <w:noProof/>
            <w:webHidden/>
          </w:rPr>
          <w:fldChar w:fldCharType="end"/>
        </w:r>
      </w:hyperlink>
    </w:p>
    <w:p w14:paraId="16F6CAD0" w14:textId="5366DFC0"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8" w:history="1">
        <w:r w:rsidRPr="00744812">
          <w:rPr>
            <w:rStyle w:val="Hyperlink"/>
            <w:noProof/>
            <w:lang w:val="en-US"/>
          </w:rPr>
          <w:t>5.2.5</w:t>
        </w:r>
        <w:r>
          <w:rPr>
            <w:rFonts w:asciiTheme="minorHAnsi" w:hAnsiTheme="minorHAnsi"/>
            <w:noProof/>
            <w:kern w:val="2"/>
            <w:lang w:eastAsia="nb-NO"/>
            <w14:ligatures w14:val="standardContextual"/>
          </w:rPr>
          <w:tab/>
        </w:r>
        <w:r w:rsidRPr="00744812">
          <w:rPr>
            <w:rStyle w:val="Hyperlink"/>
            <w:noProof/>
          </w:rPr>
          <w:t>Ressursbruk</w:t>
        </w:r>
        <w:r>
          <w:rPr>
            <w:noProof/>
            <w:webHidden/>
          </w:rPr>
          <w:tab/>
        </w:r>
        <w:r>
          <w:rPr>
            <w:noProof/>
            <w:webHidden/>
          </w:rPr>
          <w:fldChar w:fldCharType="begin"/>
        </w:r>
        <w:r>
          <w:rPr>
            <w:noProof/>
            <w:webHidden/>
          </w:rPr>
          <w:instrText xml:space="preserve"> PAGEREF _Toc198047578 \h </w:instrText>
        </w:r>
        <w:r>
          <w:rPr>
            <w:noProof/>
            <w:webHidden/>
          </w:rPr>
        </w:r>
        <w:r>
          <w:rPr>
            <w:noProof/>
            <w:webHidden/>
          </w:rPr>
          <w:fldChar w:fldCharType="separate"/>
        </w:r>
        <w:r w:rsidR="00D33F62">
          <w:rPr>
            <w:noProof/>
            <w:webHidden/>
          </w:rPr>
          <w:t>48</w:t>
        </w:r>
        <w:r>
          <w:rPr>
            <w:noProof/>
            <w:webHidden/>
          </w:rPr>
          <w:fldChar w:fldCharType="end"/>
        </w:r>
      </w:hyperlink>
    </w:p>
    <w:p w14:paraId="14CF4995" w14:textId="7621CE14"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79" w:history="1">
        <w:r w:rsidRPr="00744812">
          <w:rPr>
            <w:rStyle w:val="Hyperlink"/>
            <w:noProof/>
            <w:lang w:val="en-US"/>
          </w:rPr>
          <w:t>5.2.6</w:t>
        </w:r>
        <w:r>
          <w:rPr>
            <w:rFonts w:asciiTheme="minorHAnsi" w:hAnsiTheme="minorHAnsi"/>
            <w:noProof/>
            <w:kern w:val="2"/>
            <w:lang w:eastAsia="nb-NO"/>
            <w14:ligatures w14:val="standardContextual"/>
          </w:rPr>
          <w:tab/>
        </w:r>
        <w:r w:rsidRPr="00744812">
          <w:rPr>
            <w:rStyle w:val="Hyperlink"/>
            <w:noProof/>
          </w:rPr>
          <w:t>Helhetlig vurdering</w:t>
        </w:r>
        <w:r>
          <w:rPr>
            <w:noProof/>
            <w:webHidden/>
          </w:rPr>
          <w:tab/>
        </w:r>
        <w:r>
          <w:rPr>
            <w:noProof/>
            <w:webHidden/>
          </w:rPr>
          <w:fldChar w:fldCharType="begin"/>
        </w:r>
        <w:r>
          <w:rPr>
            <w:noProof/>
            <w:webHidden/>
          </w:rPr>
          <w:instrText xml:space="preserve"> PAGEREF _Toc198047579 \h </w:instrText>
        </w:r>
        <w:r>
          <w:rPr>
            <w:noProof/>
            <w:webHidden/>
          </w:rPr>
        </w:r>
        <w:r>
          <w:rPr>
            <w:noProof/>
            <w:webHidden/>
          </w:rPr>
          <w:fldChar w:fldCharType="separate"/>
        </w:r>
        <w:r w:rsidR="00D33F62">
          <w:rPr>
            <w:noProof/>
            <w:webHidden/>
          </w:rPr>
          <w:t>48</w:t>
        </w:r>
        <w:r>
          <w:rPr>
            <w:noProof/>
            <w:webHidden/>
          </w:rPr>
          <w:fldChar w:fldCharType="end"/>
        </w:r>
      </w:hyperlink>
    </w:p>
    <w:p w14:paraId="6F469F8F" w14:textId="33419E31"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80" w:history="1">
        <w:r w:rsidRPr="00744812">
          <w:rPr>
            <w:rStyle w:val="Hyperlink"/>
            <w:noProof/>
          </w:rPr>
          <w:t>5.3</w:t>
        </w:r>
        <w:r>
          <w:rPr>
            <w:rFonts w:asciiTheme="minorHAnsi" w:hAnsiTheme="minorHAnsi"/>
            <w:noProof/>
            <w:kern w:val="2"/>
            <w:lang w:eastAsia="nb-NO"/>
            <w14:ligatures w14:val="standardContextual"/>
          </w:rPr>
          <w:tab/>
        </w:r>
        <w:r w:rsidRPr="00744812">
          <w:rPr>
            <w:rStyle w:val="Hyperlink"/>
            <w:noProof/>
          </w:rPr>
          <w:t>Veien videre</w:t>
        </w:r>
        <w:r>
          <w:rPr>
            <w:noProof/>
            <w:webHidden/>
          </w:rPr>
          <w:tab/>
        </w:r>
        <w:r>
          <w:rPr>
            <w:noProof/>
            <w:webHidden/>
          </w:rPr>
          <w:fldChar w:fldCharType="begin"/>
        </w:r>
        <w:r>
          <w:rPr>
            <w:noProof/>
            <w:webHidden/>
          </w:rPr>
          <w:instrText xml:space="preserve"> PAGEREF _Toc198047580 \h </w:instrText>
        </w:r>
        <w:r>
          <w:rPr>
            <w:noProof/>
            <w:webHidden/>
          </w:rPr>
        </w:r>
        <w:r>
          <w:rPr>
            <w:noProof/>
            <w:webHidden/>
          </w:rPr>
          <w:fldChar w:fldCharType="separate"/>
        </w:r>
        <w:r w:rsidR="00D33F62">
          <w:rPr>
            <w:noProof/>
            <w:webHidden/>
          </w:rPr>
          <w:t>49</w:t>
        </w:r>
        <w:r>
          <w:rPr>
            <w:noProof/>
            <w:webHidden/>
          </w:rPr>
          <w:fldChar w:fldCharType="end"/>
        </w:r>
      </w:hyperlink>
    </w:p>
    <w:p w14:paraId="03642744" w14:textId="0270A5D1"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81" w:history="1">
        <w:r w:rsidRPr="00744812">
          <w:rPr>
            <w:rStyle w:val="Hyperlink"/>
            <w:noProof/>
          </w:rPr>
          <w:t>6</w:t>
        </w:r>
        <w:r>
          <w:rPr>
            <w:rFonts w:asciiTheme="minorHAnsi" w:hAnsiTheme="minorHAnsi"/>
            <w:noProof/>
            <w:kern w:val="2"/>
            <w:lang w:eastAsia="nb-NO"/>
            <w14:ligatures w14:val="standardContextual"/>
          </w:rPr>
          <w:tab/>
        </w:r>
        <w:r w:rsidRPr="00744812">
          <w:rPr>
            <w:rStyle w:val="Hyperlink"/>
            <w:noProof/>
          </w:rPr>
          <w:t>Refleksjon</w:t>
        </w:r>
        <w:r>
          <w:rPr>
            <w:noProof/>
            <w:webHidden/>
          </w:rPr>
          <w:tab/>
        </w:r>
        <w:r>
          <w:rPr>
            <w:noProof/>
            <w:webHidden/>
          </w:rPr>
          <w:fldChar w:fldCharType="begin"/>
        </w:r>
        <w:r>
          <w:rPr>
            <w:noProof/>
            <w:webHidden/>
          </w:rPr>
          <w:instrText xml:space="preserve"> PAGEREF _Toc198047581 \h </w:instrText>
        </w:r>
        <w:r>
          <w:rPr>
            <w:noProof/>
            <w:webHidden/>
          </w:rPr>
        </w:r>
        <w:r>
          <w:rPr>
            <w:noProof/>
            <w:webHidden/>
          </w:rPr>
          <w:fldChar w:fldCharType="separate"/>
        </w:r>
        <w:r w:rsidR="00D33F62">
          <w:rPr>
            <w:noProof/>
            <w:webHidden/>
          </w:rPr>
          <w:t>50</w:t>
        </w:r>
        <w:r>
          <w:rPr>
            <w:noProof/>
            <w:webHidden/>
          </w:rPr>
          <w:fldChar w:fldCharType="end"/>
        </w:r>
      </w:hyperlink>
    </w:p>
    <w:p w14:paraId="344307FD" w14:textId="2FDBB8F5"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82" w:history="1">
        <w:r w:rsidRPr="00744812">
          <w:rPr>
            <w:rStyle w:val="Hyperlink"/>
            <w:noProof/>
          </w:rPr>
          <w:t>6.1</w:t>
        </w:r>
        <w:r>
          <w:rPr>
            <w:rFonts w:asciiTheme="minorHAnsi" w:hAnsiTheme="minorHAnsi"/>
            <w:noProof/>
            <w:kern w:val="2"/>
            <w:lang w:eastAsia="nb-NO"/>
            <w14:ligatures w14:val="standardContextual"/>
          </w:rPr>
          <w:tab/>
        </w:r>
        <w:r w:rsidRPr="00744812">
          <w:rPr>
            <w:rStyle w:val="Hyperlink"/>
            <w:noProof/>
          </w:rPr>
          <w:t>Prosjektarbeid</w:t>
        </w:r>
        <w:r>
          <w:rPr>
            <w:noProof/>
            <w:webHidden/>
          </w:rPr>
          <w:tab/>
        </w:r>
        <w:r>
          <w:rPr>
            <w:noProof/>
            <w:webHidden/>
          </w:rPr>
          <w:fldChar w:fldCharType="begin"/>
        </w:r>
        <w:r>
          <w:rPr>
            <w:noProof/>
            <w:webHidden/>
          </w:rPr>
          <w:instrText xml:space="preserve"> PAGEREF _Toc198047582 \h </w:instrText>
        </w:r>
        <w:r>
          <w:rPr>
            <w:noProof/>
            <w:webHidden/>
          </w:rPr>
        </w:r>
        <w:r>
          <w:rPr>
            <w:noProof/>
            <w:webHidden/>
          </w:rPr>
          <w:fldChar w:fldCharType="separate"/>
        </w:r>
        <w:r w:rsidR="00D33F62">
          <w:rPr>
            <w:noProof/>
            <w:webHidden/>
          </w:rPr>
          <w:t>50</w:t>
        </w:r>
        <w:r>
          <w:rPr>
            <w:noProof/>
            <w:webHidden/>
          </w:rPr>
          <w:fldChar w:fldCharType="end"/>
        </w:r>
      </w:hyperlink>
    </w:p>
    <w:p w14:paraId="0A9635CD" w14:textId="6A54535A"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3" w:history="1">
        <w:r w:rsidRPr="00744812">
          <w:rPr>
            <w:rStyle w:val="Hyperlink"/>
            <w:noProof/>
          </w:rPr>
          <w:t>6.1.1</w:t>
        </w:r>
        <w:r>
          <w:rPr>
            <w:rFonts w:asciiTheme="minorHAnsi" w:hAnsiTheme="minorHAnsi"/>
            <w:noProof/>
            <w:kern w:val="2"/>
            <w:lang w:eastAsia="nb-NO"/>
            <w14:ligatures w14:val="standardContextual"/>
          </w:rPr>
          <w:tab/>
        </w:r>
        <w:r w:rsidRPr="00744812">
          <w:rPr>
            <w:rStyle w:val="Hyperlink"/>
            <w:noProof/>
          </w:rPr>
          <w:t>Agil arbeidsmetodikk</w:t>
        </w:r>
        <w:r>
          <w:rPr>
            <w:noProof/>
            <w:webHidden/>
          </w:rPr>
          <w:tab/>
        </w:r>
        <w:r>
          <w:rPr>
            <w:noProof/>
            <w:webHidden/>
          </w:rPr>
          <w:fldChar w:fldCharType="begin"/>
        </w:r>
        <w:r>
          <w:rPr>
            <w:noProof/>
            <w:webHidden/>
          </w:rPr>
          <w:instrText xml:space="preserve"> PAGEREF _Toc198047583 \h </w:instrText>
        </w:r>
        <w:r>
          <w:rPr>
            <w:noProof/>
            <w:webHidden/>
          </w:rPr>
        </w:r>
        <w:r>
          <w:rPr>
            <w:noProof/>
            <w:webHidden/>
          </w:rPr>
          <w:fldChar w:fldCharType="separate"/>
        </w:r>
        <w:r w:rsidR="00D33F62">
          <w:rPr>
            <w:noProof/>
            <w:webHidden/>
          </w:rPr>
          <w:t>50</w:t>
        </w:r>
        <w:r>
          <w:rPr>
            <w:noProof/>
            <w:webHidden/>
          </w:rPr>
          <w:fldChar w:fldCharType="end"/>
        </w:r>
      </w:hyperlink>
    </w:p>
    <w:p w14:paraId="3F9AB87D" w14:textId="0CC69F53"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4" w:history="1">
        <w:r w:rsidRPr="00744812">
          <w:rPr>
            <w:rStyle w:val="Hyperlink"/>
            <w:noProof/>
          </w:rPr>
          <w:t>6.1.2</w:t>
        </w:r>
        <w:r>
          <w:rPr>
            <w:rFonts w:asciiTheme="minorHAnsi" w:hAnsiTheme="minorHAnsi"/>
            <w:noProof/>
            <w:kern w:val="2"/>
            <w:lang w:eastAsia="nb-NO"/>
            <w14:ligatures w14:val="standardContextual"/>
          </w:rPr>
          <w:tab/>
        </w:r>
        <w:r w:rsidRPr="00744812">
          <w:rPr>
            <w:rStyle w:val="Hyperlink"/>
            <w:noProof/>
          </w:rPr>
          <w:t>Prosjektstyringsverktøy</w:t>
        </w:r>
        <w:r>
          <w:rPr>
            <w:noProof/>
            <w:webHidden/>
          </w:rPr>
          <w:tab/>
        </w:r>
        <w:r>
          <w:rPr>
            <w:noProof/>
            <w:webHidden/>
          </w:rPr>
          <w:fldChar w:fldCharType="begin"/>
        </w:r>
        <w:r>
          <w:rPr>
            <w:noProof/>
            <w:webHidden/>
          </w:rPr>
          <w:instrText xml:space="preserve"> PAGEREF _Toc198047584 \h </w:instrText>
        </w:r>
        <w:r>
          <w:rPr>
            <w:noProof/>
            <w:webHidden/>
          </w:rPr>
        </w:r>
        <w:r>
          <w:rPr>
            <w:noProof/>
            <w:webHidden/>
          </w:rPr>
          <w:fldChar w:fldCharType="separate"/>
        </w:r>
        <w:r w:rsidR="00D33F62">
          <w:rPr>
            <w:noProof/>
            <w:webHidden/>
          </w:rPr>
          <w:t>50</w:t>
        </w:r>
        <w:r>
          <w:rPr>
            <w:noProof/>
            <w:webHidden/>
          </w:rPr>
          <w:fldChar w:fldCharType="end"/>
        </w:r>
      </w:hyperlink>
    </w:p>
    <w:p w14:paraId="2DA46409" w14:textId="7C2A5082"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5" w:history="1">
        <w:r w:rsidRPr="00744812">
          <w:rPr>
            <w:rStyle w:val="Hyperlink"/>
            <w:noProof/>
          </w:rPr>
          <w:t>6.1.3</w:t>
        </w:r>
        <w:r>
          <w:rPr>
            <w:rFonts w:asciiTheme="minorHAnsi" w:hAnsiTheme="minorHAnsi"/>
            <w:noProof/>
            <w:kern w:val="2"/>
            <w:lang w:eastAsia="nb-NO"/>
            <w14:ligatures w14:val="standardContextual"/>
          </w:rPr>
          <w:tab/>
        </w:r>
        <w:r w:rsidRPr="00744812">
          <w:rPr>
            <w:rStyle w:val="Hyperlink"/>
            <w:noProof/>
            <w:lang w:val="en-US"/>
          </w:rPr>
          <w:t>Tidsestimering</w:t>
        </w:r>
        <w:r>
          <w:rPr>
            <w:noProof/>
            <w:webHidden/>
          </w:rPr>
          <w:tab/>
        </w:r>
        <w:r>
          <w:rPr>
            <w:noProof/>
            <w:webHidden/>
          </w:rPr>
          <w:fldChar w:fldCharType="begin"/>
        </w:r>
        <w:r>
          <w:rPr>
            <w:noProof/>
            <w:webHidden/>
          </w:rPr>
          <w:instrText xml:space="preserve"> PAGEREF _Toc198047585 \h </w:instrText>
        </w:r>
        <w:r>
          <w:rPr>
            <w:noProof/>
            <w:webHidden/>
          </w:rPr>
        </w:r>
        <w:r>
          <w:rPr>
            <w:noProof/>
            <w:webHidden/>
          </w:rPr>
          <w:fldChar w:fldCharType="separate"/>
        </w:r>
        <w:r w:rsidR="00D33F62">
          <w:rPr>
            <w:noProof/>
            <w:webHidden/>
          </w:rPr>
          <w:t>51</w:t>
        </w:r>
        <w:r>
          <w:rPr>
            <w:noProof/>
            <w:webHidden/>
          </w:rPr>
          <w:fldChar w:fldCharType="end"/>
        </w:r>
      </w:hyperlink>
    </w:p>
    <w:p w14:paraId="169E71D5" w14:textId="32666D6E"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6" w:history="1">
        <w:r w:rsidRPr="00744812">
          <w:rPr>
            <w:rStyle w:val="Hyperlink"/>
            <w:noProof/>
          </w:rPr>
          <w:t>6.1.4</w:t>
        </w:r>
        <w:r>
          <w:rPr>
            <w:rFonts w:asciiTheme="minorHAnsi" w:hAnsiTheme="minorHAnsi"/>
            <w:noProof/>
            <w:kern w:val="2"/>
            <w:lang w:eastAsia="nb-NO"/>
            <w14:ligatures w14:val="standardContextual"/>
          </w:rPr>
          <w:tab/>
        </w:r>
        <w:r w:rsidRPr="00744812">
          <w:rPr>
            <w:rStyle w:val="Hyperlink"/>
            <w:noProof/>
          </w:rPr>
          <w:t>Kvalitetssikring</w:t>
        </w:r>
        <w:r>
          <w:rPr>
            <w:noProof/>
            <w:webHidden/>
          </w:rPr>
          <w:tab/>
        </w:r>
        <w:r>
          <w:rPr>
            <w:noProof/>
            <w:webHidden/>
          </w:rPr>
          <w:fldChar w:fldCharType="begin"/>
        </w:r>
        <w:r>
          <w:rPr>
            <w:noProof/>
            <w:webHidden/>
          </w:rPr>
          <w:instrText xml:space="preserve"> PAGEREF _Toc198047586 \h </w:instrText>
        </w:r>
        <w:r>
          <w:rPr>
            <w:noProof/>
            <w:webHidden/>
          </w:rPr>
        </w:r>
        <w:r>
          <w:rPr>
            <w:noProof/>
            <w:webHidden/>
          </w:rPr>
          <w:fldChar w:fldCharType="separate"/>
        </w:r>
        <w:r w:rsidR="00D33F62">
          <w:rPr>
            <w:noProof/>
            <w:webHidden/>
          </w:rPr>
          <w:t>51</w:t>
        </w:r>
        <w:r>
          <w:rPr>
            <w:noProof/>
            <w:webHidden/>
          </w:rPr>
          <w:fldChar w:fldCharType="end"/>
        </w:r>
      </w:hyperlink>
    </w:p>
    <w:p w14:paraId="5781B392" w14:textId="52B50763"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7" w:history="1">
        <w:r w:rsidRPr="00744812">
          <w:rPr>
            <w:rStyle w:val="Hyperlink"/>
            <w:noProof/>
          </w:rPr>
          <w:t>6.1.5</w:t>
        </w:r>
        <w:r>
          <w:rPr>
            <w:rFonts w:asciiTheme="minorHAnsi" w:hAnsiTheme="minorHAnsi"/>
            <w:noProof/>
            <w:kern w:val="2"/>
            <w:lang w:eastAsia="nb-NO"/>
            <w14:ligatures w14:val="standardContextual"/>
          </w:rPr>
          <w:tab/>
        </w:r>
        <w:r w:rsidRPr="00744812">
          <w:rPr>
            <w:rStyle w:val="Hyperlink"/>
            <w:noProof/>
          </w:rPr>
          <w:t>Ulike interessenter</w:t>
        </w:r>
        <w:r>
          <w:rPr>
            <w:noProof/>
            <w:webHidden/>
          </w:rPr>
          <w:tab/>
        </w:r>
        <w:r>
          <w:rPr>
            <w:noProof/>
            <w:webHidden/>
          </w:rPr>
          <w:fldChar w:fldCharType="begin"/>
        </w:r>
        <w:r>
          <w:rPr>
            <w:noProof/>
            <w:webHidden/>
          </w:rPr>
          <w:instrText xml:space="preserve"> PAGEREF _Toc198047587 \h </w:instrText>
        </w:r>
        <w:r>
          <w:rPr>
            <w:noProof/>
            <w:webHidden/>
          </w:rPr>
        </w:r>
        <w:r>
          <w:rPr>
            <w:noProof/>
            <w:webHidden/>
          </w:rPr>
          <w:fldChar w:fldCharType="separate"/>
        </w:r>
        <w:r w:rsidR="00D33F62">
          <w:rPr>
            <w:noProof/>
            <w:webHidden/>
          </w:rPr>
          <w:t>51</w:t>
        </w:r>
        <w:r>
          <w:rPr>
            <w:noProof/>
            <w:webHidden/>
          </w:rPr>
          <w:fldChar w:fldCharType="end"/>
        </w:r>
      </w:hyperlink>
    </w:p>
    <w:p w14:paraId="25D2D4E9" w14:textId="5F87823F"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8" w:history="1">
        <w:r w:rsidRPr="00744812">
          <w:rPr>
            <w:rStyle w:val="Hyperlink"/>
            <w:noProof/>
          </w:rPr>
          <w:t>6.1.6</w:t>
        </w:r>
        <w:r>
          <w:rPr>
            <w:rFonts w:asciiTheme="minorHAnsi" w:hAnsiTheme="minorHAnsi"/>
            <w:noProof/>
            <w:kern w:val="2"/>
            <w:lang w:eastAsia="nb-NO"/>
            <w14:ligatures w14:val="standardContextual"/>
          </w:rPr>
          <w:tab/>
        </w:r>
        <w:r w:rsidRPr="00744812">
          <w:rPr>
            <w:rStyle w:val="Hyperlink"/>
            <w:noProof/>
          </w:rPr>
          <w:t>Tilgang til ressurser</w:t>
        </w:r>
        <w:r>
          <w:rPr>
            <w:noProof/>
            <w:webHidden/>
          </w:rPr>
          <w:tab/>
        </w:r>
        <w:r>
          <w:rPr>
            <w:noProof/>
            <w:webHidden/>
          </w:rPr>
          <w:fldChar w:fldCharType="begin"/>
        </w:r>
        <w:r>
          <w:rPr>
            <w:noProof/>
            <w:webHidden/>
          </w:rPr>
          <w:instrText xml:space="preserve"> PAGEREF _Toc198047588 \h </w:instrText>
        </w:r>
        <w:r>
          <w:rPr>
            <w:noProof/>
            <w:webHidden/>
          </w:rPr>
        </w:r>
        <w:r>
          <w:rPr>
            <w:noProof/>
            <w:webHidden/>
          </w:rPr>
          <w:fldChar w:fldCharType="separate"/>
        </w:r>
        <w:r w:rsidR="00D33F62">
          <w:rPr>
            <w:noProof/>
            <w:webHidden/>
          </w:rPr>
          <w:t>52</w:t>
        </w:r>
        <w:r>
          <w:rPr>
            <w:noProof/>
            <w:webHidden/>
          </w:rPr>
          <w:fldChar w:fldCharType="end"/>
        </w:r>
      </w:hyperlink>
    </w:p>
    <w:p w14:paraId="243EC590" w14:textId="500EF207"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89" w:history="1">
        <w:r w:rsidRPr="00744812">
          <w:rPr>
            <w:rStyle w:val="Hyperlink"/>
            <w:noProof/>
          </w:rPr>
          <w:t>6.1.7</w:t>
        </w:r>
        <w:r>
          <w:rPr>
            <w:rFonts w:asciiTheme="minorHAnsi" w:hAnsiTheme="minorHAnsi"/>
            <w:noProof/>
            <w:kern w:val="2"/>
            <w:lang w:eastAsia="nb-NO"/>
            <w14:ligatures w14:val="standardContextual"/>
          </w:rPr>
          <w:tab/>
        </w:r>
        <w:r w:rsidRPr="00744812">
          <w:rPr>
            <w:rStyle w:val="Hyperlink"/>
            <w:noProof/>
          </w:rPr>
          <w:t>Samarbeid</w:t>
        </w:r>
        <w:r>
          <w:rPr>
            <w:noProof/>
            <w:webHidden/>
          </w:rPr>
          <w:tab/>
        </w:r>
        <w:r>
          <w:rPr>
            <w:noProof/>
            <w:webHidden/>
          </w:rPr>
          <w:fldChar w:fldCharType="begin"/>
        </w:r>
        <w:r>
          <w:rPr>
            <w:noProof/>
            <w:webHidden/>
          </w:rPr>
          <w:instrText xml:space="preserve"> PAGEREF _Toc198047589 \h </w:instrText>
        </w:r>
        <w:r>
          <w:rPr>
            <w:noProof/>
            <w:webHidden/>
          </w:rPr>
        </w:r>
        <w:r>
          <w:rPr>
            <w:noProof/>
            <w:webHidden/>
          </w:rPr>
          <w:fldChar w:fldCharType="separate"/>
        </w:r>
        <w:r w:rsidR="00D33F62">
          <w:rPr>
            <w:noProof/>
            <w:webHidden/>
          </w:rPr>
          <w:t>52</w:t>
        </w:r>
        <w:r>
          <w:rPr>
            <w:noProof/>
            <w:webHidden/>
          </w:rPr>
          <w:fldChar w:fldCharType="end"/>
        </w:r>
      </w:hyperlink>
    </w:p>
    <w:p w14:paraId="172DF3C4" w14:textId="744CF344"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90" w:history="1">
        <w:r w:rsidRPr="00744812">
          <w:rPr>
            <w:rStyle w:val="Hyperlink"/>
            <w:noProof/>
          </w:rPr>
          <w:t>6.2</w:t>
        </w:r>
        <w:r>
          <w:rPr>
            <w:rFonts w:asciiTheme="minorHAnsi" w:hAnsiTheme="minorHAnsi"/>
            <w:noProof/>
            <w:kern w:val="2"/>
            <w:lang w:eastAsia="nb-NO"/>
            <w14:ligatures w14:val="standardContextual"/>
          </w:rPr>
          <w:tab/>
        </w:r>
        <w:r w:rsidRPr="00744812">
          <w:rPr>
            <w:rStyle w:val="Hyperlink"/>
            <w:noProof/>
          </w:rPr>
          <w:t>Erfaringer med teknologi og utvikling</w:t>
        </w:r>
        <w:r>
          <w:rPr>
            <w:noProof/>
            <w:webHidden/>
          </w:rPr>
          <w:tab/>
        </w:r>
        <w:r>
          <w:rPr>
            <w:noProof/>
            <w:webHidden/>
          </w:rPr>
          <w:fldChar w:fldCharType="begin"/>
        </w:r>
        <w:r>
          <w:rPr>
            <w:noProof/>
            <w:webHidden/>
          </w:rPr>
          <w:instrText xml:space="preserve"> PAGEREF _Toc198047590 \h </w:instrText>
        </w:r>
        <w:r>
          <w:rPr>
            <w:noProof/>
            <w:webHidden/>
          </w:rPr>
        </w:r>
        <w:r>
          <w:rPr>
            <w:noProof/>
            <w:webHidden/>
          </w:rPr>
          <w:fldChar w:fldCharType="separate"/>
        </w:r>
        <w:r w:rsidR="00D33F62">
          <w:rPr>
            <w:noProof/>
            <w:webHidden/>
          </w:rPr>
          <w:t>53</w:t>
        </w:r>
        <w:r>
          <w:rPr>
            <w:noProof/>
            <w:webHidden/>
          </w:rPr>
          <w:fldChar w:fldCharType="end"/>
        </w:r>
      </w:hyperlink>
    </w:p>
    <w:p w14:paraId="58ED607F" w14:textId="50EF8CA1"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91" w:history="1">
        <w:r w:rsidRPr="00744812">
          <w:rPr>
            <w:rStyle w:val="Hyperlink"/>
            <w:noProof/>
          </w:rPr>
          <w:t>6.2.1</w:t>
        </w:r>
        <w:r>
          <w:rPr>
            <w:rFonts w:asciiTheme="minorHAnsi" w:hAnsiTheme="minorHAnsi"/>
            <w:noProof/>
            <w:kern w:val="2"/>
            <w:lang w:eastAsia="nb-NO"/>
            <w14:ligatures w14:val="standardContextual"/>
          </w:rPr>
          <w:tab/>
        </w:r>
        <w:r w:rsidRPr="00744812">
          <w:rPr>
            <w:rStyle w:val="Hyperlink"/>
            <w:noProof/>
          </w:rPr>
          <w:t>Kompetansegap</w:t>
        </w:r>
        <w:r>
          <w:rPr>
            <w:noProof/>
            <w:webHidden/>
          </w:rPr>
          <w:tab/>
        </w:r>
        <w:r>
          <w:rPr>
            <w:noProof/>
            <w:webHidden/>
          </w:rPr>
          <w:fldChar w:fldCharType="begin"/>
        </w:r>
        <w:r>
          <w:rPr>
            <w:noProof/>
            <w:webHidden/>
          </w:rPr>
          <w:instrText xml:space="preserve"> PAGEREF _Toc198047591 \h </w:instrText>
        </w:r>
        <w:r>
          <w:rPr>
            <w:noProof/>
            <w:webHidden/>
          </w:rPr>
        </w:r>
        <w:r>
          <w:rPr>
            <w:noProof/>
            <w:webHidden/>
          </w:rPr>
          <w:fldChar w:fldCharType="separate"/>
        </w:r>
        <w:r w:rsidR="00D33F62">
          <w:rPr>
            <w:noProof/>
            <w:webHidden/>
          </w:rPr>
          <w:t>53</w:t>
        </w:r>
        <w:r>
          <w:rPr>
            <w:noProof/>
            <w:webHidden/>
          </w:rPr>
          <w:fldChar w:fldCharType="end"/>
        </w:r>
      </w:hyperlink>
    </w:p>
    <w:p w14:paraId="259BCE1E" w14:textId="520EE3EA" w:rsidR="00BC77FA" w:rsidRDefault="00BC77FA">
      <w:pPr>
        <w:pStyle w:val="TOC3"/>
        <w:tabs>
          <w:tab w:val="left" w:pos="1440"/>
          <w:tab w:val="right" w:leader="dot" w:pos="9350"/>
        </w:tabs>
        <w:rPr>
          <w:rFonts w:asciiTheme="minorHAnsi" w:hAnsiTheme="minorHAnsi"/>
          <w:noProof/>
          <w:kern w:val="2"/>
          <w:lang w:eastAsia="nb-NO"/>
          <w14:ligatures w14:val="standardContextual"/>
        </w:rPr>
      </w:pPr>
      <w:hyperlink w:anchor="_Toc198047592" w:history="1">
        <w:r w:rsidRPr="00744812">
          <w:rPr>
            <w:rStyle w:val="Hyperlink"/>
            <w:noProof/>
          </w:rPr>
          <w:t>6.2.2</w:t>
        </w:r>
        <w:r>
          <w:rPr>
            <w:rFonts w:asciiTheme="minorHAnsi" w:hAnsiTheme="minorHAnsi"/>
            <w:noProof/>
            <w:kern w:val="2"/>
            <w:lang w:eastAsia="nb-NO"/>
            <w14:ligatures w14:val="standardContextual"/>
          </w:rPr>
          <w:tab/>
        </w:r>
        <w:r w:rsidRPr="00744812">
          <w:rPr>
            <w:rStyle w:val="Hyperlink"/>
            <w:noProof/>
          </w:rPr>
          <w:t>Bruk av KI-verktøy som hjelpemiddel</w:t>
        </w:r>
        <w:r>
          <w:rPr>
            <w:noProof/>
            <w:webHidden/>
          </w:rPr>
          <w:tab/>
        </w:r>
        <w:r>
          <w:rPr>
            <w:noProof/>
            <w:webHidden/>
          </w:rPr>
          <w:fldChar w:fldCharType="begin"/>
        </w:r>
        <w:r>
          <w:rPr>
            <w:noProof/>
            <w:webHidden/>
          </w:rPr>
          <w:instrText xml:space="preserve"> PAGEREF _Toc198047592 \h </w:instrText>
        </w:r>
        <w:r>
          <w:rPr>
            <w:noProof/>
            <w:webHidden/>
          </w:rPr>
        </w:r>
        <w:r>
          <w:rPr>
            <w:noProof/>
            <w:webHidden/>
          </w:rPr>
          <w:fldChar w:fldCharType="separate"/>
        </w:r>
        <w:r w:rsidR="00D33F62">
          <w:rPr>
            <w:noProof/>
            <w:webHidden/>
          </w:rPr>
          <w:t>53</w:t>
        </w:r>
        <w:r>
          <w:rPr>
            <w:noProof/>
            <w:webHidden/>
          </w:rPr>
          <w:fldChar w:fldCharType="end"/>
        </w:r>
      </w:hyperlink>
    </w:p>
    <w:p w14:paraId="653F108A" w14:textId="639810F9"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93" w:history="1">
        <w:r w:rsidRPr="00744812">
          <w:rPr>
            <w:rStyle w:val="Hyperlink"/>
            <w:noProof/>
          </w:rPr>
          <w:t>7</w:t>
        </w:r>
        <w:r>
          <w:rPr>
            <w:rFonts w:asciiTheme="minorHAnsi" w:hAnsiTheme="minorHAnsi"/>
            <w:noProof/>
            <w:kern w:val="2"/>
            <w:lang w:eastAsia="nb-NO"/>
            <w14:ligatures w14:val="standardContextual"/>
          </w:rPr>
          <w:tab/>
        </w:r>
        <w:r w:rsidRPr="00744812">
          <w:rPr>
            <w:rStyle w:val="Hyperlink"/>
            <w:noProof/>
          </w:rPr>
          <w:t>Konklusjon</w:t>
        </w:r>
        <w:r>
          <w:rPr>
            <w:noProof/>
            <w:webHidden/>
          </w:rPr>
          <w:tab/>
        </w:r>
        <w:r>
          <w:rPr>
            <w:noProof/>
            <w:webHidden/>
          </w:rPr>
          <w:fldChar w:fldCharType="begin"/>
        </w:r>
        <w:r>
          <w:rPr>
            <w:noProof/>
            <w:webHidden/>
          </w:rPr>
          <w:instrText xml:space="preserve"> PAGEREF _Toc198047593 \h </w:instrText>
        </w:r>
        <w:r>
          <w:rPr>
            <w:noProof/>
            <w:webHidden/>
          </w:rPr>
        </w:r>
        <w:r>
          <w:rPr>
            <w:noProof/>
            <w:webHidden/>
          </w:rPr>
          <w:fldChar w:fldCharType="separate"/>
        </w:r>
        <w:r w:rsidR="00D33F62">
          <w:rPr>
            <w:noProof/>
            <w:webHidden/>
          </w:rPr>
          <w:t>54</w:t>
        </w:r>
        <w:r>
          <w:rPr>
            <w:noProof/>
            <w:webHidden/>
          </w:rPr>
          <w:fldChar w:fldCharType="end"/>
        </w:r>
      </w:hyperlink>
    </w:p>
    <w:p w14:paraId="3F6A6E73" w14:textId="568552FA"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94" w:history="1">
        <w:r w:rsidRPr="00744812">
          <w:rPr>
            <w:rStyle w:val="Hyperlink"/>
            <w:noProof/>
          </w:rPr>
          <w:t>8</w:t>
        </w:r>
        <w:r>
          <w:rPr>
            <w:rFonts w:asciiTheme="minorHAnsi" w:hAnsiTheme="minorHAnsi"/>
            <w:noProof/>
            <w:kern w:val="2"/>
            <w:lang w:eastAsia="nb-NO"/>
            <w14:ligatures w14:val="standardContextual"/>
          </w:rPr>
          <w:tab/>
        </w:r>
        <w:r w:rsidRPr="00744812">
          <w:rPr>
            <w:rStyle w:val="Hyperlink"/>
            <w:noProof/>
          </w:rPr>
          <w:t>Referanser</w:t>
        </w:r>
        <w:r>
          <w:rPr>
            <w:noProof/>
            <w:webHidden/>
          </w:rPr>
          <w:tab/>
        </w:r>
        <w:r>
          <w:rPr>
            <w:noProof/>
            <w:webHidden/>
          </w:rPr>
          <w:fldChar w:fldCharType="begin"/>
        </w:r>
        <w:r>
          <w:rPr>
            <w:noProof/>
            <w:webHidden/>
          </w:rPr>
          <w:instrText xml:space="preserve"> PAGEREF _Toc198047594 \h </w:instrText>
        </w:r>
        <w:r>
          <w:rPr>
            <w:noProof/>
            <w:webHidden/>
          </w:rPr>
        </w:r>
        <w:r>
          <w:rPr>
            <w:noProof/>
            <w:webHidden/>
          </w:rPr>
          <w:fldChar w:fldCharType="separate"/>
        </w:r>
        <w:r w:rsidR="00D33F62">
          <w:rPr>
            <w:noProof/>
            <w:webHidden/>
          </w:rPr>
          <w:t>55</w:t>
        </w:r>
        <w:r>
          <w:rPr>
            <w:noProof/>
            <w:webHidden/>
          </w:rPr>
          <w:fldChar w:fldCharType="end"/>
        </w:r>
      </w:hyperlink>
    </w:p>
    <w:p w14:paraId="711C1654" w14:textId="7F39AEEA" w:rsidR="00BC77FA" w:rsidRDefault="00BC77FA">
      <w:pPr>
        <w:pStyle w:val="TOC1"/>
        <w:tabs>
          <w:tab w:val="left" w:pos="480"/>
          <w:tab w:val="right" w:leader="dot" w:pos="9350"/>
        </w:tabs>
        <w:rPr>
          <w:rFonts w:asciiTheme="minorHAnsi" w:hAnsiTheme="minorHAnsi"/>
          <w:noProof/>
          <w:kern w:val="2"/>
          <w:lang w:eastAsia="nb-NO"/>
          <w14:ligatures w14:val="standardContextual"/>
        </w:rPr>
      </w:pPr>
      <w:hyperlink w:anchor="_Toc198047595" w:history="1">
        <w:r w:rsidRPr="00744812">
          <w:rPr>
            <w:rStyle w:val="Hyperlink"/>
            <w:noProof/>
          </w:rPr>
          <w:t>9</w:t>
        </w:r>
        <w:r>
          <w:rPr>
            <w:rFonts w:asciiTheme="minorHAnsi" w:hAnsiTheme="minorHAnsi"/>
            <w:noProof/>
            <w:kern w:val="2"/>
            <w:lang w:eastAsia="nb-NO"/>
            <w14:ligatures w14:val="standardContextual"/>
          </w:rPr>
          <w:tab/>
        </w:r>
        <w:r w:rsidRPr="00744812">
          <w:rPr>
            <w:rStyle w:val="Hyperlink"/>
            <w:noProof/>
          </w:rPr>
          <w:t>Vedlegg</w:t>
        </w:r>
        <w:r>
          <w:rPr>
            <w:noProof/>
            <w:webHidden/>
          </w:rPr>
          <w:tab/>
        </w:r>
        <w:r>
          <w:rPr>
            <w:noProof/>
            <w:webHidden/>
          </w:rPr>
          <w:fldChar w:fldCharType="begin"/>
        </w:r>
        <w:r>
          <w:rPr>
            <w:noProof/>
            <w:webHidden/>
          </w:rPr>
          <w:instrText xml:space="preserve"> PAGEREF _Toc198047595 \h </w:instrText>
        </w:r>
        <w:r>
          <w:rPr>
            <w:noProof/>
            <w:webHidden/>
          </w:rPr>
        </w:r>
        <w:r>
          <w:rPr>
            <w:noProof/>
            <w:webHidden/>
          </w:rPr>
          <w:fldChar w:fldCharType="separate"/>
        </w:r>
        <w:r w:rsidR="00D33F62">
          <w:rPr>
            <w:noProof/>
            <w:webHidden/>
          </w:rPr>
          <w:t>59</w:t>
        </w:r>
        <w:r>
          <w:rPr>
            <w:noProof/>
            <w:webHidden/>
          </w:rPr>
          <w:fldChar w:fldCharType="end"/>
        </w:r>
      </w:hyperlink>
    </w:p>
    <w:p w14:paraId="5D918B93" w14:textId="6B1585AC"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96" w:history="1">
        <w:r w:rsidRPr="00744812">
          <w:rPr>
            <w:rStyle w:val="Hyperlink"/>
            <w:noProof/>
          </w:rPr>
          <w:t>9.1</w:t>
        </w:r>
        <w:r>
          <w:rPr>
            <w:rFonts w:asciiTheme="minorHAnsi" w:hAnsiTheme="minorHAnsi"/>
            <w:noProof/>
            <w:kern w:val="2"/>
            <w:lang w:eastAsia="nb-NO"/>
            <w14:ligatures w14:val="standardContextual"/>
          </w:rPr>
          <w:tab/>
        </w:r>
        <w:r w:rsidRPr="00744812">
          <w:rPr>
            <w:rStyle w:val="Hyperlink"/>
            <w:noProof/>
          </w:rPr>
          <w:t>Vedlegg - Gruppekontakt</w:t>
        </w:r>
        <w:r>
          <w:rPr>
            <w:noProof/>
            <w:webHidden/>
          </w:rPr>
          <w:tab/>
        </w:r>
        <w:r>
          <w:rPr>
            <w:noProof/>
            <w:webHidden/>
          </w:rPr>
          <w:fldChar w:fldCharType="begin"/>
        </w:r>
        <w:r>
          <w:rPr>
            <w:noProof/>
            <w:webHidden/>
          </w:rPr>
          <w:instrText xml:space="preserve"> PAGEREF _Toc198047596 \h </w:instrText>
        </w:r>
        <w:r>
          <w:rPr>
            <w:noProof/>
            <w:webHidden/>
          </w:rPr>
        </w:r>
        <w:r>
          <w:rPr>
            <w:noProof/>
            <w:webHidden/>
          </w:rPr>
          <w:fldChar w:fldCharType="separate"/>
        </w:r>
        <w:r w:rsidR="00D33F62">
          <w:rPr>
            <w:noProof/>
            <w:webHidden/>
          </w:rPr>
          <w:t>59</w:t>
        </w:r>
        <w:r>
          <w:rPr>
            <w:noProof/>
            <w:webHidden/>
          </w:rPr>
          <w:fldChar w:fldCharType="end"/>
        </w:r>
      </w:hyperlink>
    </w:p>
    <w:p w14:paraId="33A4785F" w14:textId="6ADA36B7"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97" w:history="1">
        <w:r w:rsidRPr="00744812">
          <w:rPr>
            <w:rStyle w:val="Hyperlink"/>
            <w:noProof/>
          </w:rPr>
          <w:t>9.2</w:t>
        </w:r>
        <w:r>
          <w:rPr>
            <w:rFonts w:asciiTheme="minorHAnsi" w:hAnsiTheme="minorHAnsi"/>
            <w:noProof/>
            <w:kern w:val="2"/>
            <w:lang w:eastAsia="nb-NO"/>
            <w14:ligatures w14:val="standardContextual"/>
          </w:rPr>
          <w:tab/>
        </w:r>
        <w:r w:rsidRPr="00744812">
          <w:rPr>
            <w:rStyle w:val="Hyperlink"/>
            <w:noProof/>
          </w:rPr>
          <w:t>Vedlegg – Roadmap</w:t>
        </w:r>
        <w:r>
          <w:rPr>
            <w:noProof/>
            <w:webHidden/>
          </w:rPr>
          <w:tab/>
        </w:r>
        <w:r>
          <w:rPr>
            <w:noProof/>
            <w:webHidden/>
          </w:rPr>
          <w:fldChar w:fldCharType="begin"/>
        </w:r>
        <w:r>
          <w:rPr>
            <w:noProof/>
            <w:webHidden/>
          </w:rPr>
          <w:instrText xml:space="preserve"> PAGEREF _Toc198047597 \h </w:instrText>
        </w:r>
        <w:r>
          <w:rPr>
            <w:noProof/>
            <w:webHidden/>
          </w:rPr>
        </w:r>
        <w:r>
          <w:rPr>
            <w:noProof/>
            <w:webHidden/>
          </w:rPr>
          <w:fldChar w:fldCharType="separate"/>
        </w:r>
        <w:r w:rsidR="00D33F62">
          <w:rPr>
            <w:noProof/>
            <w:webHidden/>
          </w:rPr>
          <w:t>62</w:t>
        </w:r>
        <w:r>
          <w:rPr>
            <w:noProof/>
            <w:webHidden/>
          </w:rPr>
          <w:fldChar w:fldCharType="end"/>
        </w:r>
      </w:hyperlink>
    </w:p>
    <w:p w14:paraId="47AA928D" w14:textId="3FE5E65B"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98" w:history="1">
        <w:r w:rsidRPr="00744812">
          <w:rPr>
            <w:rStyle w:val="Hyperlink"/>
            <w:noProof/>
          </w:rPr>
          <w:t>9.3</w:t>
        </w:r>
        <w:r>
          <w:rPr>
            <w:rFonts w:asciiTheme="minorHAnsi" w:hAnsiTheme="minorHAnsi"/>
            <w:noProof/>
            <w:kern w:val="2"/>
            <w:lang w:eastAsia="nb-NO"/>
            <w14:ligatures w14:val="standardContextual"/>
          </w:rPr>
          <w:tab/>
        </w:r>
        <w:r w:rsidRPr="00744812">
          <w:rPr>
            <w:rStyle w:val="Hyperlink"/>
            <w:noProof/>
          </w:rPr>
          <w:t>Vedlegg – Kapasitetsplan</w:t>
        </w:r>
        <w:r>
          <w:rPr>
            <w:noProof/>
            <w:webHidden/>
          </w:rPr>
          <w:tab/>
        </w:r>
        <w:r>
          <w:rPr>
            <w:noProof/>
            <w:webHidden/>
          </w:rPr>
          <w:fldChar w:fldCharType="begin"/>
        </w:r>
        <w:r>
          <w:rPr>
            <w:noProof/>
            <w:webHidden/>
          </w:rPr>
          <w:instrText xml:space="preserve"> PAGEREF _Toc198047598 \h </w:instrText>
        </w:r>
        <w:r>
          <w:rPr>
            <w:noProof/>
            <w:webHidden/>
          </w:rPr>
        </w:r>
        <w:r>
          <w:rPr>
            <w:noProof/>
            <w:webHidden/>
          </w:rPr>
          <w:fldChar w:fldCharType="separate"/>
        </w:r>
        <w:r w:rsidR="00D33F62">
          <w:rPr>
            <w:noProof/>
            <w:webHidden/>
          </w:rPr>
          <w:t>63</w:t>
        </w:r>
        <w:r>
          <w:rPr>
            <w:noProof/>
            <w:webHidden/>
          </w:rPr>
          <w:fldChar w:fldCharType="end"/>
        </w:r>
      </w:hyperlink>
    </w:p>
    <w:p w14:paraId="75C51458" w14:textId="630185AA"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599" w:history="1">
        <w:r w:rsidRPr="00744812">
          <w:rPr>
            <w:rStyle w:val="Hyperlink"/>
            <w:noProof/>
          </w:rPr>
          <w:t>9.4</w:t>
        </w:r>
        <w:r>
          <w:rPr>
            <w:rFonts w:asciiTheme="minorHAnsi" w:hAnsiTheme="minorHAnsi"/>
            <w:noProof/>
            <w:kern w:val="2"/>
            <w:lang w:eastAsia="nb-NO"/>
            <w14:ligatures w14:val="standardContextual"/>
          </w:rPr>
          <w:tab/>
        </w:r>
        <w:r w:rsidRPr="00744812">
          <w:rPr>
            <w:rStyle w:val="Hyperlink"/>
            <w:noProof/>
          </w:rPr>
          <w:t xml:space="preserve">Vedlegg - Risikovurdering </w:t>
        </w:r>
        <w:r>
          <w:rPr>
            <w:noProof/>
            <w:webHidden/>
          </w:rPr>
          <w:tab/>
        </w:r>
        <w:r>
          <w:rPr>
            <w:noProof/>
            <w:webHidden/>
          </w:rPr>
          <w:fldChar w:fldCharType="begin"/>
        </w:r>
        <w:r>
          <w:rPr>
            <w:noProof/>
            <w:webHidden/>
          </w:rPr>
          <w:instrText xml:space="preserve"> PAGEREF _Toc198047599 \h </w:instrText>
        </w:r>
        <w:r>
          <w:rPr>
            <w:noProof/>
            <w:webHidden/>
          </w:rPr>
        </w:r>
        <w:r>
          <w:rPr>
            <w:noProof/>
            <w:webHidden/>
          </w:rPr>
          <w:fldChar w:fldCharType="separate"/>
        </w:r>
        <w:r w:rsidR="00D33F62">
          <w:rPr>
            <w:noProof/>
            <w:webHidden/>
          </w:rPr>
          <w:t>66</w:t>
        </w:r>
        <w:r>
          <w:rPr>
            <w:noProof/>
            <w:webHidden/>
          </w:rPr>
          <w:fldChar w:fldCharType="end"/>
        </w:r>
      </w:hyperlink>
    </w:p>
    <w:p w14:paraId="24AA6E1B" w14:textId="40E67AAF"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600" w:history="1">
        <w:r w:rsidRPr="00744812">
          <w:rPr>
            <w:rStyle w:val="Hyperlink"/>
            <w:noProof/>
          </w:rPr>
          <w:t>9.5</w:t>
        </w:r>
        <w:r>
          <w:rPr>
            <w:rFonts w:asciiTheme="minorHAnsi" w:hAnsiTheme="minorHAnsi"/>
            <w:noProof/>
            <w:kern w:val="2"/>
            <w:lang w:eastAsia="nb-NO"/>
            <w14:ligatures w14:val="standardContextual"/>
          </w:rPr>
          <w:tab/>
        </w:r>
        <w:r w:rsidRPr="00744812">
          <w:rPr>
            <w:rStyle w:val="Hyperlink"/>
            <w:noProof/>
          </w:rPr>
          <w:t>Vedlegg – daily scrum møter notater</w:t>
        </w:r>
        <w:r>
          <w:rPr>
            <w:noProof/>
            <w:webHidden/>
          </w:rPr>
          <w:tab/>
        </w:r>
        <w:r>
          <w:rPr>
            <w:noProof/>
            <w:webHidden/>
          </w:rPr>
          <w:fldChar w:fldCharType="begin"/>
        </w:r>
        <w:r>
          <w:rPr>
            <w:noProof/>
            <w:webHidden/>
          </w:rPr>
          <w:instrText xml:space="preserve"> PAGEREF _Toc198047600 \h </w:instrText>
        </w:r>
        <w:r>
          <w:rPr>
            <w:noProof/>
            <w:webHidden/>
          </w:rPr>
        </w:r>
        <w:r>
          <w:rPr>
            <w:noProof/>
            <w:webHidden/>
          </w:rPr>
          <w:fldChar w:fldCharType="separate"/>
        </w:r>
        <w:r w:rsidR="00D33F62">
          <w:rPr>
            <w:noProof/>
            <w:webHidden/>
          </w:rPr>
          <w:t>68</w:t>
        </w:r>
        <w:r>
          <w:rPr>
            <w:noProof/>
            <w:webHidden/>
          </w:rPr>
          <w:fldChar w:fldCharType="end"/>
        </w:r>
      </w:hyperlink>
    </w:p>
    <w:p w14:paraId="394EB848" w14:textId="65BB811D" w:rsidR="00BC77FA" w:rsidRDefault="00BC77FA">
      <w:pPr>
        <w:pStyle w:val="TOC2"/>
        <w:tabs>
          <w:tab w:val="left" w:pos="960"/>
          <w:tab w:val="right" w:leader="dot" w:pos="9350"/>
        </w:tabs>
        <w:rPr>
          <w:rFonts w:asciiTheme="minorHAnsi" w:hAnsiTheme="minorHAnsi"/>
          <w:noProof/>
          <w:kern w:val="2"/>
          <w:lang w:eastAsia="nb-NO"/>
          <w14:ligatures w14:val="standardContextual"/>
        </w:rPr>
      </w:pPr>
      <w:hyperlink w:anchor="_Toc198047601" w:history="1">
        <w:r w:rsidRPr="00744812">
          <w:rPr>
            <w:rStyle w:val="Hyperlink"/>
            <w:noProof/>
          </w:rPr>
          <w:t>9.6</w:t>
        </w:r>
        <w:r>
          <w:rPr>
            <w:rFonts w:asciiTheme="minorHAnsi" w:hAnsiTheme="minorHAnsi"/>
            <w:noProof/>
            <w:kern w:val="2"/>
            <w:lang w:eastAsia="nb-NO"/>
            <w14:ligatures w14:val="standardContextual"/>
          </w:rPr>
          <w:tab/>
        </w:r>
        <w:r w:rsidRPr="00744812">
          <w:rPr>
            <w:rStyle w:val="Hyperlink"/>
            <w:noProof/>
          </w:rPr>
          <w:t>Vedlegg - Brukerhistorier</w:t>
        </w:r>
        <w:r>
          <w:rPr>
            <w:noProof/>
            <w:webHidden/>
          </w:rPr>
          <w:tab/>
        </w:r>
        <w:r>
          <w:rPr>
            <w:noProof/>
            <w:webHidden/>
          </w:rPr>
          <w:fldChar w:fldCharType="begin"/>
        </w:r>
        <w:r>
          <w:rPr>
            <w:noProof/>
            <w:webHidden/>
          </w:rPr>
          <w:instrText xml:space="preserve"> PAGEREF _Toc198047601 \h </w:instrText>
        </w:r>
        <w:r>
          <w:rPr>
            <w:noProof/>
            <w:webHidden/>
          </w:rPr>
        </w:r>
        <w:r>
          <w:rPr>
            <w:noProof/>
            <w:webHidden/>
          </w:rPr>
          <w:fldChar w:fldCharType="separate"/>
        </w:r>
        <w:r w:rsidR="00D33F62">
          <w:rPr>
            <w:noProof/>
            <w:webHidden/>
          </w:rPr>
          <w:t>69</w:t>
        </w:r>
        <w:r>
          <w:rPr>
            <w:noProof/>
            <w:webHidden/>
          </w:rPr>
          <w:fldChar w:fldCharType="end"/>
        </w:r>
      </w:hyperlink>
    </w:p>
    <w:p w14:paraId="5E06EA8D" w14:textId="1C007E05" w:rsidR="00970F83" w:rsidRPr="001308F7" w:rsidRDefault="006F19BA">
      <w:pPr>
        <w:spacing w:before="0" w:after="160"/>
        <w:rPr>
          <w:rFonts w:eastAsiaTheme="majorEastAsia" w:cstheme="majorBidi"/>
          <w:b/>
          <w:sz w:val="40"/>
          <w:szCs w:val="40"/>
        </w:rPr>
      </w:pPr>
      <w:r w:rsidRPr="001308F7">
        <w:rPr>
          <w:rFonts w:eastAsiaTheme="majorEastAsia" w:cstheme="majorBidi"/>
          <w:b/>
          <w:sz w:val="40"/>
          <w:szCs w:val="40"/>
        </w:rPr>
        <w:fldChar w:fldCharType="end"/>
      </w:r>
    </w:p>
    <w:p w14:paraId="10A8D9E6" w14:textId="77777777" w:rsidR="0015229A" w:rsidRDefault="0015229A">
      <w:pPr>
        <w:spacing w:before="0" w:after="160"/>
        <w:rPr>
          <w:rFonts w:eastAsiaTheme="majorEastAsia" w:cstheme="majorBidi"/>
          <w:b/>
          <w:bCs/>
          <w:sz w:val="40"/>
          <w:szCs w:val="40"/>
        </w:rPr>
      </w:pPr>
      <w:r>
        <w:rPr>
          <w:rFonts w:eastAsiaTheme="majorEastAsia" w:cstheme="majorBidi"/>
          <w:b/>
          <w:bCs/>
          <w:sz w:val="40"/>
          <w:szCs w:val="40"/>
        </w:rPr>
        <w:br w:type="page"/>
      </w:r>
    </w:p>
    <w:p w14:paraId="04F9EBE5" w14:textId="37855208" w:rsidR="0015229A" w:rsidRPr="001308F7" w:rsidRDefault="0015229A" w:rsidP="0015229A">
      <w:pPr>
        <w:pStyle w:val="TOC1"/>
        <w:tabs>
          <w:tab w:val="left" w:pos="480"/>
          <w:tab w:val="right" w:leader="dot" w:pos="9350"/>
        </w:tabs>
        <w:rPr>
          <w:rFonts w:eastAsiaTheme="majorEastAsia" w:cstheme="majorBidi"/>
          <w:b/>
          <w:bCs/>
          <w:sz w:val="40"/>
          <w:szCs w:val="40"/>
        </w:rPr>
      </w:pPr>
      <w:r w:rsidRPr="6C209FB2">
        <w:rPr>
          <w:rFonts w:eastAsiaTheme="majorEastAsia" w:cstheme="majorBidi"/>
          <w:b/>
          <w:bCs/>
          <w:sz w:val="40"/>
          <w:szCs w:val="40"/>
        </w:rPr>
        <w:lastRenderedPageBreak/>
        <w:t>Figurliste</w:t>
      </w:r>
    </w:p>
    <w:p w14:paraId="285B3CAF" w14:textId="2ECB4DB6" w:rsidR="0015229A" w:rsidRDefault="0015229A">
      <w:pPr>
        <w:pStyle w:val="TableofFigures"/>
        <w:tabs>
          <w:tab w:val="right" w:leader="dot" w:pos="9350"/>
        </w:tabs>
        <w:rPr>
          <w:rFonts w:asciiTheme="minorHAnsi" w:hAnsiTheme="minorHAnsi"/>
          <w:noProof/>
          <w:kern w:val="2"/>
          <w:lang w:eastAsia="nb-NO"/>
          <w14:ligatures w14:val="standardContextual"/>
        </w:rPr>
      </w:pPr>
      <w:r>
        <w:fldChar w:fldCharType="begin"/>
      </w:r>
      <w:r>
        <w:instrText xml:space="preserve"> TOC \h \z \c "Figur" </w:instrText>
      </w:r>
      <w:r>
        <w:fldChar w:fldCharType="separate"/>
      </w:r>
      <w:hyperlink w:anchor="_Toc198045548" w:history="1">
        <w:r w:rsidRPr="000E6687">
          <w:rPr>
            <w:rStyle w:val="Hyperlink"/>
            <w:noProof/>
          </w:rPr>
          <w:t>Figur 1. illustrasjon av scrum prosesse</w:t>
        </w:r>
        <w:r>
          <w:rPr>
            <w:noProof/>
            <w:webHidden/>
          </w:rPr>
          <w:tab/>
        </w:r>
        <w:r>
          <w:rPr>
            <w:noProof/>
            <w:webHidden/>
          </w:rPr>
          <w:fldChar w:fldCharType="begin"/>
        </w:r>
        <w:r>
          <w:rPr>
            <w:noProof/>
            <w:webHidden/>
          </w:rPr>
          <w:instrText xml:space="preserve"> PAGEREF _Toc198045548 \h </w:instrText>
        </w:r>
        <w:r>
          <w:rPr>
            <w:noProof/>
            <w:webHidden/>
          </w:rPr>
        </w:r>
        <w:r>
          <w:rPr>
            <w:noProof/>
            <w:webHidden/>
          </w:rPr>
          <w:fldChar w:fldCharType="separate"/>
        </w:r>
        <w:r w:rsidR="00D33F62">
          <w:rPr>
            <w:noProof/>
            <w:webHidden/>
          </w:rPr>
          <w:t>14</w:t>
        </w:r>
        <w:r>
          <w:rPr>
            <w:noProof/>
            <w:webHidden/>
          </w:rPr>
          <w:fldChar w:fldCharType="end"/>
        </w:r>
      </w:hyperlink>
    </w:p>
    <w:p w14:paraId="4F33DFF0" w14:textId="35A942BF"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49" w:history="1">
        <w:r w:rsidRPr="000E6687">
          <w:rPr>
            <w:rStyle w:val="Hyperlink"/>
            <w:noProof/>
          </w:rPr>
          <w:t>Figur 2. Jira scrum board for siste sprint</w:t>
        </w:r>
        <w:r>
          <w:rPr>
            <w:noProof/>
            <w:webHidden/>
          </w:rPr>
          <w:tab/>
        </w:r>
        <w:r>
          <w:rPr>
            <w:noProof/>
            <w:webHidden/>
          </w:rPr>
          <w:fldChar w:fldCharType="begin"/>
        </w:r>
        <w:r>
          <w:rPr>
            <w:noProof/>
            <w:webHidden/>
          </w:rPr>
          <w:instrText xml:space="preserve"> PAGEREF _Toc198045549 \h </w:instrText>
        </w:r>
        <w:r>
          <w:rPr>
            <w:noProof/>
            <w:webHidden/>
          </w:rPr>
        </w:r>
        <w:r>
          <w:rPr>
            <w:noProof/>
            <w:webHidden/>
          </w:rPr>
          <w:fldChar w:fldCharType="separate"/>
        </w:r>
        <w:r w:rsidR="00D33F62">
          <w:rPr>
            <w:noProof/>
            <w:webHidden/>
          </w:rPr>
          <w:t>16</w:t>
        </w:r>
        <w:r>
          <w:rPr>
            <w:noProof/>
            <w:webHidden/>
          </w:rPr>
          <w:fldChar w:fldCharType="end"/>
        </w:r>
      </w:hyperlink>
    </w:p>
    <w:p w14:paraId="1422D647" w14:textId="750C1D23"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0" w:history="1">
        <w:r w:rsidRPr="000E6687">
          <w:rPr>
            <w:rStyle w:val="Hyperlink"/>
            <w:noProof/>
          </w:rPr>
          <w:t>Figur 3. Utsnitt fra 2 ukers kapasitetsplan sprint 4</w:t>
        </w:r>
        <w:r>
          <w:rPr>
            <w:noProof/>
            <w:webHidden/>
          </w:rPr>
          <w:tab/>
        </w:r>
        <w:r>
          <w:rPr>
            <w:noProof/>
            <w:webHidden/>
          </w:rPr>
          <w:fldChar w:fldCharType="begin"/>
        </w:r>
        <w:r>
          <w:rPr>
            <w:noProof/>
            <w:webHidden/>
          </w:rPr>
          <w:instrText xml:space="preserve"> PAGEREF _Toc198045550 \h </w:instrText>
        </w:r>
        <w:r>
          <w:rPr>
            <w:noProof/>
            <w:webHidden/>
          </w:rPr>
        </w:r>
        <w:r>
          <w:rPr>
            <w:noProof/>
            <w:webHidden/>
          </w:rPr>
          <w:fldChar w:fldCharType="separate"/>
        </w:r>
        <w:r w:rsidR="00D33F62">
          <w:rPr>
            <w:noProof/>
            <w:webHidden/>
          </w:rPr>
          <w:t>18</w:t>
        </w:r>
        <w:r>
          <w:rPr>
            <w:noProof/>
            <w:webHidden/>
          </w:rPr>
          <w:fldChar w:fldCharType="end"/>
        </w:r>
      </w:hyperlink>
    </w:p>
    <w:p w14:paraId="17831E56" w14:textId="2185CD65"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1" w:history="1">
        <w:r w:rsidRPr="000E6687">
          <w:rPr>
            <w:rStyle w:val="Hyperlink"/>
            <w:noProof/>
          </w:rPr>
          <w:t>Figur 4. Risikomatrise</w:t>
        </w:r>
        <w:r>
          <w:rPr>
            <w:noProof/>
            <w:webHidden/>
          </w:rPr>
          <w:tab/>
        </w:r>
        <w:r>
          <w:rPr>
            <w:noProof/>
            <w:webHidden/>
          </w:rPr>
          <w:fldChar w:fldCharType="begin"/>
        </w:r>
        <w:r>
          <w:rPr>
            <w:noProof/>
            <w:webHidden/>
          </w:rPr>
          <w:instrText xml:space="preserve"> PAGEREF _Toc198045551 \h </w:instrText>
        </w:r>
        <w:r>
          <w:rPr>
            <w:noProof/>
            <w:webHidden/>
          </w:rPr>
        </w:r>
        <w:r>
          <w:rPr>
            <w:noProof/>
            <w:webHidden/>
          </w:rPr>
          <w:fldChar w:fldCharType="separate"/>
        </w:r>
        <w:r w:rsidR="00D33F62">
          <w:rPr>
            <w:noProof/>
            <w:webHidden/>
          </w:rPr>
          <w:t>19</w:t>
        </w:r>
        <w:r>
          <w:rPr>
            <w:noProof/>
            <w:webHidden/>
          </w:rPr>
          <w:fldChar w:fldCharType="end"/>
        </w:r>
      </w:hyperlink>
    </w:p>
    <w:p w14:paraId="1C2F9A18" w14:textId="26B94F7F"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2" w:history="1">
        <w:r w:rsidRPr="000E6687">
          <w:rPr>
            <w:rStyle w:val="Hyperlink"/>
            <w:noProof/>
          </w:rPr>
          <w:t>Figur 5. Utsnitt fra risikovurdering</w:t>
        </w:r>
        <w:r>
          <w:rPr>
            <w:noProof/>
            <w:webHidden/>
          </w:rPr>
          <w:tab/>
        </w:r>
        <w:r>
          <w:rPr>
            <w:noProof/>
            <w:webHidden/>
          </w:rPr>
          <w:fldChar w:fldCharType="begin"/>
        </w:r>
        <w:r>
          <w:rPr>
            <w:noProof/>
            <w:webHidden/>
          </w:rPr>
          <w:instrText xml:space="preserve"> PAGEREF _Toc198045552 \h </w:instrText>
        </w:r>
        <w:r>
          <w:rPr>
            <w:noProof/>
            <w:webHidden/>
          </w:rPr>
        </w:r>
        <w:r>
          <w:rPr>
            <w:noProof/>
            <w:webHidden/>
          </w:rPr>
          <w:fldChar w:fldCharType="separate"/>
        </w:r>
        <w:r w:rsidR="00D33F62">
          <w:rPr>
            <w:noProof/>
            <w:webHidden/>
          </w:rPr>
          <w:t>19</w:t>
        </w:r>
        <w:r>
          <w:rPr>
            <w:noProof/>
            <w:webHidden/>
          </w:rPr>
          <w:fldChar w:fldCharType="end"/>
        </w:r>
      </w:hyperlink>
    </w:p>
    <w:p w14:paraId="69373DD1" w14:textId="57A05C45"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3" w:history="1">
        <w:r w:rsidRPr="000E6687">
          <w:rPr>
            <w:rStyle w:val="Hyperlink"/>
            <w:noProof/>
          </w:rPr>
          <w:t>Figur 6. Gruppebilde før RefreshIT</w:t>
        </w:r>
        <w:r>
          <w:rPr>
            <w:noProof/>
            <w:webHidden/>
          </w:rPr>
          <w:tab/>
        </w:r>
        <w:r>
          <w:rPr>
            <w:noProof/>
            <w:webHidden/>
          </w:rPr>
          <w:fldChar w:fldCharType="begin"/>
        </w:r>
        <w:r>
          <w:rPr>
            <w:noProof/>
            <w:webHidden/>
          </w:rPr>
          <w:instrText xml:space="preserve"> PAGEREF _Toc198045553 \h </w:instrText>
        </w:r>
        <w:r>
          <w:rPr>
            <w:noProof/>
            <w:webHidden/>
          </w:rPr>
        </w:r>
        <w:r>
          <w:rPr>
            <w:noProof/>
            <w:webHidden/>
          </w:rPr>
          <w:fldChar w:fldCharType="separate"/>
        </w:r>
        <w:r w:rsidR="00D33F62">
          <w:rPr>
            <w:noProof/>
            <w:webHidden/>
          </w:rPr>
          <w:t>21</w:t>
        </w:r>
        <w:r>
          <w:rPr>
            <w:noProof/>
            <w:webHidden/>
          </w:rPr>
          <w:fldChar w:fldCharType="end"/>
        </w:r>
      </w:hyperlink>
    </w:p>
    <w:p w14:paraId="074B767C" w14:textId="391A3BBF"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4" w:history="1">
        <w:r w:rsidRPr="000E6687">
          <w:rPr>
            <w:rStyle w:val="Hyperlink"/>
            <w:noProof/>
          </w:rPr>
          <w:t>Figur 7. Presentasjon fra Kickoff med Tietoevery</w:t>
        </w:r>
        <w:r>
          <w:rPr>
            <w:noProof/>
            <w:webHidden/>
          </w:rPr>
          <w:tab/>
        </w:r>
        <w:r>
          <w:rPr>
            <w:noProof/>
            <w:webHidden/>
          </w:rPr>
          <w:fldChar w:fldCharType="begin"/>
        </w:r>
        <w:r>
          <w:rPr>
            <w:noProof/>
            <w:webHidden/>
          </w:rPr>
          <w:instrText xml:space="preserve"> PAGEREF _Toc198045554 \h </w:instrText>
        </w:r>
        <w:r>
          <w:rPr>
            <w:noProof/>
            <w:webHidden/>
          </w:rPr>
        </w:r>
        <w:r>
          <w:rPr>
            <w:noProof/>
            <w:webHidden/>
          </w:rPr>
          <w:fldChar w:fldCharType="separate"/>
        </w:r>
        <w:r w:rsidR="00D33F62">
          <w:rPr>
            <w:noProof/>
            <w:webHidden/>
          </w:rPr>
          <w:t>22</w:t>
        </w:r>
        <w:r>
          <w:rPr>
            <w:noProof/>
            <w:webHidden/>
          </w:rPr>
          <w:fldChar w:fldCharType="end"/>
        </w:r>
      </w:hyperlink>
    </w:p>
    <w:p w14:paraId="750D3AAD" w14:textId="584C95DD"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5" w:history="1">
        <w:r w:rsidRPr="000E6687">
          <w:rPr>
            <w:rStyle w:val="Hyperlink"/>
            <w:noProof/>
          </w:rPr>
          <w:t>Figur 8. Den første systemarkitekturen for prosjektet</w:t>
        </w:r>
        <w:r>
          <w:rPr>
            <w:noProof/>
            <w:webHidden/>
          </w:rPr>
          <w:tab/>
        </w:r>
        <w:r>
          <w:rPr>
            <w:noProof/>
            <w:webHidden/>
          </w:rPr>
          <w:fldChar w:fldCharType="begin"/>
        </w:r>
        <w:r>
          <w:rPr>
            <w:noProof/>
            <w:webHidden/>
          </w:rPr>
          <w:instrText xml:space="preserve"> PAGEREF _Toc198045555 \h </w:instrText>
        </w:r>
        <w:r>
          <w:rPr>
            <w:noProof/>
            <w:webHidden/>
          </w:rPr>
        </w:r>
        <w:r>
          <w:rPr>
            <w:noProof/>
            <w:webHidden/>
          </w:rPr>
          <w:fldChar w:fldCharType="separate"/>
        </w:r>
        <w:r w:rsidR="00D33F62">
          <w:rPr>
            <w:noProof/>
            <w:webHidden/>
          </w:rPr>
          <w:t>23</w:t>
        </w:r>
        <w:r>
          <w:rPr>
            <w:noProof/>
            <w:webHidden/>
          </w:rPr>
          <w:fldChar w:fldCharType="end"/>
        </w:r>
      </w:hyperlink>
    </w:p>
    <w:p w14:paraId="1790F191" w14:textId="5804234B"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6" w:history="1">
        <w:r w:rsidRPr="000E6687">
          <w:rPr>
            <w:rStyle w:val="Hyperlink"/>
            <w:noProof/>
          </w:rPr>
          <w:t>Figur 9. Utsnitt av brukerhistorie 1: Henting ab historiske skipsdata innenfor en gitt radius.</w:t>
        </w:r>
        <w:r>
          <w:rPr>
            <w:noProof/>
            <w:webHidden/>
          </w:rPr>
          <w:tab/>
        </w:r>
        <w:r>
          <w:rPr>
            <w:noProof/>
            <w:webHidden/>
          </w:rPr>
          <w:fldChar w:fldCharType="begin"/>
        </w:r>
        <w:r>
          <w:rPr>
            <w:noProof/>
            <w:webHidden/>
          </w:rPr>
          <w:instrText xml:space="preserve"> PAGEREF _Toc198045556 \h </w:instrText>
        </w:r>
        <w:r>
          <w:rPr>
            <w:noProof/>
            <w:webHidden/>
          </w:rPr>
        </w:r>
        <w:r>
          <w:rPr>
            <w:noProof/>
            <w:webHidden/>
          </w:rPr>
          <w:fldChar w:fldCharType="separate"/>
        </w:r>
        <w:r w:rsidR="00D33F62">
          <w:rPr>
            <w:noProof/>
            <w:webHidden/>
          </w:rPr>
          <w:t>26</w:t>
        </w:r>
        <w:r>
          <w:rPr>
            <w:noProof/>
            <w:webHidden/>
          </w:rPr>
          <w:fldChar w:fldCharType="end"/>
        </w:r>
      </w:hyperlink>
    </w:p>
    <w:p w14:paraId="2E8FFEC0" w14:textId="4F5910BF"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7" w:history="1">
        <w:r w:rsidRPr="000E6687">
          <w:rPr>
            <w:rStyle w:val="Hyperlink"/>
            <w:noProof/>
          </w:rPr>
          <w:t>Figur 10. Illustrasjon av Cloud Native arkitekturen (Fishchuck, Vasyuta, 2024)</w:t>
        </w:r>
        <w:r>
          <w:rPr>
            <w:noProof/>
            <w:webHidden/>
          </w:rPr>
          <w:tab/>
        </w:r>
        <w:r>
          <w:rPr>
            <w:noProof/>
            <w:webHidden/>
          </w:rPr>
          <w:fldChar w:fldCharType="begin"/>
        </w:r>
        <w:r>
          <w:rPr>
            <w:noProof/>
            <w:webHidden/>
          </w:rPr>
          <w:instrText xml:space="preserve"> PAGEREF _Toc198045557 \h </w:instrText>
        </w:r>
        <w:r>
          <w:rPr>
            <w:noProof/>
            <w:webHidden/>
          </w:rPr>
        </w:r>
        <w:r>
          <w:rPr>
            <w:noProof/>
            <w:webHidden/>
          </w:rPr>
          <w:fldChar w:fldCharType="separate"/>
        </w:r>
        <w:r w:rsidR="00D33F62">
          <w:rPr>
            <w:noProof/>
            <w:webHidden/>
          </w:rPr>
          <w:t>28</w:t>
        </w:r>
        <w:r>
          <w:rPr>
            <w:noProof/>
            <w:webHidden/>
          </w:rPr>
          <w:fldChar w:fldCharType="end"/>
        </w:r>
      </w:hyperlink>
    </w:p>
    <w:p w14:paraId="652CD2A1" w14:textId="1EC308C7"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8" w:history="1">
        <w:r w:rsidRPr="000E6687">
          <w:rPr>
            <w:rStyle w:val="Hyperlink"/>
            <w:noProof/>
          </w:rPr>
          <w:t>Figur 11. Brukergrensesnittet for å søke etter skip, med felter for dato og radius.</w:t>
        </w:r>
        <w:r>
          <w:rPr>
            <w:noProof/>
            <w:webHidden/>
          </w:rPr>
          <w:tab/>
        </w:r>
        <w:r>
          <w:rPr>
            <w:noProof/>
            <w:webHidden/>
          </w:rPr>
          <w:fldChar w:fldCharType="begin"/>
        </w:r>
        <w:r>
          <w:rPr>
            <w:noProof/>
            <w:webHidden/>
          </w:rPr>
          <w:instrText xml:space="preserve"> PAGEREF _Toc198045558 \h </w:instrText>
        </w:r>
        <w:r>
          <w:rPr>
            <w:noProof/>
            <w:webHidden/>
          </w:rPr>
        </w:r>
        <w:r>
          <w:rPr>
            <w:noProof/>
            <w:webHidden/>
          </w:rPr>
          <w:fldChar w:fldCharType="separate"/>
        </w:r>
        <w:r w:rsidR="00D33F62">
          <w:rPr>
            <w:noProof/>
            <w:webHidden/>
          </w:rPr>
          <w:t>32</w:t>
        </w:r>
        <w:r>
          <w:rPr>
            <w:noProof/>
            <w:webHidden/>
          </w:rPr>
          <w:fldChar w:fldCharType="end"/>
        </w:r>
      </w:hyperlink>
    </w:p>
    <w:p w14:paraId="03996440" w14:textId="6A43781C"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59" w:history="1">
        <w:r w:rsidRPr="000E6687">
          <w:rPr>
            <w:rStyle w:val="Hyperlink"/>
            <w:noProof/>
          </w:rPr>
          <w:t>Figur 12. Overordnet dataflyt for alle løsningsmodellene.</w:t>
        </w:r>
        <w:r>
          <w:rPr>
            <w:noProof/>
            <w:webHidden/>
          </w:rPr>
          <w:tab/>
        </w:r>
        <w:r>
          <w:rPr>
            <w:noProof/>
            <w:webHidden/>
          </w:rPr>
          <w:fldChar w:fldCharType="begin"/>
        </w:r>
        <w:r>
          <w:rPr>
            <w:noProof/>
            <w:webHidden/>
          </w:rPr>
          <w:instrText xml:space="preserve"> PAGEREF _Toc198045559 \h </w:instrText>
        </w:r>
        <w:r>
          <w:rPr>
            <w:noProof/>
            <w:webHidden/>
          </w:rPr>
        </w:r>
        <w:r>
          <w:rPr>
            <w:noProof/>
            <w:webHidden/>
          </w:rPr>
          <w:fldChar w:fldCharType="separate"/>
        </w:r>
        <w:r w:rsidR="00D33F62">
          <w:rPr>
            <w:noProof/>
            <w:webHidden/>
          </w:rPr>
          <w:t>33</w:t>
        </w:r>
        <w:r>
          <w:rPr>
            <w:noProof/>
            <w:webHidden/>
          </w:rPr>
          <w:fldChar w:fldCharType="end"/>
        </w:r>
      </w:hyperlink>
    </w:p>
    <w:p w14:paraId="2EA7A519" w14:textId="40B44073"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0" w:history="1">
        <w:r w:rsidRPr="000E6687">
          <w:rPr>
            <w:rStyle w:val="Hyperlink"/>
            <w:noProof/>
          </w:rPr>
          <w:t>Figur 13. Systemarkitektur for interaktivt søk (fase 1).</w:t>
        </w:r>
        <w:r>
          <w:rPr>
            <w:noProof/>
            <w:webHidden/>
          </w:rPr>
          <w:tab/>
        </w:r>
        <w:r>
          <w:rPr>
            <w:noProof/>
            <w:webHidden/>
          </w:rPr>
          <w:fldChar w:fldCharType="begin"/>
        </w:r>
        <w:r>
          <w:rPr>
            <w:noProof/>
            <w:webHidden/>
          </w:rPr>
          <w:instrText xml:space="preserve"> PAGEREF _Toc198045560 \h </w:instrText>
        </w:r>
        <w:r>
          <w:rPr>
            <w:noProof/>
            <w:webHidden/>
          </w:rPr>
        </w:r>
        <w:r>
          <w:rPr>
            <w:noProof/>
            <w:webHidden/>
          </w:rPr>
          <w:fldChar w:fldCharType="separate"/>
        </w:r>
        <w:r w:rsidR="00D33F62">
          <w:rPr>
            <w:noProof/>
            <w:webHidden/>
          </w:rPr>
          <w:t>34</w:t>
        </w:r>
        <w:r>
          <w:rPr>
            <w:noProof/>
            <w:webHidden/>
          </w:rPr>
          <w:fldChar w:fldCharType="end"/>
        </w:r>
      </w:hyperlink>
    </w:p>
    <w:p w14:paraId="70756C3F" w14:textId="0BC5ADC8"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1" w:history="1">
        <w:r w:rsidRPr="000E6687">
          <w:rPr>
            <w:rStyle w:val="Hyperlink"/>
            <w:noProof/>
          </w:rPr>
          <w:t>Figur 14.  Kartvisning av filtrerte skipsdata, med markører som representerer skip og en rød sirkel som indikerer søkeradius.</w:t>
        </w:r>
        <w:r>
          <w:rPr>
            <w:noProof/>
            <w:webHidden/>
          </w:rPr>
          <w:tab/>
        </w:r>
        <w:r>
          <w:rPr>
            <w:noProof/>
            <w:webHidden/>
          </w:rPr>
          <w:fldChar w:fldCharType="begin"/>
        </w:r>
        <w:r>
          <w:rPr>
            <w:noProof/>
            <w:webHidden/>
          </w:rPr>
          <w:instrText xml:space="preserve"> PAGEREF _Toc198045561 \h </w:instrText>
        </w:r>
        <w:r>
          <w:rPr>
            <w:noProof/>
            <w:webHidden/>
          </w:rPr>
        </w:r>
        <w:r>
          <w:rPr>
            <w:noProof/>
            <w:webHidden/>
          </w:rPr>
          <w:fldChar w:fldCharType="separate"/>
        </w:r>
        <w:r w:rsidR="00D33F62">
          <w:rPr>
            <w:noProof/>
            <w:webHidden/>
          </w:rPr>
          <w:t>34</w:t>
        </w:r>
        <w:r>
          <w:rPr>
            <w:noProof/>
            <w:webHidden/>
          </w:rPr>
          <w:fldChar w:fldCharType="end"/>
        </w:r>
      </w:hyperlink>
    </w:p>
    <w:p w14:paraId="63C6A79E" w14:textId="13302232"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2" w:history="1">
        <w:r w:rsidRPr="000E6687">
          <w:rPr>
            <w:rStyle w:val="Hyperlink"/>
            <w:noProof/>
          </w:rPr>
          <w:t>Figur 15. Videreutviklet systemarkitektur for automatisert strømming (fase 2).</w:t>
        </w:r>
        <w:r>
          <w:rPr>
            <w:noProof/>
            <w:webHidden/>
          </w:rPr>
          <w:tab/>
        </w:r>
        <w:r>
          <w:rPr>
            <w:noProof/>
            <w:webHidden/>
          </w:rPr>
          <w:fldChar w:fldCharType="begin"/>
        </w:r>
        <w:r>
          <w:rPr>
            <w:noProof/>
            <w:webHidden/>
          </w:rPr>
          <w:instrText xml:space="preserve"> PAGEREF _Toc198045562 \h </w:instrText>
        </w:r>
        <w:r>
          <w:rPr>
            <w:noProof/>
            <w:webHidden/>
          </w:rPr>
        </w:r>
        <w:r>
          <w:rPr>
            <w:noProof/>
            <w:webHidden/>
          </w:rPr>
          <w:fldChar w:fldCharType="separate"/>
        </w:r>
        <w:r w:rsidR="00D33F62">
          <w:rPr>
            <w:noProof/>
            <w:webHidden/>
          </w:rPr>
          <w:t>35</w:t>
        </w:r>
        <w:r>
          <w:rPr>
            <w:noProof/>
            <w:webHidden/>
          </w:rPr>
          <w:fldChar w:fldCharType="end"/>
        </w:r>
      </w:hyperlink>
    </w:p>
    <w:p w14:paraId="5719469E" w14:textId="6ABC8C31"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3" w:history="1">
        <w:r w:rsidRPr="000E6687">
          <w:rPr>
            <w:rStyle w:val="Hyperlink"/>
            <w:noProof/>
          </w:rPr>
          <w:t>Figur 16. Systemarkitektur for Geopandas ved bruk av AR50-data</w:t>
        </w:r>
        <w:r>
          <w:rPr>
            <w:noProof/>
            <w:webHidden/>
          </w:rPr>
          <w:tab/>
        </w:r>
        <w:r>
          <w:rPr>
            <w:noProof/>
            <w:webHidden/>
          </w:rPr>
          <w:fldChar w:fldCharType="begin"/>
        </w:r>
        <w:r>
          <w:rPr>
            <w:noProof/>
            <w:webHidden/>
          </w:rPr>
          <w:instrText xml:space="preserve"> PAGEREF _Toc198045563 \h </w:instrText>
        </w:r>
        <w:r>
          <w:rPr>
            <w:noProof/>
            <w:webHidden/>
          </w:rPr>
        </w:r>
        <w:r>
          <w:rPr>
            <w:noProof/>
            <w:webHidden/>
          </w:rPr>
          <w:fldChar w:fldCharType="separate"/>
        </w:r>
        <w:r w:rsidR="00D33F62">
          <w:rPr>
            <w:noProof/>
            <w:webHidden/>
          </w:rPr>
          <w:t>36</w:t>
        </w:r>
        <w:r>
          <w:rPr>
            <w:noProof/>
            <w:webHidden/>
          </w:rPr>
          <w:fldChar w:fldCharType="end"/>
        </w:r>
      </w:hyperlink>
    </w:p>
    <w:p w14:paraId="7FB6FCA7" w14:textId="6BF25B84"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4" w:history="1">
        <w:r w:rsidRPr="000E6687">
          <w:rPr>
            <w:rStyle w:val="Hyperlink"/>
            <w:noProof/>
          </w:rPr>
          <w:t>Figur 17. kart et resultat av brukerhistorie 1 for AR50-data med Geopandas</w:t>
        </w:r>
        <w:r>
          <w:rPr>
            <w:noProof/>
            <w:webHidden/>
          </w:rPr>
          <w:tab/>
        </w:r>
        <w:r>
          <w:rPr>
            <w:noProof/>
            <w:webHidden/>
          </w:rPr>
          <w:fldChar w:fldCharType="begin"/>
        </w:r>
        <w:r>
          <w:rPr>
            <w:noProof/>
            <w:webHidden/>
          </w:rPr>
          <w:instrText xml:space="preserve"> PAGEREF _Toc198045564 \h </w:instrText>
        </w:r>
        <w:r>
          <w:rPr>
            <w:noProof/>
            <w:webHidden/>
          </w:rPr>
        </w:r>
        <w:r>
          <w:rPr>
            <w:noProof/>
            <w:webHidden/>
          </w:rPr>
          <w:fldChar w:fldCharType="separate"/>
        </w:r>
        <w:r w:rsidR="00D33F62">
          <w:rPr>
            <w:noProof/>
            <w:webHidden/>
          </w:rPr>
          <w:t>36</w:t>
        </w:r>
        <w:r>
          <w:rPr>
            <w:noProof/>
            <w:webHidden/>
          </w:rPr>
          <w:fldChar w:fldCharType="end"/>
        </w:r>
      </w:hyperlink>
    </w:p>
    <w:p w14:paraId="2A078A08" w14:textId="649A4881"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5" w:history="1">
        <w:r w:rsidRPr="000E6687">
          <w:rPr>
            <w:rStyle w:val="Hyperlink"/>
            <w:noProof/>
          </w:rPr>
          <w:t>Figur 18. Kart som et resultat av brukerhistorie 2 for AR50-data med Geopandas</w:t>
        </w:r>
        <w:r>
          <w:rPr>
            <w:noProof/>
            <w:webHidden/>
          </w:rPr>
          <w:tab/>
        </w:r>
        <w:r>
          <w:rPr>
            <w:noProof/>
            <w:webHidden/>
          </w:rPr>
          <w:fldChar w:fldCharType="begin"/>
        </w:r>
        <w:r>
          <w:rPr>
            <w:noProof/>
            <w:webHidden/>
          </w:rPr>
          <w:instrText xml:space="preserve"> PAGEREF _Toc198045565 \h </w:instrText>
        </w:r>
        <w:r>
          <w:rPr>
            <w:noProof/>
            <w:webHidden/>
          </w:rPr>
        </w:r>
        <w:r>
          <w:rPr>
            <w:noProof/>
            <w:webHidden/>
          </w:rPr>
          <w:fldChar w:fldCharType="separate"/>
        </w:r>
        <w:r w:rsidR="00D33F62">
          <w:rPr>
            <w:noProof/>
            <w:webHidden/>
          </w:rPr>
          <w:t>36</w:t>
        </w:r>
        <w:r>
          <w:rPr>
            <w:noProof/>
            <w:webHidden/>
          </w:rPr>
          <w:fldChar w:fldCharType="end"/>
        </w:r>
      </w:hyperlink>
    </w:p>
    <w:p w14:paraId="7E471604" w14:textId="5B894B72"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6" w:history="1">
        <w:r w:rsidRPr="000E6687">
          <w:rPr>
            <w:rStyle w:val="Hyperlink"/>
            <w:noProof/>
          </w:rPr>
          <w:t>Figur 19. Systemarkitektur for DuckDB ved bruk av AIS-data</w:t>
        </w:r>
        <w:r>
          <w:rPr>
            <w:noProof/>
            <w:webHidden/>
          </w:rPr>
          <w:tab/>
        </w:r>
        <w:r>
          <w:rPr>
            <w:noProof/>
            <w:webHidden/>
          </w:rPr>
          <w:fldChar w:fldCharType="begin"/>
        </w:r>
        <w:r>
          <w:rPr>
            <w:noProof/>
            <w:webHidden/>
          </w:rPr>
          <w:instrText xml:space="preserve"> PAGEREF _Toc198045566 \h </w:instrText>
        </w:r>
        <w:r>
          <w:rPr>
            <w:noProof/>
            <w:webHidden/>
          </w:rPr>
        </w:r>
        <w:r>
          <w:rPr>
            <w:noProof/>
            <w:webHidden/>
          </w:rPr>
          <w:fldChar w:fldCharType="separate"/>
        </w:r>
        <w:r w:rsidR="00D33F62">
          <w:rPr>
            <w:noProof/>
            <w:webHidden/>
          </w:rPr>
          <w:t>38</w:t>
        </w:r>
        <w:r>
          <w:rPr>
            <w:noProof/>
            <w:webHidden/>
          </w:rPr>
          <w:fldChar w:fldCharType="end"/>
        </w:r>
      </w:hyperlink>
    </w:p>
    <w:p w14:paraId="082491BD" w14:textId="18D74B8D"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7" w:history="1">
        <w:r w:rsidRPr="000E6687">
          <w:rPr>
            <w:rStyle w:val="Hyperlink"/>
            <w:noProof/>
          </w:rPr>
          <w:t>Figur 20. Kart som et resultat av brukerhistorie 1</w:t>
        </w:r>
        <w:r>
          <w:rPr>
            <w:noProof/>
            <w:webHidden/>
          </w:rPr>
          <w:tab/>
        </w:r>
        <w:r>
          <w:rPr>
            <w:noProof/>
            <w:webHidden/>
          </w:rPr>
          <w:fldChar w:fldCharType="begin"/>
        </w:r>
        <w:r>
          <w:rPr>
            <w:noProof/>
            <w:webHidden/>
          </w:rPr>
          <w:instrText xml:space="preserve"> PAGEREF _Toc198045567 \h </w:instrText>
        </w:r>
        <w:r>
          <w:rPr>
            <w:noProof/>
            <w:webHidden/>
          </w:rPr>
        </w:r>
        <w:r>
          <w:rPr>
            <w:noProof/>
            <w:webHidden/>
          </w:rPr>
          <w:fldChar w:fldCharType="separate"/>
        </w:r>
        <w:r w:rsidR="00D33F62">
          <w:rPr>
            <w:noProof/>
            <w:webHidden/>
          </w:rPr>
          <w:t>38</w:t>
        </w:r>
        <w:r>
          <w:rPr>
            <w:noProof/>
            <w:webHidden/>
          </w:rPr>
          <w:fldChar w:fldCharType="end"/>
        </w:r>
      </w:hyperlink>
    </w:p>
    <w:p w14:paraId="7DF7C3EB" w14:textId="67D64338"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8" w:history="1">
        <w:r w:rsidRPr="000E6687">
          <w:rPr>
            <w:rStyle w:val="Hyperlink"/>
            <w:noProof/>
          </w:rPr>
          <w:t>Figur 21. Kart som et resultat av brukerhistorie 2</w:t>
        </w:r>
        <w:r>
          <w:rPr>
            <w:noProof/>
            <w:webHidden/>
          </w:rPr>
          <w:tab/>
        </w:r>
        <w:r>
          <w:rPr>
            <w:noProof/>
            <w:webHidden/>
          </w:rPr>
          <w:fldChar w:fldCharType="begin"/>
        </w:r>
        <w:r>
          <w:rPr>
            <w:noProof/>
            <w:webHidden/>
          </w:rPr>
          <w:instrText xml:space="preserve"> PAGEREF _Toc198045568 \h </w:instrText>
        </w:r>
        <w:r>
          <w:rPr>
            <w:noProof/>
            <w:webHidden/>
          </w:rPr>
        </w:r>
        <w:r>
          <w:rPr>
            <w:noProof/>
            <w:webHidden/>
          </w:rPr>
          <w:fldChar w:fldCharType="separate"/>
        </w:r>
        <w:r w:rsidR="00D33F62">
          <w:rPr>
            <w:noProof/>
            <w:webHidden/>
          </w:rPr>
          <w:t>39</w:t>
        </w:r>
        <w:r>
          <w:rPr>
            <w:noProof/>
            <w:webHidden/>
          </w:rPr>
          <w:fldChar w:fldCharType="end"/>
        </w:r>
      </w:hyperlink>
    </w:p>
    <w:p w14:paraId="2523FA6B" w14:textId="4ECA8590"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69" w:history="1">
        <w:r w:rsidRPr="000E6687">
          <w:rPr>
            <w:rStyle w:val="Hyperlink"/>
            <w:noProof/>
          </w:rPr>
          <w:t>Figur 22. Systemarkitektur for DuckDB ved bruk av AR50-data</w:t>
        </w:r>
        <w:r>
          <w:rPr>
            <w:noProof/>
            <w:webHidden/>
          </w:rPr>
          <w:tab/>
        </w:r>
        <w:r>
          <w:rPr>
            <w:noProof/>
            <w:webHidden/>
          </w:rPr>
          <w:fldChar w:fldCharType="begin"/>
        </w:r>
        <w:r>
          <w:rPr>
            <w:noProof/>
            <w:webHidden/>
          </w:rPr>
          <w:instrText xml:space="preserve"> PAGEREF _Toc198045569 \h </w:instrText>
        </w:r>
        <w:r>
          <w:rPr>
            <w:noProof/>
            <w:webHidden/>
          </w:rPr>
        </w:r>
        <w:r>
          <w:rPr>
            <w:noProof/>
            <w:webHidden/>
          </w:rPr>
          <w:fldChar w:fldCharType="separate"/>
        </w:r>
        <w:r w:rsidR="00D33F62">
          <w:rPr>
            <w:noProof/>
            <w:webHidden/>
          </w:rPr>
          <w:t>39</w:t>
        </w:r>
        <w:r>
          <w:rPr>
            <w:noProof/>
            <w:webHidden/>
          </w:rPr>
          <w:fldChar w:fldCharType="end"/>
        </w:r>
      </w:hyperlink>
    </w:p>
    <w:p w14:paraId="704AB203" w14:textId="2E897370"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0" w:history="1">
        <w:r w:rsidRPr="000E6687">
          <w:rPr>
            <w:rStyle w:val="Hyperlink"/>
            <w:noProof/>
          </w:rPr>
          <w:t>Figur 23. Interaktivt kart over treslagsfordeling innenfor 500m buffer</w:t>
        </w:r>
        <w:r>
          <w:rPr>
            <w:noProof/>
            <w:webHidden/>
          </w:rPr>
          <w:tab/>
        </w:r>
        <w:r>
          <w:rPr>
            <w:noProof/>
            <w:webHidden/>
          </w:rPr>
          <w:fldChar w:fldCharType="begin"/>
        </w:r>
        <w:r>
          <w:rPr>
            <w:noProof/>
            <w:webHidden/>
          </w:rPr>
          <w:instrText xml:space="preserve"> PAGEREF _Toc198045570 \h </w:instrText>
        </w:r>
        <w:r>
          <w:rPr>
            <w:noProof/>
            <w:webHidden/>
          </w:rPr>
        </w:r>
        <w:r>
          <w:rPr>
            <w:noProof/>
            <w:webHidden/>
          </w:rPr>
          <w:fldChar w:fldCharType="separate"/>
        </w:r>
        <w:r w:rsidR="00D33F62">
          <w:rPr>
            <w:noProof/>
            <w:webHidden/>
          </w:rPr>
          <w:t>40</w:t>
        </w:r>
        <w:r>
          <w:rPr>
            <w:noProof/>
            <w:webHidden/>
          </w:rPr>
          <w:fldChar w:fldCharType="end"/>
        </w:r>
      </w:hyperlink>
    </w:p>
    <w:p w14:paraId="7C9C0071" w14:textId="28B27506"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1" w:history="1">
        <w:r w:rsidRPr="000E6687">
          <w:rPr>
            <w:rStyle w:val="Hyperlink"/>
            <w:noProof/>
          </w:rPr>
          <w:t>Figur 24. Interaktivt kart over de ti første bebyggelsespolygonene</w:t>
        </w:r>
        <w:r>
          <w:rPr>
            <w:noProof/>
            <w:webHidden/>
          </w:rPr>
          <w:tab/>
        </w:r>
        <w:r>
          <w:rPr>
            <w:noProof/>
            <w:webHidden/>
          </w:rPr>
          <w:fldChar w:fldCharType="begin"/>
        </w:r>
        <w:r>
          <w:rPr>
            <w:noProof/>
            <w:webHidden/>
          </w:rPr>
          <w:instrText xml:space="preserve"> PAGEREF _Toc198045571 \h </w:instrText>
        </w:r>
        <w:r>
          <w:rPr>
            <w:noProof/>
            <w:webHidden/>
          </w:rPr>
        </w:r>
        <w:r>
          <w:rPr>
            <w:noProof/>
            <w:webHidden/>
          </w:rPr>
          <w:fldChar w:fldCharType="separate"/>
        </w:r>
        <w:r w:rsidR="00D33F62">
          <w:rPr>
            <w:noProof/>
            <w:webHidden/>
          </w:rPr>
          <w:t>40</w:t>
        </w:r>
        <w:r>
          <w:rPr>
            <w:noProof/>
            <w:webHidden/>
          </w:rPr>
          <w:fldChar w:fldCharType="end"/>
        </w:r>
      </w:hyperlink>
    </w:p>
    <w:p w14:paraId="07C9E9DD" w14:textId="751A3BE1"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2" w:history="1">
        <w:r w:rsidRPr="000E6687">
          <w:rPr>
            <w:rStyle w:val="Hyperlink"/>
            <w:noProof/>
          </w:rPr>
          <w:t>Figur 25. Systemarkitektur for behandling og lagre av data.  </w:t>
        </w:r>
        <w:r>
          <w:rPr>
            <w:noProof/>
            <w:webHidden/>
          </w:rPr>
          <w:tab/>
        </w:r>
        <w:r>
          <w:rPr>
            <w:noProof/>
            <w:webHidden/>
          </w:rPr>
          <w:fldChar w:fldCharType="begin"/>
        </w:r>
        <w:r>
          <w:rPr>
            <w:noProof/>
            <w:webHidden/>
          </w:rPr>
          <w:instrText xml:space="preserve"> PAGEREF _Toc198045572 \h </w:instrText>
        </w:r>
        <w:r>
          <w:rPr>
            <w:noProof/>
            <w:webHidden/>
          </w:rPr>
        </w:r>
        <w:r>
          <w:rPr>
            <w:noProof/>
            <w:webHidden/>
          </w:rPr>
          <w:fldChar w:fldCharType="separate"/>
        </w:r>
        <w:r w:rsidR="00D33F62">
          <w:rPr>
            <w:noProof/>
            <w:webHidden/>
          </w:rPr>
          <w:t>41</w:t>
        </w:r>
        <w:r>
          <w:rPr>
            <w:noProof/>
            <w:webHidden/>
          </w:rPr>
          <w:fldChar w:fldCharType="end"/>
        </w:r>
      </w:hyperlink>
    </w:p>
    <w:p w14:paraId="681D6BAB" w14:textId="3CB771AD"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3" w:history="1">
        <w:r w:rsidRPr="000E6687">
          <w:rPr>
            <w:rStyle w:val="Hyperlink"/>
            <w:noProof/>
          </w:rPr>
          <w:t>Figur 26. Systemarkitektur for utføring av brukerhistoriene</w:t>
        </w:r>
        <w:r>
          <w:rPr>
            <w:noProof/>
            <w:webHidden/>
          </w:rPr>
          <w:tab/>
        </w:r>
        <w:r>
          <w:rPr>
            <w:noProof/>
            <w:webHidden/>
          </w:rPr>
          <w:fldChar w:fldCharType="begin"/>
        </w:r>
        <w:r>
          <w:rPr>
            <w:noProof/>
            <w:webHidden/>
          </w:rPr>
          <w:instrText xml:space="preserve"> PAGEREF _Toc198045573 \h </w:instrText>
        </w:r>
        <w:r>
          <w:rPr>
            <w:noProof/>
            <w:webHidden/>
          </w:rPr>
        </w:r>
        <w:r>
          <w:rPr>
            <w:noProof/>
            <w:webHidden/>
          </w:rPr>
          <w:fldChar w:fldCharType="separate"/>
        </w:r>
        <w:r w:rsidR="00D33F62">
          <w:rPr>
            <w:noProof/>
            <w:webHidden/>
          </w:rPr>
          <w:t>42</w:t>
        </w:r>
        <w:r>
          <w:rPr>
            <w:noProof/>
            <w:webHidden/>
          </w:rPr>
          <w:fldChar w:fldCharType="end"/>
        </w:r>
      </w:hyperlink>
    </w:p>
    <w:p w14:paraId="4BB87BA7" w14:textId="1A89A48C"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4" w:history="1">
        <w:r w:rsidRPr="000E6687">
          <w:rPr>
            <w:rStyle w:val="Hyperlink"/>
            <w:noProof/>
          </w:rPr>
          <w:t>Figur 27. Skip som befant seg innenfor en bestemt buffersone rundt et valgt punkt på kartet.</w:t>
        </w:r>
        <w:r>
          <w:rPr>
            <w:noProof/>
            <w:webHidden/>
          </w:rPr>
          <w:tab/>
        </w:r>
        <w:r>
          <w:rPr>
            <w:noProof/>
            <w:webHidden/>
          </w:rPr>
          <w:fldChar w:fldCharType="begin"/>
        </w:r>
        <w:r>
          <w:rPr>
            <w:noProof/>
            <w:webHidden/>
          </w:rPr>
          <w:instrText xml:space="preserve"> PAGEREF _Toc198045574 \h </w:instrText>
        </w:r>
        <w:r>
          <w:rPr>
            <w:noProof/>
            <w:webHidden/>
          </w:rPr>
          <w:fldChar w:fldCharType="separate"/>
        </w:r>
        <w:r w:rsidR="00D33F62">
          <w:rPr>
            <w:b/>
            <w:bCs/>
            <w:noProof/>
            <w:webHidden/>
            <w:lang w:val="en-US"/>
          </w:rPr>
          <w:t>Error! Bookmark not defined.</w:t>
        </w:r>
        <w:r>
          <w:rPr>
            <w:noProof/>
            <w:webHidden/>
          </w:rPr>
          <w:fldChar w:fldCharType="end"/>
        </w:r>
      </w:hyperlink>
    </w:p>
    <w:p w14:paraId="7F6C8B28" w14:textId="48DC318F" w:rsidR="0015229A" w:rsidRDefault="0015229A">
      <w:pPr>
        <w:pStyle w:val="TableofFigures"/>
        <w:tabs>
          <w:tab w:val="right" w:leader="dot" w:pos="9350"/>
        </w:tabs>
        <w:rPr>
          <w:rFonts w:asciiTheme="minorHAnsi" w:hAnsiTheme="minorHAnsi"/>
          <w:noProof/>
          <w:kern w:val="2"/>
          <w:lang w:eastAsia="nb-NO"/>
          <w14:ligatures w14:val="standardContextual"/>
        </w:rPr>
      </w:pPr>
      <w:hyperlink w:anchor="_Toc198045575" w:history="1">
        <w:r w:rsidRPr="000E6687">
          <w:rPr>
            <w:rStyle w:val="Hyperlink"/>
            <w:noProof/>
          </w:rPr>
          <w:t>Figur 28. Valg av en spesifikk skipstype innenfor et tidsintervall innenfor et avgrenset område (buffer).</w:t>
        </w:r>
        <w:r>
          <w:rPr>
            <w:noProof/>
            <w:webHidden/>
          </w:rPr>
          <w:tab/>
        </w:r>
        <w:r>
          <w:rPr>
            <w:noProof/>
            <w:webHidden/>
          </w:rPr>
          <w:fldChar w:fldCharType="begin"/>
        </w:r>
        <w:r>
          <w:rPr>
            <w:noProof/>
            <w:webHidden/>
          </w:rPr>
          <w:instrText xml:space="preserve"> PAGEREF _Toc198045575 \h </w:instrText>
        </w:r>
        <w:r>
          <w:rPr>
            <w:noProof/>
            <w:webHidden/>
          </w:rPr>
        </w:r>
        <w:r>
          <w:rPr>
            <w:noProof/>
            <w:webHidden/>
          </w:rPr>
          <w:fldChar w:fldCharType="separate"/>
        </w:r>
        <w:r w:rsidR="00D33F62">
          <w:rPr>
            <w:noProof/>
            <w:webHidden/>
          </w:rPr>
          <w:t>43</w:t>
        </w:r>
        <w:r>
          <w:rPr>
            <w:noProof/>
            <w:webHidden/>
          </w:rPr>
          <w:fldChar w:fldCharType="end"/>
        </w:r>
      </w:hyperlink>
    </w:p>
    <w:p w14:paraId="26C79D23" w14:textId="02238767" w:rsidR="00437FAA" w:rsidRPr="001308F7" w:rsidRDefault="0015229A" w:rsidP="00437FAA">
      <w:pPr>
        <w:pStyle w:val="TOC1"/>
        <w:tabs>
          <w:tab w:val="left" w:pos="480"/>
          <w:tab w:val="right" w:leader="dot" w:pos="9350"/>
        </w:tabs>
      </w:pPr>
      <w:r>
        <w:fldChar w:fldCharType="end"/>
      </w:r>
    </w:p>
    <w:p w14:paraId="628085E3" w14:textId="20C69430" w:rsidR="00437FAA" w:rsidRPr="001308F7" w:rsidRDefault="00437FAA" w:rsidP="00437FAA">
      <w:pPr>
        <w:pStyle w:val="TOC1"/>
        <w:tabs>
          <w:tab w:val="left" w:pos="480"/>
          <w:tab w:val="right" w:leader="dot" w:pos="9350"/>
        </w:tabs>
        <w:rPr>
          <w:rFonts w:eastAsiaTheme="majorEastAsia" w:cstheme="majorBidi"/>
          <w:b/>
          <w:sz w:val="40"/>
          <w:szCs w:val="40"/>
        </w:rPr>
      </w:pPr>
      <w:r w:rsidRPr="001308F7">
        <w:rPr>
          <w:rFonts w:eastAsiaTheme="majorEastAsia" w:cstheme="majorBidi"/>
          <w:b/>
          <w:sz w:val="40"/>
          <w:szCs w:val="40"/>
        </w:rPr>
        <w:t>Tabell liste</w:t>
      </w:r>
    </w:p>
    <w:p w14:paraId="56444460" w14:textId="5EF0D54E" w:rsidR="00176D22" w:rsidRDefault="00437FAA">
      <w:pPr>
        <w:pStyle w:val="TableofFigures"/>
        <w:tabs>
          <w:tab w:val="right" w:leader="dot" w:pos="9350"/>
        </w:tabs>
        <w:rPr>
          <w:rFonts w:asciiTheme="minorHAnsi" w:hAnsiTheme="minorHAnsi"/>
          <w:noProof/>
          <w:kern w:val="2"/>
          <w:lang w:eastAsia="nb-NO"/>
          <w14:ligatures w14:val="standardContextual"/>
        </w:rPr>
      </w:pPr>
      <w:r w:rsidRPr="001308F7">
        <w:fldChar w:fldCharType="begin"/>
      </w:r>
      <w:r w:rsidRPr="001308F7">
        <w:instrText xml:space="preserve"> TOC \h \z \c "Tabell" </w:instrText>
      </w:r>
      <w:r w:rsidRPr="001308F7">
        <w:fldChar w:fldCharType="separate"/>
      </w:r>
      <w:hyperlink w:anchor="_Toc198041021" w:history="1">
        <w:r w:rsidR="00176D22" w:rsidRPr="00F522F8">
          <w:rPr>
            <w:rStyle w:val="Hyperlink"/>
            <w:noProof/>
          </w:rPr>
          <w:t>Tabell 1. Oversikt over veilederne</w:t>
        </w:r>
        <w:r w:rsidR="00176D22">
          <w:rPr>
            <w:noProof/>
            <w:webHidden/>
          </w:rPr>
          <w:tab/>
        </w:r>
        <w:r w:rsidR="00176D22">
          <w:rPr>
            <w:noProof/>
            <w:webHidden/>
          </w:rPr>
          <w:fldChar w:fldCharType="begin"/>
        </w:r>
        <w:r w:rsidR="00176D22">
          <w:rPr>
            <w:noProof/>
            <w:webHidden/>
          </w:rPr>
          <w:instrText xml:space="preserve"> PAGEREF _Toc198041021 \h </w:instrText>
        </w:r>
        <w:r w:rsidR="00176D22">
          <w:rPr>
            <w:noProof/>
            <w:webHidden/>
          </w:rPr>
        </w:r>
        <w:r w:rsidR="00176D22">
          <w:rPr>
            <w:noProof/>
            <w:webHidden/>
          </w:rPr>
          <w:fldChar w:fldCharType="separate"/>
        </w:r>
        <w:r w:rsidR="00D33F62">
          <w:rPr>
            <w:noProof/>
            <w:webHidden/>
          </w:rPr>
          <w:t>10</w:t>
        </w:r>
        <w:r w:rsidR="00176D22">
          <w:rPr>
            <w:noProof/>
            <w:webHidden/>
          </w:rPr>
          <w:fldChar w:fldCharType="end"/>
        </w:r>
      </w:hyperlink>
    </w:p>
    <w:p w14:paraId="1400028D" w14:textId="5F63DA62" w:rsidR="00176D22" w:rsidRDefault="00176D22">
      <w:pPr>
        <w:pStyle w:val="TableofFigures"/>
        <w:tabs>
          <w:tab w:val="right" w:leader="dot" w:pos="9350"/>
        </w:tabs>
        <w:rPr>
          <w:rFonts w:asciiTheme="minorHAnsi" w:hAnsiTheme="minorHAnsi"/>
          <w:noProof/>
          <w:kern w:val="2"/>
          <w:lang w:eastAsia="nb-NO"/>
          <w14:ligatures w14:val="standardContextual"/>
        </w:rPr>
      </w:pPr>
      <w:hyperlink w:anchor="_Toc198041022" w:history="1">
        <w:r w:rsidRPr="00F522F8">
          <w:rPr>
            <w:rStyle w:val="Hyperlink"/>
            <w:noProof/>
          </w:rPr>
          <w:t>Tabell 2. Oversikt over roller og ansvarsområder</w:t>
        </w:r>
        <w:r>
          <w:rPr>
            <w:noProof/>
            <w:webHidden/>
          </w:rPr>
          <w:tab/>
        </w:r>
        <w:r>
          <w:rPr>
            <w:noProof/>
            <w:webHidden/>
          </w:rPr>
          <w:fldChar w:fldCharType="begin"/>
        </w:r>
        <w:r>
          <w:rPr>
            <w:noProof/>
            <w:webHidden/>
          </w:rPr>
          <w:instrText xml:space="preserve"> PAGEREF _Toc198041022 \h </w:instrText>
        </w:r>
        <w:r>
          <w:rPr>
            <w:noProof/>
            <w:webHidden/>
          </w:rPr>
        </w:r>
        <w:r>
          <w:rPr>
            <w:noProof/>
            <w:webHidden/>
          </w:rPr>
          <w:fldChar w:fldCharType="separate"/>
        </w:r>
        <w:r w:rsidR="00D33F62">
          <w:rPr>
            <w:noProof/>
            <w:webHidden/>
          </w:rPr>
          <w:t>20</w:t>
        </w:r>
        <w:r>
          <w:rPr>
            <w:noProof/>
            <w:webHidden/>
          </w:rPr>
          <w:fldChar w:fldCharType="end"/>
        </w:r>
      </w:hyperlink>
    </w:p>
    <w:p w14:paraId="2BC88424" w14:textId="5F6E8F5F" w:rsidR="00437FAA" w:rsidRPr="001308F7" w:rsidRDefault="00437FAA" w:rsidP="00437FAA">
      <w:r w:rsidRPr="001308F7">
        <w:fldChar w:fldCharType="end"/>
      </w:r>
    </w:p>
    <w:p w14:paraId="1BA111F7" w14:textId="77777777" w:rsidR="00437FAA" w:rsidRPr="001308F7" w:rsidRDefault="00437FAA" w:rsidP="00437FAA"/>
    <w:p w14:paraId="029DE4B8" w14:textId="779D4AF3" w:rsidR="00052589" w:rsidRPr="001308F7" w:rsidRDefault="00052589" w:rsidP="00052589"/>
    <w:p w14:paraId="5DB5F01C" w14:textId="3C453959" w:rsidR="0003463A" w:rsidRPr="001308F7" w:rsidRDefault="0003463A">
      <w:pPr>
        <w:spacing w:before="0" w:after="160"/>
        <w:rPr>
          <w:rFonts w:eastAsiaTheme="majorEastAsia" w:cstheme="majorBidi"/>
          <w:b/>
        </w:rPr>
      </w:pPr>
      <w:r w:rsidRPr="001308F7">
        <w:rPr>
          <w:rFonts w:eastAsiaTheme="majorEastAsia" w:cstheme="majorBidi"/>
          <w:b/>
        </w:rPr>
        <w:br w:type="page"/>
      </w:r>
    </w:p>
    <w:p w14:paraId="5DBF980F" w14:textId="57C45037" w:rsidR="00D642FE" w:rsidRPr="001308F7" w:rsidRDefault="00D642FE" w:rsidP="00D642FE">
      <w:pPr>
        <w:pStyle w:val="Heading1"/>
        <w:rPr>
          <w:lang w:val="nb-NO"/>
        </w:rPr>
      </w:pPr>
      <w:bookmarkStart w:id="1" w:name="_Toc198047515"/>
      <w:r w:rsidRPr="001308F7">
        <w:rPr>
          <w:lang w:val="nb-NO"/>
        </w:rPr>
        <w:lastRenderedPageBreak/>
        <w:t>Introduksjon</w:t>
      </w:r>
      <w:bookmarkEnd w:id="1"/>
      <w:r w:rsidRPr="001308F7">
        <w:rPr>
          <w:lang w:val="nb-NO"/>
        </w:rPr>
        <w:t> </w:t>
      </w:r>
    </w:p>
    <w:p w14:paraId="2776ECF3" w14:textId="3F375FFF" w:rsidR="00D642FE" w:rsidRPr="001308F7" w:rsidRDefault="00D642FE" w:rsidP="0088568B">
      <w:pPr>
        <w:spacing w:line="240" w:lineRule="auto"/>
      </w:pPr>
      <w:r w:rsidRPr="001308F7">
        <w:t xml:space="preserve">Denne bachelorrapporten er utarbeidet som en del av emnene IS-304 og IS-305 i det avsluttende semesteret av bachelorstudiet i IT og informasjonssystemer (BACIT) ved Universitetet i Agder (UiA). Prosjektet ble gjennomført i samarbeid med UiA, Kartverket, Tietoevry og Norkart, og inngår i KartAI, som er et samarbeidsprosjekt mellom Kristiansand kommune (prosjekteier), Kartverket, Norkart og UiA </w:t>
      </w:r>
      <w:r w:rsidR="00F304AF" w:rsidRPr="001308F7">
        <w:fldChar w:fldCharType="begin"/>
      </w:r>
      <w:r w:rsidR="00F304AF" w:rsidRPr="001308F7">
        <w:instrText xml:space="preserve"> ADDIN EN.CITE &lt;EndNote&gt;&lt;Cite&gt;&lt;Author&gt;KartAi&lt;/Author&gt;&lt;Year&gt;u.å.&lt;/Year&gt;&lt;RecNum&gt;57&lt;/RecNum&gt;&lt;DisplayText&gt;(KartAi, u.å.)&lt;/DisplayText&gt;&lt;record&gt;&lt;rec-number&gt;57&lt;/rec-number&gt;&lt;foreign-keys&gt;&lt;key app="EN" db-id="vtxstr9xi5pdw2eatwtxpvaqz5z50zdfwtzx" timestamp="1746199196"&gt;57&lt;/key&gt;&lt;/foreign-keys&gt;&lt;ref-type name="Web Page"&gt;12&lt;/ref-type&gt;&lt;contributors&gt;&lt;authors&gt;&lt;author&gt;KartAi&lt;/author&gt;&lt;/authors&gt;&lt;/contributors&gt;&lt;titles&gt;&lt;title&gt;Om KartAi&lt;/title&gt;&lt;/titles&gt;&lt;volume&gt;2025&lt;/volume&gt;&lt;number&gt;2. Mai&lt;/number&gt;&lt;dates&gt;&lt;year&gt;u.å.&lt;/year&gt;&lt;/dates&gt;&lt;urls&gt;&lt;related-urls&gt;&lt;url&gt;https://kartai.no/om-oss/&lt;/url&gt;&lt;/related-urls&gt;&lt;/urls&gt;&lt;/record&gt;&lt;/Cite&gt;&lt;/EndNote&gt;</w:instrText>
      </w:r>
      <w:r w:rsidR="00F304AF" w:rsidRPr="001308F7">
        <w:fldChar w:fldCharType="separate"/>
      </w:r>
      <w:r w:rsidR="00F304AF" w:rsidRPr="001308F7">
        <w:t>(KartAi, u.å.)</w:t>
      </w:r>
      <w:r w:rsidR="00F304AF" w:rsidRPr="001308F7">
        <w:fldChar w:fldCharType="end"/>
      </w:r>
      <w:r w:rsidR="00F304AF" w:rsidRPr="001308F7">
        <w:t>.</w:t>
      </w:r>
      <w:r w:rsidR="00F175F2" w:rsidRPr="001308F7">
        <w:t xml:space="preserve"> </w:t>
      </w:r>
      <w:r w:rsidRPr="001308F7">
        <w:t>Prosjekt har fått navnet «Geolake: Geografisk data og utveksling med Delta Lake og Delta Sharing» og omhandler hvordan moderne teknologier kan forbedre deling og behandling av geografiske data (geodata) mellom ulike aktører.  </w:t>
      </w:r>
    </w:p>
    <w:p w14:paraId="176F56C5" w14:textId="623BFC59" w:rsidR="388C40B9" w:rsidRDefault="24428CA4" w:rsidP="0088568B">
      <w:pPr>
        <w:spacing w:line="240" w:lineRule="auto"/>
      </w:pPr>
      <w:r>
        <w:t>Innledningsvis redegjør rappor</w:t>
      </w:r>
      <w:r w:rsidR="1A65068C">
        <w:t>t</w:t>
      </w:r>
      <w:r>
        <w:t xml:space="preserve">en </w:t>
      </w:r>
      <w:r w:rsidR="21A2F01C">
        <w:t>problemstilling</w:t>
      </w:r>
      <w:r>
        <w:t xml:space="preserve">, mål, </w:t>
      </w:r>
      <w:r w:rsidR="033C61F7">
        <w:t>teoretisk</w:t>
      </w:r>
      <w:r>
        <w:t xml:space="preserve"> rammeverk, metoder, prosjektgjennomføring og resultater. Den tar også for seg relevante temaer, inkludert eksisterende </w:t>
      </w:r>
      <w:r w:rsidR="5B3B1408">
        <w:t>løsninger</w:t>
      </w:r>
      <w:r>
        <w:t xml:space="preserve"> og dagens utfordringer til problemstilling</w:t>
      </w:r>
      <w:r w:rsidR="485E7A65">
        <w:t>en.</w:t>
      </w:r>
      <w:r w:rsidR="0088568B">
        <w:t xml:space="preserve"> Avslutningsvis</w:t>
      </w:r>
      <w:r w:rsidR="485E7A65">
        <w:t xml:space="preserve"> inneholder rapporten refleksjon, litteraturen og tilhørende </w:t>
      </w:r>
      <w:r w:rsidR="2249E1D6">
        <w:t>dokumentasjon</w:t>
      </w:r>
      <w:r w:rsidR="485E7A65">
        <w:t xml:space="preserve">. </w:t>
      </w:r>
    </w:p>
    <w:p w14:paraId="785C9BF9" w14:textId="5AC77686" w:rsidR="00D642FE" w:rsidRPr="001308F7" w:rsidRDefault="00D642FE" w:rsidP="00D642FE">
      <w:pPr>
        <w:pStyle w:val="Heading2"/>
      </w:pPr>
      <w:bookmarkStart w:id="2" w:name="_Toc198047517"/>
      <w:r w:rsidRPr="001308F7">
        <w:t>Studentgruppe</w:t>
      </w:r>
      <w:bookmarkEnd w:id="2"/>
      <w:r w:rsidRPr="001308F7">
        <w:t> </w:t>
      </w:r>
    </w:p>
    <w:p w14:paraId="785DC8F8" w14:textId="652E8FC7" w:rsidR="00D642FE" w:rsidRPr="001308F7" w:rsidRDefault="00D642FE" w:rsidP="0088568B">
      <w:pPr>
        <w:spacing w:line="240" w:lineRule="auto"/>
      </w:pPr>
      <w:r w:rsidRPr="001308F7">
        <w:t>Gruppen består av fem studenter som tidligere har samarbeidet i studiet, oppnådd gode resultater og utviklet et sterkt sosialt samhold. Med god kjennskap til hverandre og et bredt spekter av kunnskap innad i gruppen, er medlemmene bevisste på hverandres styrker og svakheter i samarbeidssituasjoner. Dette har vært en fordel for å legge til rette for en positiv og effektiv prosjektopplevelse.</w:t>
      </w:r>
      <w:r w:rsidR="00D647CB">
        <w:t xml:space="preserve"> </w:t>
      </w:r>
      <w:r w:rsidR="009E542B" w:rsidRPr="001308F7">
        <w:t>Etter Refresh-IT fastsatte gruppen endelig roller (se</w:t>
      </w:r>
      <w:r w:rsidR="007015DA" w:rsidRPr="001308F7">
        <w:t xml:space="preserve"> </w:t>
      </w:r>
      <w:r w:rsidR="007015DA" w:rsidRPr="001308F7">
        <w:rPr>
          <w:highlight w:val="yellow"/>
        </w:rPr>
        <w:fldChar w:fldCharType="begin"/>
      </w:r>
      <w:r w:rsidR="007015DA" w:rsidRPr="001308F7">
        <w:instrText xml:space="preserve"> REF _Ref197959097 \h </w:instrText>
      </w:r>
      <w:r w:rsidR="0088568B">
        <w:rPr>
          <w:highlight w:val="yellow"/>
        </w:rPr>
        <w:instrText xml:space="preserve"> \* MERGEFORMAT </w:instrText>
      </w:r>
      <w:r w:rsidR="007015DA" w:rsidRPr="001308F7">
        <w:rPr>
          <w:highlight w:val="yellow"/>
        </w:rPr>
      </w:r>
      <w:r w:rsidR="007015DA" w:rsidRPr="001308F7">
        <w:rPr>
          <w:highlight w:val="yellow"/>
        </w:rPr>
        <w:fldChar w:fldCharType="separate"/>
      </w:r>
      <w:r w:rsidR="00D33F62" w:rsidRPr="00E75176">
        <w:t xml:space="preserve">Tabell </w:t>
      </w:r>
      <w:r w:rsidR="00D33F62">
        <w:t>2</w:t>
      </w:r>
      <w:r w:rsidR="007015DA" w:rsidRPr="001308F7">
        <w:rPr>
          <w:highlight w:val="yellow"/>
        </w:rPr>
        <w:fldChar w:fldCharType="end"/>
      </w:r>
      <w:r w:rsidR="009E542B" w:rsidRPr="001308F7">
        <w:t>). Det ble også utarbeidet en</w:t>
      </w:r>
      <w:r w:rsidR="00746A36" w:rsidRPr="001308F7">
        <w:t xml:space="preserve"> </w:t>
      </w:r>
      <w:r w:rsidR="009E542B" w:rsidRPr="001308F7">
        <w:t>gruppekontakt som klargjorde forventningene til hvert medlem, samt konsekvenser hvis det ikke</w:t>
      </w:r>
      <w:r w:rsidR="00746A36" w:rsidRPr="001308F7">
        <w:t xml:space="preserve"> </w:t>
      </w:r>
      <w:r w:rsidR="009E542B" w:rsidRPr="001308F7">
        <w:t>ble oppfylt (se</w:t>
      </w:r>
      <w:r w:rsidR="007015DA" w:rsidRPr="001308F7">
        <w:t xml:space="preserve"> </w:t>
      </w:r>
      <w:r w:rsidR="007015DA" w:rsidRPr="001308F7">
        <w:fldChar w:fldCharType="begin"/>
      </w:r>
      <w:r w:rsidR="007015DA" w:rsidRPr="001308F7">
        <w:instrText xml:space="preserve"> REF _Ref197812529 \h </w:instrText>
      </w:r>
      <w:r w:rsidR="0088568B">
        <w:instrText xml:space="preserve"> \* MERGEFORMAT </w:instrText>
      </w:r>
      <w:r w:rsidR="007015DA" w:rsidRPr="001308F7">
        <w:fldChar w:fldCharType="separate"/>
      </w:r>
      <w:r w:rsidR="00D33F62" w:rsidRPr="001308F7">
        <w:t>Vedlegg - Gruppekontakt</w:t>
      </w:r>
      <w:r w:rsidR="007015DA" w:rsidRPr="001308F7">
        <w:fldChar w:fldCharType="end"/>
      </w:r>
      <w:r w:rsidR="009E542B" w:rsidRPr="001308F7">
        <w:t xml:space="preserve">). </w:t>
      </w:r>
    </w:p>
    <w:p w14:paraId="40F3C855" w14:textId="01B71653" w:rsidR="00D642FE" w:rsidRPr="001308F7" w:rsidRDefault="00D642FE" w:rsidP="00767D59">
      <w:pPr>
        <w:pStyle w:val="Heading2"/>
      </w:pPr>
      <w:bookmarkStart w:id="3" w:name="_Toc198047518"/>
      <w:r w:rsidRPr="001308F7">
        <w:t>Aktører</w:t>
      </w:r>
      <w:bookmarkEnd w:id="3"/>
      <w:r w:rsidRPr="001308F7">
        <w:t> </w:t>
      </w:r>
    </w:p>
    <w:p w14:paraId="6FAB82D4" w14:textId="4FAEA1C1" w:rsidR="00D642FE" w:rsidRPr="001308F7" w:rsidRDefault="00D642FE" w:rsidP="0088568B">
      <w:pPr>
        <w:spacing w:line="240" w:lineRule="auto"/>
      </w:pPr>
      <w:r>
        <w:t xml:space="preserve">Bacheloroppgaven involverer hovedsakelig fire aktører: Norkart, Kartverket, Tietoevry og UiA (se </w:t>
      </w:r>
      <w:r>
        <w:fldChar w:fldCharType="begin"/>
      </w:r>
      <w:r>
        <w:instrText xml:space="preserve"> REF _Ref197812573 \h  \* MERGEFORMAT </w:instrText>
      </w:r>
      <w:r>
        <w:fldChar w:fldCharType="separate"/>
      </w:r>
      <w:r w:rsidR="00D33F62" w:rsidRPr="00E75176">
        <w:t xml:space="preserve">Tabell </w:t>
      </w:r>
      <w:r w:rsidR="00D33F62">
        <w:t>1</w:t>
      </w:r>
      <w:r>
        <w:fldChar w:fldCharType="end"/>
      </w:r>
      <w:r>
        <w:t xml:space="preserve">). Det skal nevnes at det finnes andre interesserte </w:t>
      </w:r>
      <w:commentRangeStart w:id="4"/>
      <w:r>
        <w:t xml:space="preserve">partier </w:t>
      </w:r>
      <w:commentRangeEnd w:id="4"/>
      <w:r>
        <w:rPr>
          <w:rStyle w:val="CommentReference"/>
        </w:rPr>
        <w:commentReference w:id="4"/>
      </w:r>
      <w:r>
        <w:t>for prosjektet, ved at problemstillingen er meget relevant for de som jobber med geodata, for eksempel kystverket.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4"/>
        <w:gridCol w:w="3115"/>
        <w:gridCol w:w="3115"/>
      </w:tblGrid>
      <w:tr w:rsidR="00D642FE" w:rsidRPr="001308F7" w14:paraId="7D476CD3" w14:textId="77777777" w:rsidTr="00D642FE">
        <w:trPr>
          <w:trHeight w:val="285"/>
        </w:trPr>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C6DFE6" w14:textId="77777777" w:rsidR="00D642FE" w:rsidRPr="001308F7" w:rsidRDefault="00D642FE" w:rsidP="00D642FE">
            <w:pPr>
              <w:spacing w:before="0" w:after="160"/>
              <w:rPr>
                <w:rFonts w:eastAsiaTheme="majorEastAsia" w:cstheme="majorBidi"/>
              </w:rPr>
            </w:pPr>
            <w:r w:rsidRPr="001308F7">
              <w:rPr>
                <w:rFonts w:eastAsiaTheme="majorEastAsia" w:cstheme="majorBidi"/>
              </w:rPr>
              <w:t>Norkart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884F26" w14:textId="77777777" w:rsidR="00D642FE" w:rsidRPr="001308F7" w:rsidRDefault="00D642FE" w:rsidP="00D642FE">
            <w:pPr>
              <w:spacing w:before="0" w:after="160"/>
              <w:rPr>
                <w:rFonts w:eastAsiaTheme="majorEastAsia" w:cstheme="majorBidi"/>
              </w:rPr>
            </w:pPr>
            <w:r w:rsidRPr="001308F7">
              <w:rPr>
                <w:rFonts w:eastAsiaTheme="majorEastAsia" w:cstheme="majorBidi"/>
              </w:rPr>
              <w:t>Alexander Salveson Nossum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51416B" w14:textId="77777777" w:rsidR="00D642FE" w:rsidRPr="001308F7" w:rsidRDefault="00D642FE" w:rsidP="00D642FE">
            <w:pPr>
              <w:spacing w:before="0" w:after="160"/>
              <w:rPr>
                <w:rFonts w:eastAsiaTheme="majorEastAsia" w:cstheme="majorBidi"/>
              </w:rPr>
            </w:pPr>
            <w:r w:rsidRPr="001308F7">
              <w:rPr>
                <w:rFonts w:eastAsiaTheme="majorEastAsia" w:cstheme="majorBidi"/>
              </w:rPr>
              <w:t>Veileder og produkteier </w:t>
            </w:r>
          </w:p>
        </w:tc>
      </w:tr>
      <w:tr w:rsidR="00D642FE" w:rsidRPr="001308F7" w14:paraId="640E9F14" w14:textId="77777777" w:rsidTr="00D642FE">
        <w:trPr>
          <w:trHeight w:val="285"/>
        </w:trPr>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26DB61" w14:textId="77777777" w:rsidR="00D642FE" w:rsidRPr="001308F7" w:rsidRDefault="00D642FE" w:rsidP="00D642FE">
            <w:pPr>
              <w:spacing w:before="0" w:after="160"/>
              <w:rPr>
                <w:rFonts w:eastAsiaTheme="majorEastAsia" w:cstheme="majorBidi"/>
              </w:rPr>
            </w:pPr>
            <w:r w:rsidRPr="001308F7">
              <w:rPr>
                <w:rFonts w:eastAsiaTheme="majorEastAsia" w:cstheme="majorBidi"/>
              </w:rPr>
              <w:t>Kartverket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BAF47A" w14:textId="77777777" w:rsidR="00D642FE" w:rsidRPr="001308F7" w:rsidRDefault="00D642FE" w:rsidP="00D642FE">
            <w:pPr>
              <w:spacing w:before="0" w:after="160"/>
              <w:rPr>
                <w:rFonts w:eastAsiaTheme="majorEastAsia" w:cstheme="majorBidi"/>
              </w:rPr>
            </w:pPr>
            <w:r w:rsidRPr="001308F7">
              <w:rPr>
                <w:rFonts w:eastAsiaTheme="majorEastAsia" w:cstheme="majorBidi"/>
              </w:rPr>
              <w:t>Vinith Balasingam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41B6CD" w14:textId="77777777" w:rsidR="00D642FE" w:rsidRPr="001308F7" w:rsidRDefault="00D642FE" w:rsidP="00D642FE">
            <w:pPr>
              <w:spacing w:before="0" w:after="160"/>
              <w:rPr>
                <w:rFonts w:eastAsiaTheme="majorEastAsia" w:cstheme="majorBidi"/>
              </w:rPr>
            </w:pPr>
            <w:r w:rsidRPr="001308F7">
              <w:rPr>
                <w:rFonts w:eastAsiaTheme="majorEastAsia" w:cstheme="majorBidi"/>
              </w:rPr>
              <w:t>Veileder </w:t>
            </w:r>
          </w:p>
        </w:tc>
      </w:tr>
      <w:tr w:rsidR="00D642FE" w:rsidRPr="001308F7" w14:paraId="76C0F123" w14:textId="77777777" w:rsidTr="00D642FE">
        <w:trPr>
          <w:trHeight w:val="285"/>
        </w:trPr>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F99C7B" w14:textId="77777777" w:rsidR="00D642FE" w:rsidRPr="001308F7" w:rsidRDefault="00D642FE" w:rsidP="00D642FE">
            <w:pPr>
              <w:spacing w:before="0" w:after="160"/>
              <w:rPr>
                <w:rFonts w:eastAsiaTheme="majorEastAsia" w:cstheme="majorBidi"/>
              </w:rPr>
            </w:pPr>
            <w:r w:rsidRPr="001308F7">
              <w:rPr>
                <w:rFonts w:eastAsiaTheme="majorEastAsia" w:cstheme="majorBidi"/>
              </w:rPr>
              <w:t>Tietoevry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F4E8D5" w14:textId="77777777" w:rsidR="00D642FE" w:rsidRPr="001308F7" w:rsidRDefault="00D642FE" w:rsidP="00D642FE">
            <w:pPr>
              <w:spacing w:before="0" w:after="160"/>
              <w:rPr>
                <w:rFonts w:eastAsiaTheme="majorEastAsia" w:cstheme="majorBidi"/>
              </w:rPr>
            </w:pPr>
            <w:r w:rsidRPr="001308F7">
              <w:rPr>
                <w:rFonts w:eastAsiaTheme="majorEastAsia" w:cstheme="majorBidi"/>
              </w:rPr>
              <w:t>Julie Kolstad Hetland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951E86" w14:textId="77777777" w:rsidR="00D642FE" w:rsidRPr="001308F7" w:rsidRDefault="00D642FE" w:rsidP="00D642FE">
            <w:pPr>
              <w:spacing w:before="0" w:after="160"/>
              <w:rPr>
                <w:rFonts w:eastAsiaTheme="majorEastAsia" w:cstheme="majorBidi"/>
              </w:rPr>
            </w:pPr>
            <w:r w:rsidRPr="001308F7">
              <w:rPr>
                <w:rFonts w:eastAsiaTheme="majorEastAsia" w:cstheme="majorBidi"/>
              </w:rPr>
              <w:t>Veileder </w:t>
            </w:r>
          </w:p>
        </w:tc>
      </w:tr>
      <w:tr w:rsidR="00D642FE" w:rsidRPr="001308F7" w14:paraId="5864B13C" w14:textId="77777777" w:rsidTr="00D642FE">
        <w:trPr>
          <w:trHeight w:val="285"/>
        </w:trPr>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FD295" w14:textId="77777777" w:rsidR="00D642FE" w:rsidRPr="001308F7" w:rsidRDefault="00D642FE" w:rsidP="00D642FE">
            <w:pPr>
              <w:spacing w:before="0" w:after="160"/>
              <w:rPr>
                <w:rFonts w:eastAsiaTheme="majorEastAsia" w:cstheme="majorBidi"/>
              </w:rPr>
            </w:pPr>
            <w:r w:rsidRPr="001308F7">
              <w:rPr>
                <w:rFonts w:eastAsiaTheme="majorEastAsia" w:cstheme="majorBidi"/>
              </w:rPr>
              <w:t>UiA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6E9C89" w14:textId="77777777" w:rsidR="00D642FE" w:rsidRPr="001308F7" w:rsidRDefault="00D642FE" w:rsidP="00D642FE">
            <w:pPr>
              <w:spacing w:before="0" w:after="160"/>
              <w:rPr>
                <w:rFonts w:eastAsiaTheme="majorEastAsia" w:cstheme="majorBidi"/>
              </w:rPr>
            </w:pPr>
            <w:r w:rsidRPr="001308F7">
              <w:rPr>
                <w:rFonts w:eastAsiaTheme="majorEastAsia" w:cstheme="majorBidi"/>
              </w:rPr>
              <w:t>Lucia Herrera </w:t>
            </w:r>
          </w:p>
        </w:tc>
        <w:tc>
          <w:tcPr>
            <w:tcW w:w="31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77F7A8" w14:textId="77777777" w:rsidR="00D642FE" w:rsidRPr="001308F7" w:rsidRDefault="00D642FE" w:rsidP="009E0671">
            <w:pPr>
              <w:keepNext/>
              <w:spacing w:before="0" w:after="160"/>
              <w:rPr>
                <w:rFonts w:eastAsiaTheme="majorEastAsia" w:cstheme="majorBidi"/>
              </w:rPr>
            </w:pPr>
            <w:r w:rsidRPr="001308F7">
              <w:rPr>
                <w:rFonts w:eastAsiaTheme="majorEastAsia" w:cstheme="majorBidi"/>
              </w:rPr>
              <w:t>Veileder </w:t>
            </w:r>
          </w:p>
        </w:tc>
      </w:tr>
    </w:tbl>
    <w:p w14:paraId="7F63943C" w14:textId="5446C54F" w:rsidR="00D642FE" w:rsidRPr="00E75176" w:rsidRDefault="009E0671" w:rsidP="007015DA">
      <w:pPr>
        <w:pStyle w:val="Caption"/>
        <w:jc w:val="center"/>
      </w:pPr>
      <w:bookmarkStart w:id="5" w:name="_Ref197812573"/>
      <w:bookmarkStart w:id="6" w:name="_Toc198041021"/>
      <w:r w:rsidRPr="00E75176">
        <w:t xml:space="preserve">Tabell </w:t>
      </w:r>
      <w:r w:rsidR="00B0373F">
        <w:fldChar w:fldCharType="begin"/>
      </w:r>
      <w:r w:rsidR="00B0373F">
        <w:instrText xml:space="preserve"> SEQ Tabell \* ARABIC </w:instrText>
      </w:r>
      <w:r w:rsidR="00B0373F">
        <w:fldChar w:fldCharType="separate"/>
      </w:r>
      <w:r w:rsidR="00D33F62">
        <w:rPr>
          <w:noProof/>
        </w:rPr>
        <w:t>1</w:t>
      </w:r>
      <w:r w:rsidR="00B0373F">
        <w:fldChar w:fldCharType="end"/>
      </w:r>
      <w:bookmarkEnd w:id="5"/>
      <w:r w:rsidRPr="00E75176">
        <w:t>. Oversikt over veilederne</w:t>
      </w:r>
      <w:bookmarkEnd w:id="6"/>
    </w:p>
    <w:p w14:paraId="2A3AAFF1" w14:textId="4B49F4BD" w:rsidR="00D642FE" w:rsidRPr="001308F7" w:rsidRDefault="00D642FE" w:rsidP="009E0671">
      <w:pPr>
        <w:pStyle w:val="Heading3"/>
      </w:pPr>
      <w:bookmarkStart w:id="7" w:name="_Toc198047519"/>
      <w:r w:rsidRPr="001308F7">
        <w:t>Norkart</w:t>
      </w:r>
      <w:bookmarkEnd w:id="7"/>
      <w:r w:rsidRPr="001308F7">
        <w:t> </w:t>
      </w:r>
    </w:p>
    <w:p w14:paraId="4CECEEF7" w14:textId="1977AC74"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Norkart</w:t>
      </w:r>
      <w:r w:rsidRPr="001308F7">
        <w:rPr>
          <w:rFonts w:eastAsiaTheme="majorEastAsia" w:cstheme="majorBidi"/>
          <w:b/>
        </w:rPr>
        <w:t xml:space="preserve"> </w:t>
      </w:r>
      <w:r w:rsidRPr="001308F7">
        <w:rPr>
          <w:rFonts w:eastAsiaTheme="majorEastAsia" w:cstheme="majorBidi"/>
        </w:rPr>
        <w:t xml:space="preserve">ble etablert i 1961, og er et norsk teknologiselskap som eies av Ferd AS og selskapets ansatte </w:t>
      </w:r>
      <w:r w:rsidR="00F304AF" w:rsidRPr="001308F7">
        <w:rPr>
          <w:rFonts w:eastAsiaTheme="majorEastAsia" w:cstheme="majorBidi"/>
        </w:rPr>
        <w:fldChar w:fldCharType="begin"/>
      </w:r>
      <w:r w:rsidR="00F304AF" w:rsidRPr="001308F7">
        <w:rPr>
          <w:rFonts w:eastAsiaTheme="majorEastAsia" w:cstheme="majorBidi"/>
        </w:rPr>
        <w:instrText xml:space="preserve"> ADDIN EN.CITE &lt;EndNote&gt;&lt;Cite&gt;&lt;Author&gt;Norkart&lt;/Author&gt;&lt;Year&gt;u.å.&lt;/Year&gt;&lt;RecNum&gt;58&lt;/RecNum&gt;&lt;DisplayText&gt;(Norkart, u.å.)&lt;/DisplayText&gt;&lt;record&gt;&lt;rec-number&gt;58&lt;/rec-number&gt;&lt;foreign-keys&gt;&lt;key app="EN" db-id="vtxstr9xi5pdw2eatwtxpvaqz5z50zdfwtzx" timestamp="1746273427"&gt;58&lt;/key&gt;&lt;/foreign-keys&gt;&lt;ref-type name="Web Page"&gt;12&lt;/ref-type&gt;&lt;contributors&gt;&lt;authors&gt;&lt;author&gt;Norkart&lt;/author&gt;&lt;/authors&gt;&lt;/contributors&gt;&lt;titles&gt;&lt;title&gt;Om Norkart&lt;/title&gt;&lt;/titles&gt;&lt;volume&gt;2025&lt;/volume&gt;&lt;number&gt;3. Mai&lt;/number&gt;&lt;dates&gt;&lt;year&gt;u.å.&lt;/year&gt;&lt;/dates&gt;&lt;urls&gt;&lt;related-urls&gt;&lt;url&gt;https://www.norkart.no/om-oss&lt;/url&gt;&lt;/related-urls&gt;&lt;/urls&gt;&lt;/record&gt;&lt;/Cite&gt;&lt;/EndNote&gt;</w:instrText>
      </w:r>
      <w:r w:rsidR="00F304AF" w:rsidRPr="001308F7">
        <w:rPr>
          <w:rFonts w:eastAsiaTheme="majorEastAsia" w:cstheme="majorBidi"/>
        </w:rPr>
        <w:fldChar w:fldCharType="separate"/>
      </w:r>
      <w:r w:rsidR="00F304AF" w:rsidRPr="001308F7">
        <w:rPr>
          <w:rFonts w:eastAsiaTheme="majorEastAsia" w:cstheme="majorBidi"/>
        </w:rPr>
        <w:t>(Norkart, u.å.)</w:t>
      </w:r>
      <w:r w:rsidR="00F304AF" w:rsidRPr="001308F7">
        <w:rPr>
          <w:rFonts w:eastAsiaTheme="majorEastAsia" w:cstheme="majorBidi"/>
        </w:rPr>
        <w:fldChar w:fldCharType="end"/>
      </w:r>
      <w:r w:rsidR="00F304AF" w:rsidRPr="001308F7">
        <w:rPr>
          <w:rFonts w:eastAsiaTheme="majorEastAsia" w:cstheme="majorBidi"/>
        </w:rPr>
        <w:t>.</w:t>
      </w:r>
      <w:r w:rsidRPr="001308F7">
        <w:rPr>
          <w:rFonts w:eastAsiaTheme="majorEastAsia" w:cstheme="majorBidi"/>
        </w:rPr>
        <w:t xml:space="preserve"> Selskapet har en sterk tilstedeværelse i Norge, som et resultat av å ha kontor flere stedet i landet og har Norges mest komplette datavarehus for stedbundet informasjon. De leverer markedsledende løsninger innen kommunalteknikk, plan og geodata, og øvrig kart- og eiendomsinformasjon til både offentlig og privat sektor.   </w:t>
      </w:r>
    </w:p>
    <w:p w14:paraId="38985884" w14:textId="39573FA9" w:rsidR="00D642FE" w:rsidRPr="001308F7" w:rsidRDefault="00D642FE" w:rsidP="009E0671">
      <w:pPr>
        <w:pStyle w:val="Heading3"/>
      </w:pPr>
      <w:bookmarkStart w:id="8" w:name="_Toc198047520"/>
      <w:r w:rsidRPr="001308F7">
        <w:lastRenderedPageBreak/>
        <w:t>Kartverket</w:t>
      </w:r>
      <w:bookmarkEnd w:id="8"/>
      <w:r w:rsidRPr="001308F7">
        <w:t> </w:t>
      </w:r>
    </w:p>
    <w:p w14:paraId="4788912D" w14:textId="7AD48056"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Kartverket, også formelt kjent som Statens kartverk, er statens fagorgan for kart, geodata og eiendomsinformasjon, og er underlagt Kommunal- og distriktsdepartementet </w:t>
      </w:r>
      <w:r w:rsidR="00F304AF" w:rsidRPr="001308F7">
        <w:rPr>
          <w:rFonts w:eastAsiaTheme="majorEastAsia" w:cstheme="majorBidi"/>
        </w:rPr>
        <w:fldChar w:fldCharType="begin"/>
      </w:r>
      <w:r w:rsidR="00F304AF" w:rsidRPr="001308F7">
        <w:rPr>
          <w:rFonts w:eastAsiaTheme="majorEastAsia" w:cstheme="majorBidi"/>
        </w:rPr>
        <w:instrText xml:space="preserve"> ADDIN EN.CITE &lt;EndNote&gt;&lt;Cite&gt;&lt;Author&gt;Kommunal-&lt;/Author&gt;&lt;Year&gt;u.å.&lt;/Year&gt;&lt;RecNum&gt;59&lt;/RecNum&gt;&lt;DisplayText&gt;(Kommunal- &amp;amp; distriktsdepartementet, u.å.)&lt;/DisplayText&gt;&lt;record&gt;&lt;rec-number&gt;59&lt;/rec-number&gt;&lt;foreign-keys&gt;&lt;key app="EN" db-id="vtxstr9xi5pdw2eatwtxpvaqz5z50zdfwtzx" timestamp="1746274041"&gt;59&lt;/key&gt;&lt;/foreign-keys&gt;&lt;ref-type name="Web Page"&gt;12&lt;/ref-type&gt;&lt;contributors&gt;&lt;authors&gt;&lt;author&gt;Kommunal-&lt;/author&gt;&lt;author&gt;distriktsdepartementet&lt;/author&gt;&lt;/authors&gt;&lt;/contributors&gt;&lt;titles&gt;&lt;title&gt;Kartverket&lt;/title&gt;&lt;/titles&gt;&lt;volume&gt;2025&lt;/volume&gt;&lt;number&gt;3. Mai&lt;/number&gt;&lt;dates&gt;&lt;year&gt;u.å.&lt;/year&gt;&lt;/dates&gt;&lt;publisher&gt;Regjeringen&lt;/publisher&gt;&lt;urls&gt;&lt;related-urls&gt;&lt;url&gt;https://www.regjeringen.no/no/dep/kdd/org/etater-og-virksomheter-under-kommunal--og-distriktsdepartementet/underliggende-etater/kartverket/id85701/&lt;/url&gt;&lt;/related-urls&gt;&lt;/urls&gt;&lt;/record&gt;&lt;/Cite&gt;&lt;/EndNote&gt;</w:instrText>
      </w:r>
      <w:r w:rsidR="00F304AF" w:rsidRPr="001308F7">
        <w:rPr>
          <w:rFonts w:eastAsiaTheme="majorEastAsia" w:cstheme="majorBidi"/>
        </w:rPr>
        <w:fldChar w:fldCharType="separate"/>
      </w:r>
      <w:r w:rsidR="00F304AF" w:rsidRPr="001308F7">
        <w:rPr>
          <w:rFonts w:eastAsiaTheme="majorEastAsia" w:cstheme="majorBidi"/>
        </w:rPr>
        <w:t>(Kommunal- &amp; distriktsdepartementet, u.å.)</w:t>
      </w:r>
      <w:r w:rsidR="00F304AF" w:rsidRPr="001308F7">
        <w:rPr>
          <w:rFonts w:eastAsiaTheme="majorEastAsia" w:cstheme="majorBidi"/>
        </w:rPr>
        <w:fldChar w:fldCharType="end"/>
      </w:r>
      <w:r w:rsidR="00F304AF" w:rsidRPr="001308F7">
        <w:rPr>
          <w:rFonts w:eastAsiaTheme="majorEastAsia" w:cstheme="majorBidi"/>
        </w:rPr>
        <w:t>.</w:t>
      </w:r>
      <w:r w:rsidRPr="001308F7">
        <w:rPr>
          <w:rFonts w:eastAsiaTheme="majorEastAsia" w:cstheme="majorBidi"/>
        </w:rPr>
        <w:t xml:space="preserve"> Med 820 ansatte har kartverket mangfoldig arbeidsfelt som har blitt delt opp i fire overordnet divisjoner: geodesidivisjonen, landdivisjonen, sjødivisjonen og eiendomsdivisjonen </w:t>
      </w:r>
      <w:r w:rsidR="00F304AF" w:rsidRPr="001308F7">
        <w:rPr>
          <w:rFonts w:eastAsiaTheme="majorEastAsia" w:cstheme="majorBidi"/>
        </w:rPr>
        <w:fldChar w:fldCharType="begin"/>
      </w:r>
      <w:r w:rsidR="00F304AF" w:rsidRPr="001308F7">
        <w:rPr>
          <w:rFonts w:eastAsiaTheme="majorEastAsia" w:cstheme="majorBidi"/>
        </w:rPr>
        <w:instrText xml:space="preserve"> ADDIN EN.CITE &lt;EndNote&gt;&lt;Cite&gt;&lt;Author&gt;Kartverket&lt;/Author&gt;&lt;Year&gt;2025&lt;/Year&gt;&lt;RecNum&gt;60&lt;/RecNum&gt;&lt;DisplayText&gt;(Kartverket, 2025)&lt;/DisplayText&gt;&lt;record&gt;&lt;rec-number&gt;60&lt;/rec-number&gt;&lt;foreign-keys&gt;&lt;key app="EN" db-id="vtxstr9xi5pdw2eatwtxpvaqz5z50zdfwtzx" timestamp="1746280249"&gt;60&lt;/key&gt;&lt;/foreign-keys&gt;&lt;ref-type name="Web Page"&gt;12&lt;/ref-type&gt;&lt;contributors&gt;&lt;authors&gt;&lt;author&gt;Kartverket&lt;/author&gt;&lt;/authors&gt;&lt;/contributors&gt;&lt;titles&gt;&lt;title&gt;Frå det ytste verdsrommet til dei djupaste havbotnar&lt;/title&gt;&lt;/titles&gt;&lt;volume&gt;2025&lt;/volume&gt;&lt;number&gt;3. Mai&lt;/number&gt;&lt;dates&gt;&lt;year&gt;2025&lt;/year&gt;&lt;pub-dates&gt;&lt;date&gt;02.05.25&lt;/date&gt;&lt;/pub-dates&gt;&lt;/dates&gt;&lt;urls&gt;&lt;related-urls&gt;&lt;url&gt;https://www.kartverket.no/om-kartverket/kva-kartverket-gjer&lt;/url&gt;&lt;/related-urls&gt;&lt;/urls&gt;&lt;/record&gt;&lt;/Cite&gt;&lt;/EndNote&gt;</w:instrText>
      </w:r>
      <w:r w:rsidR="00F304AF" w:rsidRPr="001308F7">
        <w:rPr>
          <w:rFonts w:eastAsiaTheme="majorEastAsia" w:cstheme="majorBidi"/>
        </w:rPr>
        <w:fldChar w:fldCharType="separate"/>
      </w:r>
      <w:r w:rsidR="00F304AF" w:rsidRPr="001308F7">
        <w:rPr>
          <w:rFonts w:eastAsiaTheme="majorEastAsia" w:cstheme="majorBidi"/>
        </w:rPr>
        <w:t>(Kartverket, 2025)</w:t>
      </w:r>
      <w:r w:rsidR="00F304AF" w:rsidRPr="001308F7">
        <w:rPr>
          <w:rFonts w:eastAsiaTheme="majorEastAsia" w:cstheme="majorBidi"/>
        </w:rPr>
        <w:fldChar w:fldCharType="end"/>
      </w:r>
      <w:r w:rsidR="00F304AF" w:rsidRPr="001308F7">
        <w:rPr>
          <w:rFonts w:eastAsiaTheme="majorEastAsia" w:cstheme="majorBidi"/>
        </w:rPr>
        <w:t>.</w:t>
      </w:r>
      <w:r w:rsidRPr="001308F7">
        <w:rPr>
          <w:rFonts w:eastAsiaTheme="majorEastAsia" w:cstheme="majorBidi"/>
        </w:rPr>
        <w:t xml:space="preserve"> Også skal de dekke fellesbehovet for kart, stedfesting og annen geografisk informasjon til brukere.  </w:t>
      </w:r>
    </w:p>
    <w:p w14:paraId="05739AD7" w14:textId="45F643AD" w:rsidR="00D642FE" w:rsidRPr="001308F7" w:rsidRDefault="00D642FE" w:rsidP="00D647CB">
      <w:pPr>
        <w:pStyle w:val="Heading3"/>
      </w:pPr>
      <w:r w:rsidRPr="001308F7">
        <w:t> </w:t>
      </w:r>
      <w:bookmarkStart w:id="9" w:name="_Toc198047521"/>
      <w:r w:rsidRPr="001308F7">
        <w:t>Tietoevry</w:t>
      </w:r>
      <w:bookmarkEnd w:id="9"/>
      <w:r w:rsidRPr="001308F7">
        <w:t> </w:t>
      </w:r>
    </w:p>
    <w:p w14:paraId="3F07CD3F" w14:textId="7DE1FF69"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Tietoevry er et ledende teknologiselskap som har et mål om å skape meningsfull teknologi som bidrar positivt til verden </w:t>
      </w:r>
      <w:r w:rsidR="0059667D" w:rsidRPr="001308F7">
        <w:rPr>
          <w:rFonts w:eastAsiaTheme="majorEastAsia" w:cstheme="majorBidi"/>
        </w:rPr>
        <w:fldChar w:fldCharType="begin"/>
      </w:r>
      <w:r w:rsidR="0059667D" w:rsidRPr="001308F7">
        <w:rPr>
          <w:rFonts w:eastAsiaTheme="majorEastAsia" w:cstheme="majorBidi"/>
        </w:rPr>
        <w:instrText xml:space="preserve"> ADDIN EN.CITE &lt;EndNote&gt;&lt;Cite&gt;&lt;Author&gt;Tietoevry&lt;/Author&gt;&lt;Year&gt;u.å.&lt;/Year&gt;&lt;RecNum&gt;61&lt;/RecNum&gt;&lt;DisplayText&gt;(Tietoevry, u.å.)&lt;/DisplayText&gt;&lt;record&gt;&lt;rec-number&gt;61&lt;/rec-number&gt;&lt;foreign-keys&gt;&lt;key app="EN" db-id="vtxstr9xi5pdw2eatwtxpvaqz5z50zdfwtzx" timestamp="1746280613"&gt;61&lt;/key&gt;&lt;/foreign-keys&gt;&lt;ref-type name="Web Page"&gt;12&lt;/ref-type&gt;&lt;contributors&gt;&lt;authors&gt;&lt;author&gt;Tietoevry&lt;/author&gt;&lt;/authors&gt;&lt;/contributors&gt;&lt;titles&gt;&lt;title&gt;Vi har gjort det til vårt oppdrag å gjøre verden til et bedre sted&lt;/title&gt;&lt;/titles&gt;&lt;volume&gt;2025&lt;/volume&gt;&lt;number&gt;3. Mai&lt;/number&gt;&lt;dates&gt;&lt;year&gt;u.å.&lt;/year&gt;&lt;/dates&gt;&lt;urls&gt;&lt;related-urls&gt;&lt;url&gt;https://www.tietoevry.com/no/om-oss/om-tietoevry/&lt;/url&gt;&lt;/related-urls&gt;&lt;/urls&gt;&lt;language&gt;Norsk&lt;/language&gt;&lt;/record&gt;&lt;/Cite&gt;&lt;/EndNote&gt;</w:instrText>
      </w:r>
      <w:r w:rsidR="0059667D" w:rsidRPr="001308F7">
        <w:rPr>
          <w:rFonts w:eastAsiaTheme="majorEastAsia" w:cstheme="majorBidi"/>
        </w:rPr>
        <w:fldChar w:fldCharType="separate"/>
      </w:r>
      <w:r w:rsidR="0059667D" w:rsidRPr="001308F7">
        <w:rPr>
          <w:rFonts w:eastAsiaTheme="majorEastAsia" w:cstheme="majorBidi"/>
        </w:rPr>
        <w:t>(Tietoevry, u.å.)</w:t>
      </w:r>
      <w:r w:rsidR="0059667D" w:rsidRPr="001308F7">
        <w:rPr>
          <w:rFonts w:eastAsiaTheme="majorEastAsia" w:cstheme="majorBidi"/>
        </w:rPr>
        <w:fldChar w:fldCharType="end"/>
      </w:r>
      <w:r w:rsidR="0059667D" w:rsidRPr="001308F7">
        <w:rPr>
          <w:rFonts w:eastAsiaTheme="majorEastAsia" w:cstheme="majorBidi"/>
        </w:rPr>
        <w:t>.</w:t>
      </w:r>
      <w:r w:rsidRPr="001308F7">
        <w:rPr>
          <w:rFonts w:eastAsiaTheme="majorEastAsia" w:cstheme="majorBidi"/>
        </w:rPr>
        <w:t xml:space="preserve"> Med 24 000 eksperter innen skyteknologi, data og programvare betjener de tusenvis av kunder i over 90 land. De fokusere på hva teknologi burde gjøre enn hva den kan gjøre. Dette gjenspeiles i Tietoevry sine kjerneverdier: åpenhet, troverdighet og mangfold, hvor fokuset er å skape en framtid der virksomheter, samfunn og mennesker kan utviklet og trives sammen. </w:t>
      </w:r>
    </w:p>
    <w:p w14:paraId="74CD5BB2" w14:textId="4C8B5CF0" w:rsidR="00D642FE" w:rsidRPr="001308F7" w:rsidRDefault="00D642FE" w:rsidP="00D647CB">
      <w:pPr>
        <w:pStyle w:val="Heading3"/>
      </w:pPr>
      <w:r w:rsidRPr="001308F7">
        <w:t> </w:t>
      </w:r>
      <w:bookmarkStart w:id="10" w:name="_Toc198047522"/>
      <w:r w:rsidRPr="001308F7">
        <w:t>Universitetet i Agder</w:t>
      </w:r>
      <w:bookmarkEnd w:id="10"/>
      <w:r w:rsidRPr="001308F7">
        <w:t> </w:t>
      </w:r>
    </w:p>
    <w:p w14:paraId="100FC20E" w14:textId="46CA9E4C"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Universitetet i Agder har to campuser: Kristiansand og Grimstad, og hadde over 14 185 studenter i 2024 </w:t>
      </w:r>
      <w:r w:rsidR="009B3EF5" w:rsidRPr="001308F7">
        <w:rPr>
          <w:rFonts w:eastAsiaTheme="majorEastAsia" w:cstheme="majorBidi"/>
        </w:rPr>
        <w:fldChar w:fldCharType="begin"/>
      </w:r>
      <w:r w:rsidR="009B3EF5" w:rsidRPr="001308F7">
        <w:rPr>
          <w:rFonts w:eastAsiaTheme="majorEastAsia" w:cstheme="majorBidi"/>
        </w:rPr>
        <w:instrText xml:space="preserve"> ADDIN EN.CITE &lt;EndNote&gt;&lt;Cite&gt;&lt;Author&gt;UiA&lt;/Author&gt;&lt;Year&gt;u.å.&lt;/Year&gt;&lt;RecNum&gt;62&lt;/RecNum&gt;&lt;DisplayText&gt;(UiA, u.å.)&lt;/DisplayText&gt;&lt;record&gt;&lt;rec-number&gt;62&lt;/rec-number&gt;&lt;foreign-keys&gt;&lt;key app="EN" db-id="vtxstr9xi5pdw2eatwtxpvaqz5z50zdfwtzx" timestamp="1746281594"&gt;62&lt;/key&gt;&lt;/foreign-keys&gt;&lt;ref-type name="Web Page"&gt;12&lt;/ref-type&gt;&lt;contributors&gt;&lt;authors&gt;&lt;author&gt;UiA&lt;/author&gt;&lt;/authors&gt;&lt;/contributors&gt;&lt;titles&gt;&lt;title&gt;Fakta og historie&lt;/title&gt;&lt;/titles&gt;&lt;volume&gt;2025&lt;/volume&gt;&lt;number&gt;3. Mai&lt;/number&gt;&lt;dates&gt;&lt;year&gt;u.å.&lt;/year&gt;&lt;/dates&gt;&lt;urls&gt;&lt;related-urls&gt;&lt;url&gt;https://www.uia.no/om-uia/fakta-og-historie/&lt;/url&gt;&lt;/related-urls&gt;&lt;/urls&gt;&lt;/record&gt;&lt;/Cite&gt;&lt;/EndNote&gt;</w:instrText>
      </w:r>
      <w:r w:rsidR="009B3EF5" w:rsidRPr="001308F7">
        <w:rPr>
          <w:rFonts w:eastAsiaTheme="majorEastAsia" w:cstheme="majorBidi"/>
        </w:rPr>
        <w:fldChar w:fldCharType="separate"/>
      </w:r>
      <w:r w:rsidR="009B3EF5" w:rsidRPr="001308F7">
        <w:rPr>
          <w:rFonts w:eastAsiaTheme="majorEastAsia" w:cstheme="majorBidi"/>
        </w:rPr>
        <w:t>(UiA, u.å.)</w:t>
      </w:r>
      <w:r w:rsidR="009B3EF5" w:rsidRPr="001308F7">
        <w:rPr>
          <w:rFonts w:eastAsiaTheme="majorEastAsia" w:cstheme="majorBidi"/>
        </w:rPr>
        <w:fldChar w:fldCharType="end"/>
      </w:r>
      <w:r w:rsidR="009B3EF5" w:rsidRPr="001308F7">
        <w:rPr>
          <w:rFonts w:eastAsiaTheme="majorEastAsia" w:cstheme="majorBidi"/>
        </w:rPr>
        <w:t>.</w:t>
      </w:r>
      <w:r w:rsidRPr="001308F7">
        <w:rPr>
          <w:rFonts w:eastAsiaTheme="majorEastAsia" w:cstheme="majorBidi"/>
        </w:rPr>
        <w:t xml:space="preserve"> Universitetet tilbyr et bredt spekter av studier innen ulike fagfelt, inkludert IT og informasjonssystemer, som gruppen studerer.</w:t>
      </w:r>
      <w:r w:rsidR="0059667D" w:rsidRPr="001308F7">
        <w:rPr>
          <w:rFonts w:eastAsiaTheme="majorEastAsia" w:cstheme="majorBidi"/>
        </w:rPr>
        <w:t xml:space="preserve"> </w:t>
      </w:r>
      <w:r w:rsidRPr="001308F7">
        <w:rPr>
          <w:rFonts w:eastAsiaTheme="majorEastAsia" w:cstheme="majorBidi"/>
        </w:rPr>
        <w:t>Med over 1 500 ansatte med variert kompetanse har UiA mye å tilby studentene.  </w:t>
      </w:r>
    </w:p>
    <w:p w14:paraId="47944A15" w14:textId="33B82E61" w:rsidR="00D642FE" w:rsidRPr="001308F7" w:rsidRDefault="00D642FE" w:rsidP="0029575F">
      <w:pPr>
        <w:pStyle w:val="Heading2"/>
      </w:pPr>
      <w:bookmarkStart w:id="11" w:name="_Toc198047523"/>
      <w:r w:rsidRPr="001308F7">
        <w:t>Om prosjektet</w:t>
      </w:r>
      <w:bookmarkEnd w:id="11"/>
      <w:r w:rsidRPr="001308F7">
        <w:t> </w:t>
      </w:r>
    </w:p>
    <w:p w14:paraId="1EEAEDE9" w14:textId="1FC25BFA"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Tidligere var det hovedsakelig spesialister, for eksempel landmålere og geografer, som hadde kompetanser til å arbeide med geodata. I dag bruker nesten alle applikasjoner eller datasett geodata på en eller annen måte, som geografisk komponenter </w:t>
      </w:r>
      <w:r w:rsidR="0059667D" w:rsidRPr="001308F7">
        <w:rPr>
          <w:rFonts w:eastAsiaTheme="majorEastAsia" w:cstheme="majorBidi"/>
        </w:rPr>
        <w:fldChar w:fldCharType="begin"/>
      </w:r>
      <w:r w:rsidR="0059667D" w:rsidRPr="001308F7">
        <w:rPr>
          <w:rFonts w:eastAsiaTheme="majorEastAsia" w:cstheme="majorBidi"/>
        </w:rPr>
        <w:instrText xml:space="preserve"> ADDIN EN.CITE &lt;EndNote&gt;&lt;Cite&gt;&lt;Author&gt;Miller&lt;/Author&gt;&lt;Year&gt;u.å.&lt;/Year&gt;&lt;RecNum&gt;67&lt;/RecNum&gt;&lt;DisplayText&gt;(Miller, u.å.)&lt;/DisplayText&gt;&lt;record&gt;&lt;rec-number&gt;67&lt;/rec-number&gt;&lt;foreign-keys&gt;&lt;key app="EN" db-id="vtxstr9xi5pdw2eatwtxpvaqz5z50zdfwtzx" timestamp="1746384825"&gt;67&lt;/key&gt;&lt;/foreign-keys&gt;&lt;ref-type name="Web Page"&gt;12&lt;/ref-type&gt;&lt;contributors&gt;&lt;authors&gt;&lt;author&gt;Kevin Miller&lt;/author&gt;&lt;/authors&gt;&lt;/contributors&gt;&lt;titles&gt;&lt;title&gt;Sharing Geospatial Data Effectively&lt;/title&gt;&lt;/titles&gt;&lt;volume&gt;2025&lt;/volume&gt;&lt;number&gt;3. Mai&lt;/number&gt;&lt;dates&gt;&lt;year&gt;u.å.&lt;/year&gt;&lt;/dates&gt;&lt;publisher&gt;Solv3d&lt;/publisher&gt;&lt;urls&gt;&lt;related-urls&gt;&lt;url&gt;https://solv3d.com/sharing-geospatial-data-effectively/&lt;/url&gt;&lt;/related-urls&gt;&lt;/urls&gt;&lt;/record&gt;&lt;/Cite&gt;&lt;/EndNote&gt;</w:instrText>
      </w:r>
      <w:r w:rsidR="0059667D" w:rsidRPr="001308F7">
        <w:rPr>
          <w:rFonts w:eastAsiaTheme="majorEastAsia" w:cstheme="majorBidi"/>
        </w:rPr>
        <w:fldChar w:fldCharType="separate"/>
      </w:r>
      <w:r w:rsidR="0059667D" w:rsidRPr="001308F7">
        <w:rPr>
          <w:rFonts w:eastAsiaTheme="majorEastAsia" w:cstheme="majorBidi"/>
        </w:rPr>
        <w:t>(Miller, u.å.)</w:t>
      </w:r>
      <w:r w:rsidR="0059667D" w:rsidRPr="001308F7">
        <w:rPr>
          <w:rFonts w:eastAsiaTheme="majorEastAsia" w:cstheme="majorBidi"/>
        </w:rPr>
        <w:fldChar w:fldCharType="end"/>
      </w:r>
      <w:r w:rsidR="0059667D" w:rsidRPr="001308F7">
        <w:rPr>
          <w:rFonts w:eastAsiaTheme="majorEastAsia" w:cstheme="majorBidi"/>
        </w:rPr>
        <w:t>.</w:t>
      </w:r>
      <w:r w:rsidRPr="001308F7">
        <w:rPr>
          <w:rFonts w:eastAsiaTheme="majorEastAsia" w:cstheme="majorBidi"/>
        </w:rPr>
        <w:t xml:space="preserve"> Dette gjør at geodata er relevant i mange sammenhenger og gir prosjektet en høy samfunnsrelevans, ettersom dette berører aktører tvers i offentlig og privat sektor. </w:t>
      </w:r>
    </w:p>
    <w:p w14:paraId="16E5D5F2" w14:textId="04A48641" w:rsidR="00D642FE" w:rsidRPr="001308F7" w:rsidRDefault="00D642FE" w:rsidP="0029575F">
      <w:pPr>
        <w:pStyle w:val="Heading3"/>
      </w:pPr>
      <w:r w:rsidRPr="001308F7">
        <w:t> </w:t>
      </w:r>
      <w:bookmarkStart w:id="12" w:name="_Toc198047524"/>
      <w:r w:rsidRPr="001308F7">
        <w:t>Oppgavebeskrivelse </w:t>
      </w:r>
      <w:bookmarkEnd w:id="12"/>
    </w:p>
    <w:p w14:paraId="0A4D649B" w14:textId="75E6320D"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Bacheloroppgaven undersøker hvordan geodata effektivt kan deles på tvers av offentlig og private sektorer. Prosjektets overordnede mål er å utforskere hvordan store mengder av geodata kan deles og optimalisert ved å benytte strømningsteknologier</w:t>
      </w:r>
      <w:r w:rsidR="098F3C2D" w:rsidRPr="001308F7">
        <w:rPr>
          <w:rFonts w:eastAsiaTheme="majorEastAsia" w:cstheme="majorBidi"/>
        </w:rPr>
        <w:t>,</w:t>
      </w:r>
      <w:r w:rsidRPr="001308F7">
        <w:rPr>
          <w:rFonts w:eastAsiaTheme="majorEastAsia" w:cstheme="majorBidi"/>
        </w:rPr>
        <w:t xml:space="preserve"> og andre relevante løsninger som et «Proof of Concept» (PoC). Aktørene i oppgaven viste stor interesse om å kunne strømme geodata til brukere på en enklere og mer effektiv måte. Dermed formulerte gruppen følgende problemstilling for bacheloroppgaven: </w:t>
      </w:r>
    </w:p>
    <w:p w14:paraId="561950EB" w14:textId="77777777"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w:t>
      </w:r>
      <w:r w:rsidRPr="001308F7">
        <w:rPr>
          <w:rFonts w:eastAsiaTheme="majorEastAsia" w:cstheme="majorBidi"/>
          <w:i/>
        </w:rPr>
        <w:t>Hvordan kan vi utvikle en løsning som muliggjør effektiv strømming av geodata til sluttbrukere?»</w:t>
      </w:r>
      <w:r w:rsidRPr="001308F7">
        <w:rPr>
          <w:rFonts w:eastAsiaTheme="majorEastAsia" w:cstheme="majorBidi"/>
        </w:rPr>
        <w:t> </w:t>
      </w:r>
    </w:p>
    <w:p w14:paraId="6502A63B" w14:textId="67AA3A00" w:rsidR="00D675C9" w:rsidRDefault="0BCC7301" w:rsidP="0088568B">
      <w:pPr>
        <w:spacing w:before="0" w:beforeAutospacing="1" w:after="160" w:afterAutospacing="1" w:line="240" w:lineRule="auto"/>
        <w:rPr>
          <w:rFonts w:eastAsia="Times New Roman" w:cs="Times New Roman"/>
        </w:rPr>
      </w:pPr>
      <w:r w:rsidRPr="001308F7">
        <w:rPr>
          <w:rFonts w:eastAsiaTheme="majorEastAsia" w:cstheme="majorBidi"/>
        </w:rPr>
        <w:t xml:space="preserve">Ettersom </w:t>
      </w:r>
      <w:r w:rsidR="1CB1DC3E" w:rsidRPr="001308F7">
        <w:rPr>
          <w:rFonts w:eastAsiaTheme="majorEastAsia" w:cstheme="majorBidi"/>
        </w:rPr>
        <w:t xml:space="preserve">geodata utgjør en stor andel av verdens datagrunnlag, er det viktig å involvere og utvikle løsninger som er sikker, skalerbar og brukervennlig </w:t>
      </w:r>
      <w:r w:rsidR="00C0529D" w:rsidRPr="001308F7">
        <w:rPr>
          <w:rFonts w:eastAsiaTheme="majorEastAsia" w:cstheme="majorBidi"/>
        </w:rPr>
        <w:fldChar w:fldCharType="begin"/>
      </w:r>
      <w:r w:rsidR="00C0529D" w:rsidRPr="00E75176">
        <w:rPr>
          <w:rFonts w:eastAsiaTheme="majorEastAsia" w:cstheme="majorBidi"/>
          <w:bCs/>
          <w:iCs/>
        </w:rPr>
        <w:instrText xml:space="preserve"> ADDIN EN.CITE &lt;EndNote&gt;&lt;Cite&gt;&lt;Author&gt;Francica&lt;/Author&gt;&lt;Year&gt;2021&lt;/Year&gt;&lt;RecNum&gt;63&lt;/RecNum&gt;&lt;DisplayText&gt;(Francica, 2021)&lt;/DisplayText&gt;&lt;record&gt;&lt;rec-number&gt;63&lt;/rec-number&gt;&lt;foreign-keys&gt;&lt;key app="EN" db-id="vtxstr9xi5pdw2eatwtxpvaqz5z50zdfwtzx" timestamp="1746295939"&gt;63&lt;/key&gt;&lt;/foreign-keys&gt;&lt;ref-type name="Web Page"&gt;12&lt;/ref-type&gt;&lt;contributors&gt;&lt;authors&gt;&lt;author&gt;Joe Francica&lt;/author&gt;&lt;/authors&gt;&lt;/contributors&gt;&lt;titles&gt;&lt;title&gt;What is Geospatial Data?&lt;/title&gt;&lt;/titles&gt;&lt;volume&gt;2025&lt;/volume&gt;&lt;number&gt;3. Mai&lt;/number&gt;&lt;dates&gt;&lt;year&gt;2021&lt;/year&gt;&lt;pub-dates&gt;&lt;date&gt;26/04/2021&lt;/date&gt;&lt;/pub-dates&gt;&lt;/dates&gt;&lt;urls&gt;&lt;related-urls&gt;&lt;url&gt;https://www.korem.com/what-is-geospatial-data/?utm_source=chatgpt.com&lt;/url&gt;&lt;/related-urls&gt;&lt;/urls&gt;&lt;/record&gt;&lt;/Cite&gt;&lt;/EndNote&gt;</w:instrText>
      </w:r>
      <w:r w:rsidR="00C0529D" w:rsidRPr="001308F7">
        <w:rPr>
          <w:rFonts w:eastAsiaTheme="majorEastAsia" w:cstheme="majorBidi"/>
        </w:rPr>
        <w:fldChar w:fldCharType="separate"/>
      </w:r>
      <w:r w:rsidR="00C0529D" w:rsidRPr="001308F7">
        <w:rPr>
          <w:rFonts w:eastAsiaTheme="majorEastAsia" w:cstheme="majorBidi"/>
        </w:rPr>
        <w:t>(Francica, 2021)</w:t>
      </w:r>
      <w:r w:rsidR="00C0529D" w:rsidRPr="001308F7">
        <w:rPr>
          <w:rFonts w:eastAsiaTheme="majorEastAsia" w:cstheme="majorBidi"/>
        </w:rPr>
        <w:fldChar w:fldCharType="end"/>
      </w:r>
      <w:r w:rsidR="2F945DB9" w:rsidRPr="001308F7">
        <w:rPr>
          <w:rFonts w:eastAsiaTheme="majorEastAsia" w:cstheme="majorBidi"/>
        </w:rPr>
        <w:t>.</w:t>
      </w:r>
      <w:r w:rsidR="00421537">
        <w:rPr>
          <w:rFonts w:eastAsiaTheme="majorEastAsia" w:cstheme="majorBidi"/>
        </w:rPr>
        <w:t xml:space="preserve"> I tillegg</w:t>
      </w:r>
      <w:r w:rsidR="1CB1DC3E" w:rsidRPr="001308F7">
        <w:rPr>
          <w:rFonts w:eastAsiaTheme="majorEastAsia" w:cstheme="majorBidi"/>
        </w:rPr>
        <w:t xml:space="preserve"> </w:t>
      </w:r>
      <w:r w:rsidR="1E0AB3FF" w:rsidRPr="001308F7">
        <w:rPr>
          <w:rFonts w:eastAsia="Times New Roman" w:cs="Times New Roman"/>
        </w:rPr>
        <w:t xml:space="preserve">Geografiske informasjonssystemer (GIS) har i denne sammenhengen vært avgjørende, ved å gi struktur til innsamling, organisering og håndtering av geodata i et datadrevet samfunn </w:t>
      </w:r>
      <w:r w:rsidR="009E2E57">
        <w:rPr>
          <w:rFonts w:eastAsia="Times New Roman" w:cs="Times New Roman"/>
        </w:rPr>
        <w:fldChar w:fldCharType="begin"/>
      </w:r>
      <w:r w:rsidR="00326F21">
        <w:rPr>
          <w:rFonts w:eastAsia="Times New Roman" w:cs="Times New Roman"/>
        </w:rPr>
        <w:instrText xml:space="preserve"> ADDIN EN.CITE &lt;EndNote&gt;&lt;Cite&gt;&lt;Author&gt;Esri&lt;/Author&gt;&lt;Year&gt;u.å.&lt;/Year&gt;&lt;RecNum&gt;92&lt;/RecNum&gt;&lt;DisplayText&gt;(Esri, u.å.)&lt;/DisplayText&gt;&lt;record&gt;&lt;rec-number&gt;92&lt;/rec-number&gt;&lt;foreign-keys&gt;&lt;key app="EN" db-id="vtxstr9xi5pdw2eatwtxpvaqz5z50zdfwtzx" timestamp="1747071665"&gt;92&lt;/key&gt;&lt;/foreign-keys&gt;&lt;ref-type name="Web Page"&gt;12&lt;/ref-type&gt;&lt;contributors&gt;&lt;authors&gt;&lt;author&gt;Esri&lt;/author&gt;&lt;/authors&gt;&lt;/contributors&gt;&lt;titles&gt;&lt;title&gt;What is gis?&lt;/title&gt;&lt;/titles&gt;&lt;volume&gt;2025 &lt;/volume&gt;&lt;number&gt;13. Februar &lt;/number&gt;&lt;dates&gt;&lt;year&gt;u.å.&lt;/year&gt;&lt;/dates&gt;&lt;urls&gt;&lt;related-urls&gt;&lt;url&gt;https://www.esri.com/en-us/what-is-gis/overview&lt;/url&gt;&lt;/related-urls&gt;&lt;/urls&gt;&lt;/record&gt;&lt;/Cite&gt;&lt;/EndNote&gt;</w:instrText>
      </w:r>
      <w:r w:rsidR="009E2E57">
        <w:rPr>
          <w:rFonts w:eastAsia="Times New Roman" w:cs="Times New Roman"/>
        </w:rPr>
        <w:fldChar w:fldCharType="separate"/>
      </w:r>
      <w:r w:rsidR="00326F21">
        <w:rPr>
          <w:rFonts w:eastAsia="Times New Roman" w:cs="Times New Roman"/>
          <w:noProof/>
        </w:rPr>
        <w:t>(Esri, u.å.)</w:t>
      </w:r>
      <w:r w:rsidR="009E2E57">
        <w:rPr>
          <w:rFonts w:eastAsia="Times New Roman" w:cs="Times New Roman"/>
        </w:rPr>
        <w:fldChar w:fldCharType="end"/>
      </w:r>
      <w:r w:rsidR="009E2E57">
        <w:rPr>
          <w:rFonts w:eastAsia="Times New Roman" w:cs="Times New Roman"/>
        </w:rPr>
        <w:t>.</w:t>
      </w:r>
      <w:r w:rsidR="1E0AB3FF" w:rsidRPr="001308F7">
        <w:rPr>
          <w:rFonts w:eastAsia="Times New Roman" w:cs="Times New Roman"/>
        </w:rPr>
        <w:t xml:space="preserve"> </w:t>
      </w:r>
    </w:p>
    <w:p w14:paraId="1AC1269B" w14:textId="7836AFC9" w:rsidR="00D642FE" w:rsidRPr="001308F7" w:rsidRDefault="1E0AB3FF" w:rsidP="0088568B">
      <w:pPr>
        <w:spacing w:before="0" w:beforeAutospacing="1" w:after="160" w:afterAutospacing="1" w:line="240" w:lineRule="auto"/>
        <w:rPr>
          <w:rFonts w:eastAsiaTheme="majorEastAsia" w:cstheme="majorBidi"/>
        </w:rPr>
      </w:pPr>
      <w:r w:rsidRPr="001308F7">
        <w:rPr>
          <w:rFonts w:eastAsia="Times New Roman" w:cs="Times New Roman"/>
        </w:rPr>
        <w:lastRenderedPageBreak/>
        <w:t>Med dette som bakgrunn vil</w:t>
      </w:r>
      <w:r w:rsidR="00D642FE" w:rsidRPr="001308F7">
        <w:rPr>
          <w:rFonts w:eastAsia="Times New Roman" w:cs="Times New Roman"/>
        </w:rPr>
        <w:t xml:space="preserve"> prosjektet testes </w:t>
      </w:r>
      <w:r w:rsidRPr="001308F7">
        <w:rPr>
          <w:rFonts w:eastAsia="Times New Roman" w:cs="Times New Roman"/>
        </w:rPr>
        <w:t>moderne GIS-løsninger</w:t>
      </w:r>
      <w:r w:rsidR="1CB1DC3E" w:rsidRPr="001308F7">
        <w:rPr>
          <w:rFonts w:eastAsiaTheme="majorEastAsia" w:cstheme="majorBidi"/>
        </w:rPr>
        <w:t xml:space="preserve"> </w:t>
      </w:r>
      <w:r w:rsidR="4917AC88" w:rsidRPr="001308F7">
        <w:rPr>
          <w:rFonts w:eastAsiaTheme="majorEastAsia" w:cstheme="majorBidi"/>
        </w:rPr>
        <w:t>ved bruk av</w:t>
      </w:r>
      <w:r w:rsidR="00D642FE" w:rsidRPr="001308F7">
        <w:rPr>
          <w:rFonts w:eastAsiaTheme="majorEastAsia" w:cstheme="majorBidi"/>
        </w:rPr>
        <w:t xml:space="preserve"> verktøy som GeoPandas, DuckDB og Databricks for å undersøke hvordan </w:t>
      </w:r>
      <w:r w:rsidR="7EAEAE97" w:rsidRPr="001308F7">
        <w:rPr>
          <w:rFonts w:eastAsiaTheme="majorEastAsia" w:cstheme="majorBidi"/>
        </w:rPr>
        <w:t xml:space="preserve">de ulike </w:t>
      </w:r>
      <w:r w:rsidR="00D642FE" w:rsidRPr="001308F7">
        <w:rPr>
          <w:rFonts w:eastAsiaTheme="majorEastAsia" w:cstheme="majorBidi"/>
        </w:rPr>
        <w:t>teknologiene egner seg for utveksling av geodata. Tilsvarende må oppgaven også ha en omfattende vurdering av ulemper og fordeler, ved å benytte slik type løsninger til deling av geodata mellom ulike organisasjoner.  </w:t>
      </w:r>
    </w:p>
    <w:p w14:paraId="44F4D355" w14:textId="3747F848" w:rsidR="00D642FE" w:rsidRPr="001308F7" w:rsidRDefault="00D642FE" w:rsidP="0029575F">
      <w:pPr>
        <w:pStyle w:val="Heading3"/>
      </w:pPr>
      <w:bookmarkStart w:id="13" w:name="_Toc198047525"/>
      <w:r w:rsidRPr="001308F7">
        <w:t>Scope</w:t>
      </w:r>
      <w:bookmarkEnd w:id="13"/>
      <w:r w:rsidRPr="001308F7">
        <w:t> </w:t>
      </w:r>
    </w:p>
    <w:p w14:paraId="7F5C4342" w14:textId="24EFEBDC"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Ettersom bacheloroppgaven er et PoC, har det blitt satt enkelte begrensinger siden av utfordringer som kan oppstå ved utvikle den. Dette gjelder hovedsakelig valg av datasett som blir benyttet i </w:t>
      </w:r>
      <w:r w:rsidR="00314C6D" w:rsidRPr="001308F7">
        <w:rPr>
          <w:rFonts w:eastAsiaTheme="majorEastAsia" w:cstheme="majorBidi"/>
        </w:rPr>
        <w:t>utviklingen</w:t>
      </w:r>
      <w:r w:rsidRPr="001308F7">
        <w:rPr>
          <w:rFonts w:eastAsiaTheme="majorEastAsia" w:cstheme="majorBidi"/>
        </w:rPr>
        <w:t>. Etter diskusjoner og anbefalinger fra veiledere, valgt gruppen å bruke automatisk identifikasjonssystem (AIS) og AR50. </w:t>
      </w:r>
    </w:p>
    <w:p w14:paraId="118D43F3" w14:textId="2448F4A6" w:rsidR="00D642FE" w:rsidRPr="001308F7" w:rsidRDefault="00D642FE" w:rsidP="0088568B">
      <w:pPr>
        <w:spacing w:before="0" w:after="160" w:line="240" w:lineRule="auto"/>
        <w:rPr>
          <w:rFonts w:eastAsiaTheme="majorEastAsia" w:cstheme="majorBidi"/>
        </w:rPr>
      </w:pPr>
      <w:r w:rsidRPr="008410CA">
        <w:rPr>
          <w:rFonts w:eastAsiaTheme="majorEastAsia" w:cstheme="majorBidi"/>
          <w:b/>
          <w:bCs/>
        </w:rPr>
        <w:t>AIS</w:t>
      </w:r>
      <w:r w:rsidRPr="001308F7">
        <w:rPr>
          <w:rFonts w:eastAsiaTheme="majorEastAsia" w:cstheme="majorBidi"/>
        </w:rPr>
        <w:t xml:space="preserve"> er et datasett fra Kystverket som gir en kontinuerlig oversikt over sjøtrafikken langs kysten og i havområder </w:t>
      </w:r>
      <w:r w:rsidR="00693EF2" w:rsidRPr="001308F7">
        <w:rPr>
          <w:rFonts w:eastAsiaTheme="majorEastAsia" w:cstheme="majorBidi"/>
        </w:rPr>
        <w:fldChar w:fldCharType="begin"/>
      </w:r>
      <w:r w:rsidR="00331A5E">
        <w:rPr>
          <w:rFonts w:eastAsiaTheme="majorEastAsia" w:cstheme="majorBidi"/>
        </w:rPr>
        <w:instrText xml:space="preserve"> ADDIN EN.CITE &lt;EndNote&gt;&lt;Cite&gt;&lt;Author&gt;Kystverket&lt;/Author&gt;&lt;Year&gt;u.å.&lt;/Year&gt;&lt;RecNum&gt;65&lt;/RecNum&gt;&lt;DisplayText&gt;(Kystverket, u.å.)&lt;/DisplayText&gt;&lt;record&gt;&lt;rec-number&gt;65&lt;/rec-number&gt;&lt;foreign-keys&gt;&lt;key app="EN" db-id="vtxstr9xi5pdw2eatwtxpvaqz5z50zdfwtzx" timestamp="1746307416"&gt;65&lt;/key&gt;&lt;/foreign-keys&gt;&lt;ref-type name="Web Page"&gt;12&lt;/ref-type&gt;&lt;contributors&gt;&lt;authors&gt;&lt;author&gt;Kystverket&lt;/author&gt;&lt;/authors&gt;&lt;/contributors&gt;&lt;titles&gt;&lt;title&gt;AIS - Automatisk identifikasjonssystem&lt;/title&gt;&lt;/titles&gt;&lt;volume&gt;2025&lt;/volume&gt;&lt;number&gt;3. Mai&lt;/number&gt;&lt;dates&gt;&lt;year&gt;u.å.&lt;/year&gt;&lt;/dates&gt;&lt;urls&gt;&lt;related-urls&gt;&lt;url&gt;https://www.kystverket.no/sjotransport-og-havn/ais/&lt;/url&gt;&lt;/related-urls&gt;&lt;/urls&gt;&lt;/record&gt;&lt;/Cite&gt;&lt;/EndNote&gt;</w:instrText>
      </w:r>
      <w:r w:rsidR="00693EF2" w:rsidRPr="001308F7">
        <w:rPr>
          <w:rFonts w:eastAsiaTheme="majorEastAsia" w:cstheme="majorBidi"/>
        </w:rPr>
        <w:fldChar w:fldCharType="separate"/>
      </w:r>
      <w:r w:rsidR="00331A5E">
        <w:rPr>
          <w:rFonts w:eastAsiaTheme="majorEastAsia" w:cstheme="majorBidi"/>
          <w:noProof/>
        </w:rPr>
        <w:t>(Kystverket, u.å.)</w:t>
      </w:r>
      <w:r w:rsidR="00693EF2" w:rsidRPr="001308F7">
        <w:rPr>
          <w:rFonts w:eastAsiaTheme="majorEastAsia" w:cstheme="majorBidi"/>
        </w:rPr>
        <w:fldChar w:fldCharType="end"/>
      </w:r>
      <w:r w:rsidR="00693EF2" w:rsidRPr="001308F7">
        <w:rPr>
          <w:rFonts w:eastAsiaTheme="majorEastAsia" w:cstheme="majorBidi"/>
        </w:rPr>
        <w:t>.</w:t>
      </w:r>
      <w:r w:rsidRPr="001308F7">
        <w:rPr>
          <w:rFonts w:eastAsiaTheme="majorEastAsia" w:cstheme="majorBidi"/>
        </w:rPr>
        <w:t xml:space="preserve"> Det er åpen AIS-data som er blitt brukt, den er lastet ned fra </w:t>
      </w:r>
      <w:hyperlink r:id="rId12" w:tgtFrame="_blank" w:history="1">
        <w:r w:rsidRPr="001308F7">
          <w:rPr>
            <w:rStyle w:val="Hyperlink"/>
            <w:rFonts w:eastAsiaTheme="majorEastAsia" w:cstheme="majorBidi"/>
          </w:rPr>
          <w:t>https://kart.kystverket.no</w:t>
        </w:r>
      </w:hyperlink>
      <w:r w:rsidRPr="001308F7">
        <w:rPr>
          <w:rFonts w:eastAsiaTheme="majorEastAsia" w:cstheme="majorBidi"/>
        </w:rPr>
        <w:t xml:space="preserve"> og begrenset til Kristiansandsområdet for enklere testing. </w:t>
      </w:r>
    </w:p>
    <w:p w14:paraId="73747640" w14:textId="4A997DD9" w:rsidR="00D642FE" w:rsidRPr="001308F7" w:rsidRDefault="00D642FE" w:rsidP="0088568B">
      <w:pPr>
        <w:spacing w:before="0" w:after="160" w:line="240" w:lineRule="auto"/>
        <w:rPr>
          <w:rFonts w:eastAsiaTheme="majorEastAsia" w:cstheme="majorBidi"/>
        </w:rPr>
      </w:pPr>
      <w:r w:rsidRPr="008410CA">
        <w:rPr>
          <w:rFonts w:eastAsiaTheme="majorEastAsia" w:cstheme="majorBidi"/>
          <w:b/>
          <w:bCs/>
        </w:rPr>
        <w:t>AR50</w:t>
      </w:r>
      <w:r w:rsidRPr="001308F7">
        <w:rPr>
          <w:rFonts w:eastAsiaTheme="majorEastAsia" w:cstheme="majorBidi"/>
        </w:rPr>
        <w:t xml:space="preserve"> er datasett som arealressurser tilpasset bruk i målestokker fra 1:20 000 til 1:100 000, som for eksempel kan bli brukt for å se hvilke arealer som har myr </w:t>
      </w:r>
      <w:r w:rsidR="00693EF2" w:rsidRPr="001308F7">
        <w:rPr>
          <w:rFonts w:eastAsiaTheme="majorEastAsia" w:cstheme="majorBidi"/>
        </w:rPr>
        <w:fldChar w:fldCharType="begin"/>
      </w:r>
      <w:r w:rsidR="00693EF2" w:rsidRPr="001308F7">
        <w:rPr>
          <w:rFonts w:eastAsiaTheme="majorEastAsia" w:cstheme="majorBidi"/>
        </w:rPr>
        <w:instrText xml:space="preserve"> ADDIN EN.CITE &lt;EndNote&gt;&lt;Cite&gt;&lt;Author&gt;GeoNorge&lt;/Author&gt;&lt;Year&gt;u.å.&lt;/Year&gt;&lt;RecNum&gt;66&lt;/RecNum&gt;&lt;DisplayText&gt;(GeoNorge, u.å.)&lt;/DisplayText&gt;&lt;record&gt;&lt;rec-number&gt;66&lt;/rec-number&gt;&lt;foreign-keys&gt;&lt;key app="EN" db-id="vtxstr9xi5pdw2eatwtxpvaqz5z50zdfwtzx" timestamp="1746308486"&gt;66&lt;/key&gt;&lt;/foreign-keys&gt;&lt;ref-type name="Web Page"&gt;12&lt;/ref-type&gt;&lt;contributors&gt;&lt;authors&gt;&lt;author&gt;GeoNorge&lt;/author&gt;&lt;/authors&gt;&lt;/contributors&gt;&lt;titles&gt;&lt;title&gt;Arealressurskart - AR50 - Arealtyper&lt;/title&gt;&lt;/titles&gt;&lt;volume&gt;2025&lt;/volume&gt;&lt;number&gt;3. Mai&lt;/number&gt;&lt;dates&gt;&lt;year&gt;u.å.&lt;/year&gt;&lt;/dates&gt;&lt;urls&gt;&lt;related-urls&gt;&lt;url&gt;https://kartkatalog.geonorge.no/metadata/arealressurskart-ar50-arealtyper/41f6b000-c394-41c5-8ebb-07a0a3ec914f&lt;/url&gt;&lt;/related-urls&gt;&lt;/urls&gt;&lt;/record&gt;&lt;/Cite&gt;&lt;/EndNote&gt;</w:instrText>
      </w:r>
      <w:r w:rsidR="00693EF2" w:rsidRPr="001308F7">
        <w:rPr>
          <w:rFonts w:eastAsiaTheme="majorEastAsia" w:cstheme="majorBidi"/>
        </w:rPr>
        <w:fldChar w:fldCharType="separate"/>
      </w:r>
      <w:r w:rsidR="00693EF2" w:rsidRPr="001308F7">
        <w:rPr>
          <w:rFonts w:eastAsiaTheme="majorEastAsia" w:cstheme="majorBidi"/>
        </w:rPr>
        <w:t>(GeoNorge, u.å.)</w:t>
      </w:r>
      <w:r w:rsidR="00693EF2" w:rsidRPr="001308F7">
        <w:rPr>
          <w:rFonts w:eastAsiaTheme="majorEastAsia" w:cstheme="majorBidi"/>
        </w:rPr>
        <w:fldChar w:fldCharType="end"/>
      </w:r>
      <w:r w:rsidR="00693EF2" w:rsidRPr="001308F7">
        <w:rPr>
          <w:rFonts w:eastAsiaTheme="majorEastAsia" w:cstheme="majorBidi"/>
        </w:rPr>
        <w:t>.</w:t>
      </w:r>
      <w:r w:rsidRPr="001308F7">
        <w:rPr>
          <w:rFonts w:eastAsiaTheme="majorEastAsia" w:cstheme="majorBidi"/>
        </w:rPr>
        <w:t xml:space="preserve"> Begrunnelsen for dette valget til å bruke datasettet, er at de som jobber med geodata benytter blant annet denne datasettet. Dataen er last ned fra </w:t>
      </w:r>
      <w:hyperlink r:id="rId13" w:tgtFrame="_blank" w:history="1">
        <w:r w:rsidRPr="001308F7">
          <w:rPr>
            <w:rStyle w:val="Hyperlink"/>
            <w:rFonts w:eastAsiaTheme="majorEastAsia" w:cstheme="majorBidi"/>
          </w:rPr>
          <w:t>https://www.geonorge.no</w:t>
        </w:r>
      </w:hyperlink>
      <w:r w:rsidRPr="001308F7">
        <w:rPr>
          <w:rFonts w:eastAsiaTheme="majorEastAsia" w:cstheme="majorBidi"/>
        </w:rPr>
        <w:t xml:space="preserve"> og er åpen for alle. </w:t>
      </w:r>
    </w:p>
    <w:p w14:paraId="74F5FB5F" w14:textId="4CBBE3B8" w:rsidR="00D642FE" w:rsidRPr="001308F7" w:rsidRDefault="00D642FE" w:rsidP="00D642FE">
      <w:pPr>
        <w:pStyle w:val="Heading2"/>
      </w:pPr>
      <w:bookmarkStart w:id="14" w:name="_Toc198047526"/>
      <w:r w:rsidRPr="001308F7">
        <w:t>Mål og motivasjon</w:t>
      </w:r>
      <w:bookmarkEnd w:id="14"/>
      <w:r w:rsidRPr="001308F7">
        <w:t> </w:t>
      </w:r>
    </w:p>
    <w:p w14:paraId="1BB94F2B" w14:textId="50B47587"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I dag finnes mange tjenester som lar en bruker laste ned geodata</w:t>
      </w:r>
      <w:r w:rsidR="00B25532">
        <w:rPr>
          <w:rFonts w:eastAsiaTheme="majorEastAsia" w:cstheme="majorBidi"/>
        </w:rPr>
        <w:t xml:space="preserve"> som ne</w:t>
      </w:r>
      <w:r w:rsidR="004A64A9">
        <w:rPr>
          <w:rFonts w:eastAsiaTheme="majorEastAsia" w:cstheme="majorBidi"/>
        </w:rPr>
        <w:t>vnt tidligere</w:t>
      </w:r>
      <w:r w:rsidRPr="001308F7">
        <w:rPr>
          <w:rFonts w:eastAsiaTheme="majorEastAsia" w:cstheme="majorBidi"/>
        </w:rPr>
        <w:t>. Aktørene utrykket et ønske om å forenkle dagsprosessen ved å benytte strømningsteknologi, ved bakgrunn av potensialitet å «streamline» delingsprosessen av geodata. Hensikten er å gjøre delingsprosessen mer effektiv, enklere og sikre på tvers av offentlig og privat sektor. Denne motivasjon er også støttes av lovverket: </w:t>
      </w:r>
    </w:p>
    <w:p w14:paraId="2F1EEE94" w14:textId="046CD406" w:rsidR="00D642FE" w:rsidRPr="001308F7" w:rsidRDefault="00D642FE" w:rsidP="0088568B">
      <w:pPr>
        <w:spacing w:before="0" w:after="160" w:line="240" w:lineRule="auto"/>
        <w:rPr>
          <w:rFonts w:eastAsiaTheme="majorEastAsia" w:cstheme="majorBidi"/>
        </w:rPr>
      </w:pPr>
      <w:r w:rsidRPr="001308F7">
        <w:rPr>
          <w:rFonts w:eastAsiaTheme="majorEastAsia" w:cstheme="majorBidi"/>
          <w:i/>
        </w:rPr>
        <w:t>“§ 1.Formål: Loven skal bidra til god og effektiv tilgang til offentlig geografisk informasjon (geodata) for offentlige og private formål.</w:t>
      </w:r>
      <w:r w:rsidRPr="001308F7">
        <w:rPr>
          <w:rFonts w:eastAsiaTheme="majorEastAsia" w:cstheme="majorBidi"/>
        </w:rPr>
        <w:t xml:space="preserve">” </w:t>
      </w:r>
      <w:r w:rsidR="00693EF2" w:rsidRPr="001308F7">
        <w:rPr>
          <w:rFonts w:eastAsiaTheme="majorEastAsia" w:cstheme="majorBidi"/>
        </w:rPr>
        <w:fldChar w:fldCharType="begin"/>
      </w:r>
      <w:r w:rsidR="00583571">
        <w:rPr>
          <w:rFonts w:eastAsiaTheme="majorEastAsia" w:cstheme="majorBidi"/>
        </w:rPr>
        <w:instrText xml:space="preserve"> ADDIN EN.CITE &lt;EndNote&gt;&lt;Cite&gt;&lt;Author&gt;Lovdata&lt;/Author&gt;&lt;Year&gt;2010 &lt;/Year&gt;&lt;RecNum&gt;69&lt;/RecNum&gt;&lt;DisplayText&gt;(Lovdata, 2010 )&lt;/DisplayText&gt;&lt;record&gt;&lt;rec-number&gt;69&lt;/rec-number&gt;&lt;foreign-keys&gt;&lt;key app="EN" db-id="vtxstr9xi5pdw2eatwtxpvaqz5z50zdfwtzx" timestamp="1746385830"&gt;69&lt;/key&gt;&lt;/foreign-keys&gt;&lt;ref-type name="Web Page"&gt;12&lt;/ref-type&gt;&lt;contributors&gt;&lt;authors&gt;&lt;author&gt;Lovdata&lt;/author&gt;&lt;/authors&gt;&lt;/contributors&gt;&lt;titles&gt;&lt;title&gt;Lov om infrastruktur for geografisk informasjon (geodataloven)&lt;/title&gt;&lt;/titles&gt;&lt;volume&gt;2025&lt;/volume&gt;&lt;number&gt;31. Januar&lt;/number&gt;&lt;dates&gt;&lt;year&gt;2010 &lt;/year&gt;&lt;/dates&gt;&lt;urls&gt;&lt;related-urls&gt;&lt;url&gt;https://lovdata.no/dokument/NL/lov/2010-09-03-56/§1#§1&lt;/url&gt;&lt;/related-urls&gt;&lt;/urls&gt;&lt;/record&gt;&lt;/Cite&gt;&lt;/EndNote&gt;</w:instrText>
      </w:r>
      <w:r w:rsidR="00693EF2" w:rsidRPr="001308F7">
        <w:rPr>
          <w:rFonts w:eastAsiaTheme="majorEastAsia" w:cstheme="majorBidi"/>
        </w:rPr>
        <w:fldChar w:fldCharType="separate"/>
      </w:r>
      <w:r w:rsidR="00583571">
        <w:rPr>
          <w:rFonts w:eastAsiaTheme="majorEastAsia" w:cstheme="majorBidi"/>
          <w:noProof/>
        </w:rPr>
        <w:t>(Lovdata, 2010 )</w:t>
      </w:r>
      <w:r w:rsidR="00693EF2" w:rsidRPr="001308F7">
        <w:rPr>
          <w:rFonts w:eastAsiaTheme="majorEastAsia" w:cstheme="majorBidi"/>
        </w:rPr>
        <w:fldChar w:fldCharType="end"/>
      </w:r>
      <w:r w:rsidR="00693EF2" w:rsidRPr="001308F7">
        <w:rPr>
          <w:rFonts w:eastAsiaTheme="majorEastAsia" w:cstheme="majorBidi"/>
        </w:rPr>
        <w:t>.</w:t>
      </w:r>
    </w:p>
    <w:p w14:paraId="50B361F5" w14:textId="77777777"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Som tidligere nevnt er det overordnet målet med bacheloroppgaven å demonstrere potensialet teknologiene har ved å utvikle et PoC som bruker den teknologien. Ut ifra det overordnet målet, har blitt følgende delmål blitt satt:  </w:t>
      </w:r>
    </w:p>
    <w:p w14:paraId="0CC1C4B5" w14:textId="77777777" w:rsidR="00D642FE" w:rsidRPr="001308F7" w:rsidRDefault="00D642FE" w:rsidP="00DA0CA7">
      <w:pPr>
        <w:pStyle w:val="NoSpacing"/>
        <w:numPr>
          <w:ilvl w:val="0"/>
          <w:numId w:val="52"/>
        </w:numPr>
      </w:pPr>
      <w:r w:rsidRPr="001308F7">
        <w:t>Å utvikle en sandkasse for å bevise PoC i en python notebook </w:t>
      </w:r>
    </w:p>
    <w:p w14:paraId="00A3F8EC" w14:textId="2A6DC474" w:rsidR="00D642FE" w:rsidRPr="001308F7" w:rsidRDefault="4C30C58D" w:rsidP="00DA0CA7">
      <w:pPr>
        <w:pStyle w:val="NoSpacing"/>
        <w:numPr>
          <w:ilvl w:val="0"/>
          <w:numId w:val="52"/>
        </w:numPr>
      </w:pPr>
      <w:r>
        <w:t>S</w:t>
      </w:r>
      <w:r w:rsidR="00D642FE">
        <w:t>ammenligne</w:t>
      </w:r>
      <w:r w:rsidR="00D642FE" w:rsidRPr="001308F7">
        <w:t xml:space="preserve"> ulike fremgangsmåter og identifisere forskjellene mellom dem.</w:t>
      </w:r>
      <w:r w:rsidR="00D642FE">
        <w:t> </w:t>
      </w:r>
      <w:r w:rsidR="00D642FE" w:rsidRPr="001308F7">
        <w:t> </w:t>
      </w:r>
    </w:p>
    <w:p w14:paraId="2D912CCF" w14:textId="77777777" w:rsidR="00D642FE" w:rsidRPr="001308F7" w:rsidRDefault="00D642FE" w:rsidP="00DA0CA7">
      <w:pPr>
        <w:pStyle w:val="NoSpacing"/>
        <w:numPr>
          <w:ilvl w:val="0"/>
          <w:numId w:val="52"/>
        </w:numPr>
      </w:pPr>
      <w:r w:rsidRPr="001308F7">
        <w:t>Sammenligne resultater fra simulert strømming og faktisk strømming </w:t>
      </w:r>
    </w:p>
    <w:p w14:paraId="3570C815" w14:textId="77777777" w:rsidR="00D642FE" w:rsidRPr="001308F7" w:rsidRDefault="00D642FE" w:rsidP="00DA0CA7">
      <w:pPr>
        <w:pStyle w:val="NoSpacing"/>
        <w:numPr>
          <w:ilvl w:val="0"/>
          <w:numId w:val="52"/>
        </w:numPr>
      </w:pPr>
      <w:r w:rsidRPr="001308F7">
        <w:t>Lagre og teste lagring av geodata på dataplattform-formater​ </w:t>
      </w:r>
    </w:p>
    <w:p w14:paraId="42B8AC87" w14:textId="77777777" w:rsidR="00D642FE" w:rsidRPr="001308F7" w:rsidRDefault="00D642FE" w:rsidP="00DA0CA7">
      <w:pPr>
        <w:pStyle w:val="NoSpacing"/>
        <w:numPr>
          <w:ilvl w:val="0"/>
          <w:numId w:val="52"/>
        </w:numPr>
      </w:pPr>
      <w:r w:rsidRPr="001308F7">
        <w:t>Demonstrere teknologien og dens sine muligheter for deling av geodata </w:t>
      </w:r>
    </w:p>
    <w:p w14:paraId="41BF7F93" w14:textId="77777777" w:rsidR="00D642FE" w:rsidRDefault="00D642FE" w:rsidP="00DA0CA7">
      <w:pPr>
        <w:pStyle w:val="NoSpacing"/>
        <w:numPr>
          <w:ilvl w:val="0"/>
          <w:numId w:val="52"/>
        </w:numPr>
      </w:pPr>
      <w:r w:rsidRPr="001308F7">
        <w:t>Beskrive teknisk state-of-the-art innenfor delta-lake, delta-sharing og tilsvarende teknologier/standarder rettet inn mot geografisk datalagring og utveksling​ </w:t>
      </w:r>
    </w:p>
    <w:p w14:paraId="003C74E2" w14:textId="77777777" w:rsidR="00583571" w:rsidRPr="001308F7" w:rsidRDefault="00583571" w:rsidP="00583571">
      <w:pPr>
        <w:pStyle w:val="NoSpacing"/>
      </w:pPr>
    </w:p>
    <w:p w14:paraId="6A8DFDA5" w14:textId="05BAF0E8" w:rsidR="00D642FE" w:rsidRPr="001308F7" w:rsidRDefault="00D642FE" w:rsidP="0088568B">
      <w:pPr>
        <w:spacing w:before="0" w:after="160" w:line="240" w:lineRule="auto"/>
        <w:rPr>
          <w:rFonts w:eastAsiaTheme="majorEastAsia" w:cstheme="majorBidi"/>
        </w:rPr>
      </w:pPr>
      <w:r w:rsidRPr="001308F7">
        <w:rPr>
          <w:rFonts w:eastAsiaTheme="majorEastAsia" w:cstheme="majorBidi"/>
        </w:rPr>
        <w:t xml:space="preserve">Delmålene inngår også til motivasjon for å undersøke om PoC har potensialet. I Norge har det vært et stort fokus på geodata med strategien "Alt skjer et sted - Nasjonal Geodatastrategi fram mot 2025", som beskriver det økende behovet for det i samfunnet </w:t>
      </w:r>
      <w:r w:rsidR="007E37C3" w:rsidRPr="001308F7">
        <w:rPr>
          <w:rFonts w:eastAsiaTheme="majorEastAsia" w:cstheme="majorBidi"/>
        </w:rPr>
        <w:fldChar w:fldCharType="begin"/>
      </w:r>
      <w:r w:rsidR="007E37C3" w:rsidRPr="001308F7">
        <w:rPr>
          <w:rFonts w:eastAsiaTheme="majorEastAsia" w:cstheme="majorBidi"/>
        </w:rPr>
        <w:instrText xml:space="preserve"> ADDIN EN.CITE &lt;EndNote&gt;&lt;Cite&gt;&lt;Author&gt;Kommunal-&lt;/Author&gt;&lt;Year&gt;2018&lt;/Year&gt;&lt;RecNum&gt;68&lt;/RecNum&gt;&lt;Pages&gt;3&lt;/Pages&gt;&lt;DisplayText&gt;(Kommunal- &amp;amp; moderniseringsdepartementet, 2018, p. 3)&lt;/DisplayText&gt;&lt;record&gt;&lt;rec-number&gt;68&lt;/rec-number&gt;&lt;foreign-keys&gt;&lt;key app="EN" db-id="vtxstr9xi5pdw2eatwtxpvaqz5z50zdfwtzx" timestamp="1746385438"&gt;68&lt;/key&gt;&lt;/foreign-keys&gt;&lt;ref-type name="Report"&gt;27&lt;/ref-type&gt;&lt;contributors&gt;&lt;authors&gt;&lt;author&gt;Kommunal-&lt;/author&gt;&lt;author&gt;moderniseringsdepartementet&lt;/author&gt;&lt;/authors&gt;&lt;/contributors&gt;&lt;titles&gt;&lt;title&gt;Alt skjer et sted - Nasjonal geodatastrategi fram mot 2025&lt;/title&gt;&lt;/titles&gt;&lt;pages&gt;32&lt;/pages&gt;&lt;dates&gt;&lt;year&gt;2018&lt;/year&gt;&lt;/dates&gt;&lt;publisher&gt;Regjeringen&lt;/publisher&gt;&lt;urls&gt;&lt;related-urls&gt;&lt;url&gt;https://www.regjeringen.no/contentassets/6e470654c95d411e8b1925849ec4918d/kmd_alt_skjer_et_sted_geodatastrategi.pdf&lt;/url&gt;&lt;/related-urls&gt;&lt;/urls&gt;&lt;access-date&gt;03/02/2025&lt;/access-date&gt;&lt;/record&gt;&lt;/Cite&gt;&lt;/EndNote&gt;</w:instrText>
      </w:r>
      <w:r w:rsidR="007E37C3" w:rsidRPr="001308F7">
        <w:rPr>
          <w:rFonts w:eastAsiaTheme="majorEastAsia" w:cstheme="majorBidi"/>
        </w:rPr>
        <w:fldChar w:fldCharType="separate"/>
      </w:r>
      <w:r w:rsidR="007E37C3" w:rsidRPr="001308F7">
        <w:rPr>
          <w:rFonts w:eastAsiaTheme="majorEastAsia" w:cstheme="majorBidi"/>
        </w:rPr>
        <w:t>(Kommunal- &amp; moderniseringsdepartementet, 2018, p. 3)</w:t>
      </w:r>
      <w:r w:rsidR="007E37C3" w:rsidRPr="001308F7">
        <w:rPr>
          <w:rFonts w:eastAsiaTheme="majorEastAsia" w:cstheme="majorBidi"/>
        </w:rPr>
        <w:fldChar w:fldCharType="end"/>
      </w:r>
      <w:r w:rsidR="007E37C3" w:rsidRPr="001308F7">
        <w:rPr>
          <w:rFonts w:eastAsiaTheme="majorEastAsia" w:cstheme="majorBidi"/>
        </w:rPr>
        <w:t>.</w:t>
      </w:r>
    </w:p>
    <w:p w14:paraId="335C12CF" w14:textId="77777777" w:rsidR="0086278C" w:rsidRPr="001308F7" w:rsidRDefault="00D642FE" w:rsidP="0088568B">
      <w:pPr>
        <w:spacing w:before="0" w:after="160" w:line="240" w:lineRule="auto"/>
        <w:rPr>
          <w:rFonts w:eastAsiaTheme="majorEastAsia" w:cstheme="majorBidi"/>
        </w:rPr>
      </w:pPr>
      <w:r w:rsidRPr="001308F7">
        <w:rPr>
          <w:rFonts w:eastAsiaTheme="majorEastAsia" w:cstheme="majorBidi"/>
        </w:rPr>
        <w:lastRenderedPageBreak/>
        <w:t xml:space="preserve">Dette bygger også på FN sine bærekraftigmål: 8. Anstendig arbeid og økonomisk vekst, 9. Industri, innovasjon og infrastruktur og 12. Ansvarlig forbruk og produksjon </w:t>
      </w:r>
      <w:r w:rsidR="00693EF2" w:rsidRPr="001308F7">
        <w:rPr>
          <w:rFonts w:eastAsiaTheme="majorEastAsia" w:cstheme="majorBidi"/>
        </w:rPr>
        <w:fldChar w:fldCharType="begin"/>
      </w:r>
      <w:r w:rsidR="00693EF2" w:rsidRPr="001308F7">
        <w:rPr>
          <w:rFonts w:eastAsiaTheme="majorEastAsia" w:cstheme="majorBidi"/>
        </w:rPr>
        <w:instrText xml:space="preserve"> ADDIN EN.CITE &lt;EndNote&gt;&lt;Cite&gt;&lt;Author&gt;Regjeringen&lt;/Author&gt;&lt;Year&gt;u.å.&lt;/Year&gt;&lt;RecNum&gt;70&lt;/RecNum&gt;&lt;DisplayText&gt;(Regjeringen, u.å.)&lt;/DisplayText&gt;&lt;record&gt;&lt;rec-number&gt;70&lt;/rec-number&gt;&lt;foreign-keys&gt;&lt;key app="EN" db-id="vtxstr9xi5pdw2eatwtxpvaqz5z50zdfwtzx" timestamp="1746593840"&gt;70&lt;/key&gt;&lt;/foreign-keys&gt;&lt;ref-type name="Web Page"&gt;12&lt;/ref-type&gt;&lt;contributors&gt;&lt;authors&gt;&lt;author&gt;Regjeringen&lt;/author&gt;&lt;/authors&gt;&lt;/contributors&gt;&lt;titles&gt;&lt;title&gt;Bærekraftsmålene&lt;/title&gt;&lt;/titles&gt;&lt;volume&gt;2025&lt;/volume&gt;&lt;number&gt;6. Mai&lt;/number&gt;&lt;dates&gt;&lt;year&gt;u.å.&lt;/year&gt;&lt;/dates&gt;&lt;urls&gt;&lt;related-urls&gt;&lt;url&gt;https://www.regjeringen.no/no/tema/fns-barekraftsmal/id2590133/&lt;/url&gt;&lt;/related-urls&gt;&lt;/urls&gt;&lt;/record&gt;&lt;/Cite&gt;&lt;/EndNote&gt;</w:instrText>
      </w:r>
      <w:r w:rsidR="00693EF2" w:rsidRPr="001308F7">
        <w:rPr>
          <w:rFonts w:eastAsiaTheme="majorEastAsia" w:cstheme="majorBidi"/>
        </w:rPr>
        <w:fldChar w:fldCharType="separate"/>
      </w:r>
      <w:r w:rsidR="00693EF2" w:rsidRPr="001308F7">
        <w:rPr>
          <w:rFonts w:eastAsiaTheme="majorEastAsia" w:cstheme="majorBidi"/>
        </w:rPr>
        <w:t>(Regjeringen, u.å.)</w:t>
      </w:r>
      <w:r w:rsidR="00693EF2" w:rsidRPr="001308F7">
        <w:rPr>
          <w:rFonts w:eastAsiaTheme="majorEastAsia" w:cstheme="majorBidi"/>
        </w:rPr>
        <w:fldChar w:fldCharType="end"/>
      </w:r>
      <w:r w:rsidR="00693EF2" w:rsidRPr="001308F7">
        <w:rPr>
          <w:rFonts w:eastAsiaTheme="majorEastAsia" w:cstheme="majorBidi"/>
        </w:rPr>
        <w:t>.</w:t>
      </w:r>
      <w:r w:rsidRPr="001308F7">
        <w:rPr>
          <w:rFonts w:eastAsiaTheme="majorEastAsia" w:cstheme="majorBidi"/>
        </w:rPr>
        <w:t xml:space="preserve"> Disse målene henger sammen med prosjektet, på grunn av hovedfokuset er på innovasjon av eksisterende løsning som også kan sikre bærekraftig produksjon av dataene. Ved å fremme innovasjon og produksjon kan argumenteres at en naturlig økonomisk vekst oppstår i et vellykket prosjekt.</w:t>
      </w:r>
    </w:p>
    <w:p w14:paraId="36DD7F9E" w14:textId="77777777" w:rsidR="0086278C" w:rsidRPr="001308F7" w:rsidRDefault="0086278C">
      <w:pPr>
        <w:spacing w:before="0" w:after="160"/>
        <w:rPr>
          <w:rFonts w:eastAsiaTheme="majorEastAsia" w:cstheme="majorBidi"/>
        </w:rPr>
      </w:pPr>
      <w:r w:rsidRPr="001308F7">
        <w:rPr>
          <w:rFonts w:eastAsiaTheme="majorEastAsia" w:cstheme="majorBidi"/>
        </w:rPr>
        <w:br w:type="page"/>
      </w:r>
    </w:p>
    <w:p w14:paraId="45CE1DDB" w14:textId="77777777" w:rsidR="00D60028" w:rsidRPr="001308F7" w:rsidRDefault="00A210B6" w:rsidP="00A210B6">
      <w:pPr>
        <w:pStyle w:val="Heading1"/>
        <w:rPr>
          <w:lang w:val="nb-NO"/>
        </w:rPr>
      </w:pPr>
      <w:bookmarkStart w:id="15" w:name="_Toc198047527"/>
      <w:r w:rsidRPr="001308F7">
        <w:rPr>
          <w:lang w:val="nb-NO"/>
        </w:rPr>
        <w:lastRenderedPageBreak/>
        <w:t>Prosjektgjennomføring</w:t>
      </w:r>
      <w:bookmarkEnd w:id="15"/>
      <w:r w:rsidRPr="001308F7">
        <w:rPr>
          <w:lang w:val="nb-NO"/>
        </w:rPr>
        <w:t> </w:t>
      </w:r>
    </w:p>
    <w:p w14:paraId="64489B93" w14:textId="23ADC30E" w:rsidR="00D642FE" w:rsidRPr="001308F7" w:rsidRDefault="00BC504F" w:rsidP="0088568B">
      <w:pPr>
        <w:spacing w:line="240" w:lineRule="auto"/>
      </w:pPr>
      <w:r w:rsidRPr="00BC504F">
        <w:t>Dette kapittelet beskriver hvordan prosjektet ble organisert og gjennomført. Det innledes med en gjennomgang av Scrum-metodikken og digitale verktøy som sikret god oversikt og kommunikasjon. Deretter redegjøres det for kvalitetssikring, rollefordeling og ansvarsområder i gruppen. Prosjektprosessen deles inn i tre faser: litteraturstudie, utvikling og kvalitetskontroll. Hver fase beskrives med tilhørende aktiviteter, beslutninger og oppnådd kunnskap. Kapittelet avsluttes med en oppsummering av erfaringer og ferdigstilling av rapporten.</w:t>
      </w:r>
      <w:r w:rsidR="00D60028" w:rsidRPr="001308F7">
        <w:t xml:space="preserve"> </w:t>
      </w:r>
      <w:r w:rsidR="00D642FE" w:rsidRPr="001308F7">
        <w:t> </w:t>
      </w:r>
    </w:p>
    <w:p w14:paraId="3C14486D" w14:textId="24FD2D98" w:rsidR="00D63B02" w:rsidRPr="001308F7" w:rsidRDefault="00D63B02" w:rsidP="00D63B02">
      <w:pPr>
        <w:pStyle w:val="Heading2"/>
      </w:pPr>
      <w:bookmarkStart w:id="16" w:name="_Toc198047528"/>
      <w:r w:rsidRPr="001308F7">
        <w:t>Metodikk</w:t>
      </w:r>
      <w:bookmarkEnd w:id="16"/>
      <w:r w:rsidRPr="001308F7">
        <w:t> </w:t>
      </w:r>
    </w:p>
    <w:p w14:paraId="2789ED10" w14:textId="480525BD" w:rsidR="00D63B02" w:rsidRPr="001308F7" w:rsidRDefault="00C37F59" w:rsidP="0088568B">
      <w:pPr>
        <w:spacing w:line="240" w:lineRule="auto"/>
      </w:pPr>
      <w:r w:rsidRPr="001308F7">
        <w:t>Dette delkapittelet tar for seg hvilke metoder som er valgt for utførelse av prosjektet. Gruppen har brukt den agile metodikken scrum som tilnærming. Det vil derfor bli gjort rede for hva en agil tilnærming innebærer, hvorfor gruppen har valgt denne retningen og på hvilken måte metodikken ble tatt i bruk.  </w:t>
      </w:r>
    </w:p>
    <w:p w14:paraId="5B15835F" w14:textId="702810F6" w:rsidR="00626056" w:rsidRPr="001308F7" w:rsidRDefault="00626056" w:rsidP="0088568B">
      <w:pPr>
        <w:spacing w:line="240" w:lineRule="auto"/>
      </w:pPr>
      <w:commentRangeStart w:id="17"/>
      <w:r w:rsidRPr="001308F7">
        <w:t>Agil tilnærming til prosjektstyring blir stadig mer populært innad i teknologimiljøet</w:t>
      </w:r>
      <w:r w:rsidR="6ABC165D">
        <w:t>, og</w:t>
      </w:r>
      <w:r w:rsidRPr="001308F7">
        <w:t xml:space="preserve"> defineres som en metode for å utvikle en programvare av høy kvalitet, uten særlig fokus på standhaftige retningslinjer for utføring. Bruk av agil metodikk legger vekt på hyppigere leveranser av et produkt, samt tilrettelegging for tilpasninger underveis. Dette fører til en løsningsorientert og effektiv prosess, ved at interessentene får et bedre innblikk i produksjonen og dermed ytterligere påvirkningskraft på veien videre</w:t>
      </w:r>
      <w:r w:rsidR="00A3145A" w:rsidRPr="001308F7">
        <w:t xml:space="preserve"> </w:t>
      </w:r>
      <w:r w:rsidR="00A3145A" w:rsidRPr="001308F7">
        <w:fldChar w:fldCharType="begin"/>
      </w:r>
      <w:r w:rsidR="00A3145A" w:rsidRPr="001308F7">
        <w:instrText xml:space="preserve"> ADDIN EN.CITE &lt;EndNote&gt;&lt;Cite&gt;&lt;Author&gt;Morandini&lt;/Author&gt;&lt;Year&gt;2021&lt;/Year&gt;&lt;RecNum&gt;74&lt;/RecNum&gt;&lt;DisplayText&gt;(Morandini et al., 2021)&lt;/DisplayText&gt;&lt;record&gt;&lt;rec-number&gt;74&lt;/rec-number&gt;&lt;foreign-keys&gt;&lt;key app="EN" db-id="vtxstr9xi5pdw2eatwtxpvaqz5z50zdfwtzx" timestamp="1747068700"&gt;74&lt;/key&gt;&lt;/foreign-keys&gt;&lt;ref-type name="Journal Article"&gt;17&lt;/ref-type&gt;&lt;contributors&gt;&lt;authors&gt;&lt;author&gt;Morandini, Marcelo&lt;/author&gt;&lt;author&gt;Coleti, Thiago Adriano&lt;/author&gt;&lt;author&gt;Oliveira, Edson&lt;/author&gt;&lt;author&gt;Corrêa, Pedro Luiz Pizzigatti&lt;/author&gt;&lt;/authors&gt;&lt;/contributors&gt;&lt;titles&gt;&lt;title&gt;Considerations about the efficiency and sufficiency of the utilization of the Scrum methodology: A survey for analyzing results for development teams&lt;/title&gt;&lt;secondary-title&gt;Computer Science Review&lt;/secondary-title&gt;&lt;/titles&gt;&lt;periodical&gt;&lt;full-title&gt;Computer Science Review&lt;/full-title&gt;&lt;/periodical&gt;&lt;pages&gt;100314&lt;/pages&gt;&lt;volume&gt;39&lt;/volume&gt;&lt;keywords&gt;&lt;keyword&gt;Software Engineering&lt;/keyword&gt;&lt;keyword&gt;Evaluation using surveys&lt;/keyword&gt;&lt;keyword&gt;Quality assurance&lt;/keyword&gt;&lt;/keywords&gt;&lt;dates&gt;&lt;year&gt;2021&lt;/year&gt;&lt;pub-dates&gt;&lt;date&gt;2021/02/01/&lt;/date&gt;&lt;/pub-dates&gt;&lt;/dates&gt;&lt;isbn&gt;1574-0137&lt;/isbn&gt;&lt;urls&gt;&lt;related-urls&gt;&lt;url&gt;https://www.sciencedirect.com/science/article/pii/S1574013720304147&lt;/url&gt;&lt;/related-urls&gt;&lt;/urls&gt;&lt;electronic-resource-num&gt;https://doi.org/10.1016/j.cosrev.2020.100314&lt;/electronic-resource-num&gt;&lt;/record&gt;&lt;/Cite&gt;&lt;/EndNote&gt;</w:instrText>
      </w:r>
      <w:r w:rsidR="00A3145A" w:rsidRPr="001308F7">
        <w:fldChar w:fldCharType="separate"/>
      </w:r>
      <w:r w:rsidR="00A3145A" w:rsidRPr="001308F7">
        <w:t>(Morandini et al., 2021)</w:t>
      </w:r>
      <w:r w:rsidR="00A3145A" w:rsidRPr="001308F7">
        <w:fldChar w:fldCharType="end"/>
      </w:r>
      <w:r w:rsidR="00B41B46" w:rsidRPr="001308F7">
        <w:t>.</w:t>
      </w:r>
      <w:r w:rsidRPr="001308F7">
        <w:t xml:space="preserve"> En fullstendig presentasjon av hvordan scrum funksjonene henger sammen vises i</w:t>
      </w:r>
      <w:r w:rsidR="00052589" w:rsidRPr="001308F7">
        <w:t xml:space="preserve"> </w:t>
      </w:r>
      <w:r w:rsidR="00052589" w:rsidRPr="001308F7">
        <w:fldChar w:fldCharType="begin"/>
      </w:r>
      <w:r w:rsidR="00052589" w:rsidRPr="001308F7">
        <w:instrText xml:space="preserve"> REF _Ref197956387 \h </w:instrText>
      </w:r>
      <w:r w:rsidR="0088568B">
        <w:instrText xml:space="preserve"> \* MERGEFORMAT </w:instrText>
      </w:r>
      <w:r w:rsidR="00052589" w:rsidRPr="001308F7">
        <w:fldChar w:fldCharType="separate"/>
      </w:r>
      <w:r w:rsidR="00D33F62">
        <w:rPr>
          <w:b/>
          <w:bCs/>
          <w:lang w:val="en-US"/>
        </w:rPr>
        <w:t>Error! Reference source not found.</w:t>
      </w:r>
      <w:r w:rsidR="00052589" w:rsidRPr="001308F7">
        <w:fldChar w:fldCharType="end"/>
      </w:r>
      <w:r w:rsidRPr="001308F7">
        <w:t xml:space="preserve">, som gjør det klart at hver komponent er avhengige av hverandre for at prosessen skal flyte. </w:t>
      </w:r>
      <w:commentRangeEnd w:id="17"/>
      <w:r w:rsidR="00A75987">
        <w:rPr>
          <w:rStyle w:val="CommentReference"/>
        </w:rPr>
        <w:commentReference w:id="17"/>
      </w:r>
    </w:p>
    <w:p w14:paraId="224C7A71" w14:textId="77777777" w:rsidR="0015229A" w:rsidRDefault="002B47B0" w:rsidP="0015229A">
      <w:pPr>
        <w:keepNext/>
        <w:jc w:val="center"/>
      </w:pPr>
      <w:r w:rsidRPr="002B47B0">
        <w:t xml:space="preserve"> </w:t>
      </w:r>
      <w:r>
        <w:rPr>
          <w:noProof/>
        </w:rPr>
        <w:drawing>
          <wp:inline distT="0" distB="0" distL="0" distR="0" wp14:anchorId="3651298B" wp14:editId="7AB2E58B">
            <wp:extent cx="5304790" cy="2135278"/>
            <wp:effectExtent l="0" t="0" r="0" b="6350"/>
            <wp:docPr id="386181770" name="Bilde 30" descr="Et bilde som inneholder skjermbilde, sirkel,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30"/>
                    <pic:cNvPicPr/>
                  </pic:nvPicPr>
                  <pic:blipFill>
                    <a:blip r:embed="rId14">
                      <a:extLst>
                        <a:ext uri="{28A0092B-C50C-407E-A947-70E740481C1C}">
                          <a14:useLocalDpi xmlns:a14="http://schemas.microsoft.com/office/drawing/2010/main" val="0"/>
                        </a:ext>
                      </a:extLst>
                    </a:blip>
                    <a:stretch>
                      <a:fillRect/>
                    </a:stretch>
                  </pic:blipFill>
                  <pic:spPr>
                    <a:xfrm>
                      <a:off x="0" y="0"/>
                      <a:ext cx="5304790" cy="2135278"/>
                    </a:xfrm>
                    <a:prstGeom prst="rect">
                      <a:avLst/>
                    </a:prstGeom>
                  </pic:spPr>
                </pic:pic>
              </a:graphicData>
            </a:graphic>
          </wp:inline>
        </w:drawing>
      </w:r>
    </w:p>
    <w:p w14:paraId="323D974A" w14:textId="179A24AA" w:rsidR="711E0AAB" w:rsidRDefault="0015229A" w:rsidP="0015229A">
      <w:pPr>
        <w:pStyle w:val="Caption"/>
        <w:jc w:val="center"/>
      </w:pPr>
      <w:bookmarkStart w:id="18" w:name="_Toc198045548"/>
      <w:r>
        <w:t xml:space="preserve">Figur </w:t>
      </w:r>
      <w:r>
        <w:fldChar w:fldCharType="begin"/>
      </w:r>
      <w:r>
        <w:instrText xml:space="preserve"> SEQ Figur \* ARABIC </w:instrText>
      </w:r>
      <w:r>
        <w:fldChar w:fldCharType="separate"/>
      </w:r>
      <w:r w:rsidR="00D33F62">
        <w:rPr>
          <w:noProof/>
        </w:rPr>
        <w:t>1</w:t>
      </w:r>
      <w:r>
        <w:fldChar w:fldCharType="end"/>
      </w:r>
      <w:r>
        <w:t xml:space="preserve">. </w:t>
      </w:r>
      <w:r w:rsidRPr="001E3CB8">
        <w:t>illustrasjon av scrum prosesse</w:t>
      </w:r>
      <w:bookmarkEnd w:id="18"/>
    </w:p>
    <w:p w14:paraId="00444B41" w14:textId="58ABF6CF" w:rsidR="00E352BA" w:rsidRPr="001308F7" w:rsidRDefault="00052589" w:rsidP="0088568B">
      <w:pPr>
        <w:spacing w:line="240" w:lineRule="auto"/>
      </w:pPr>
      <w:r w:rsidRPr="001308F7">
        <w:t>Gruppen valg</w:t>
      </w:r>
      <w:commentRangeStart w:id="19"/>
      <w:r w:rsidRPr="001308F7">
        <w:t xml:space="preserve">te </w:t>
      </w:r>
      <w:r w:rsidR="372049FD">
        <w:t xml:space="preserve">agil </w:t>
      </w:r>
      <w:commentRangeEnd w:id="19"/>
      <w:r>
        <w:rPr>
          <w:rStyle w:val="CommentReference"/>
        </w:rPr>
        <w:commentReference w:id="19"/>
      </w:r>
      <w:r w:rsidR="00411D3F">
        <w:t>scrum metodikk</w:t>
      </w:r>
      <w:r w:rsidRPr="001308F7">
        <w:t xml:space="preserve"> på bakgrunn av hva oppdragsgivere anbefalte og hvilke erfaringer som har blitt </w:t>
      </w:r>
      <w:r w:rsidR="4962D15F">
        <w:t>gjort</w:t>
      </w:r>
      <w:r w:rsidRPr="001308F7">
        <w:t xml:space="preserve"> via studiet. Det var tydelige meninger innad i gruppen samt ekstern påvirkning som presiserte hvor viktig kommunikasjon og samspill med aktørene kom til å bli under bachelor prosjektet. Utover dette har det vist seg fra flere tidligere bachelor rapporter at scrum har vært både velfungerende og effektiv i lignende prosjektbeskrivelser. For å forklare </w:t>
      </w:r>
      <w:r w:rsidRPr="001308F7">
        <w:lastRenderedPageBreak/>
        <w:t>hvordan gruppen har organisert prosjektarbeidet rundt scrum må det gjøres rede for samtlige relevante begreper og roller.</w:t>
      </w:r>
    </w:p>
    <w:p w14:paraId="4D86E16A" w14:textId="4826C342" w:rsidR="00F4597E" w:rsidRPr="001308F7" w:rsidRDefault="00E352BA" w:rsidP="0088568B">
      <w:pPr>
        <w:spacing w:before="240" w:after="240" w:line="240" w:lineRule="auto"/>
      </w:pPr>
      <w:r w:rsidRPr="6992B9E2">
        <w:rPr>
          <w:b/>
          <w:bCs/>
        </w:rPr>
        <w:t xml:space="preserve">Produkteier: </w:t>
      </w:r>
      <w:r>
        <w:t xml:space="preserve">Produkteieren </w:t>
      </w:r>
      <w:r w:rsidR="5CE60A40" w:rsidRPr="6992B9E2">
        <w:rPr>
          <w:rFonts w:eastAsia="Times New Roman" w:cs="Times New Roman"/>
        </w:rPr>
        <w:t xml:space="preserve">har ansvar for å sikre at produktet møter brukernes behov og styrer prosjektets retning ved å administrere produkt-backloggen og sette klare mål (Holte Academy, u.å.). Veilederen fra Norkart ble valgt til rollen grunnet kompetanse og tilgjengelighet. </w:t>
      </w:r>
    </w:p>
    <w:p w14:paraId="66DEF425" w14:textId="24E7BCE6" w:rsidR="00F4597E" w:rsidRPr="001308F7" w:rsidRDefault="5CE60A40" w:rsidP="0088568B">
      <w:pPr>
        <w:spacing w:before="240" w:after="240" w:line="240" w:lineRule="auto"/>
      </w:pPr>
      <w:r w:rsidRPr="436A80AA">
        <w:rPr>
          <w:b/>
        </w:rPr>
        <w:t>Scrum masteren:</w:t>
      </w:r>
      <w:r>
        <w:t xml:space="preserve"> Scrum masteren leder utviklingsgruppen og administrerer prosjektarbeidet, blant annet ved å lede møter, fordele oppgaver og sikre fremdrift (Holte Academy, u.å.). I gruppen hadde scrum masteren ansvar for å opprettholde god kommunikasjon, sørge for lik arbeidsfordeling og skape åpne diskusjoner. Denne kontinuerlige kommunikasjonen bidro til godt samarbeid og åpenhet gjennom hele prosjektet. </w:t>
      </w:r>
      <w:r w:rsidR="00052589">
        <w:t> </w:t>
      </w:r>
    </w:p>
    <w:p w14:paraId="32725A7D" w14:textId="12487CBC" w:rsidR="00131628" w:rsidRPr="001308F7" w:rsidRDefault="1A4994BF" w:rsidP="0088568B">
      <w:pPr>
        <w:spacing w:before="0" w:after="160" w:line="240" w:lineRule="auto"/>
        <w:rPr>
          <w:rFonts w:eastAsiaTheme="majorEastAsia" w:cstheme="majorBidi"/>
        </w:rPr>
      </w:pPr>
      <w:r w:rsidRPr="7D8B05B3">
        <w:rPr>
          <w:rFonts w:eastAsiaTheme="majorEastAsia" w:cstheme="majorBidi"/>
          <w:b/>
          <w:bCs/>
        </w:rPr>
        <w:t xml:space="preserve">Utviklerteamet: </w:t>
      </w:r>
      <w:r w:rsidRPr="7D8B05B3">
        <w:rPr>
          <w:rFonts w:eastAsiaTheme="majorEastAsia" w:cstheme="majorBidi"/>
        </w:rPr>
        <w:t>De resterende medlemmene er utviklere. Scrum har ingen spesifikke roller i utviklingsteamet utover scrum master, og gruppen bestemmer selv ansvarsfordelingen. Utviklerne organiserer sitt eget arbeid og sørger for at målene nås innen hver sprint (</w:t>
      </w:r>
      <w:commentRangeStart w:id="20"/>
      <w:commentRangeStart w:id="21"/>
      <w:r w:rsidRPr="7D8B05B3">
        <w:rPr>
          <w:rFonts w:eastAsiaTheme="majorEastAsia" w:cstheme="majorBidi"/>
        </w:rPr>
        <w:t>Holte</w:t>
      </w:r>
      <w:commentRangeEnd w:id="20"/>
      <w:r w:rsidR="00131628">
        <w:rPr>
          <w:rStyle w:val="CommentReference"/>
        </w:rPr>
        <w:commentReference w:id="20"/>
      </w:r>
      <w:commentRangeEnd w:id="21"/>
      <w:r w:rsidR="00567ADA">
        <w:rPr>
          <w:rStyle w:val="CommentReference"/>
        </w:rPr>
        <w:commentReference w:id="21"/>
      </w:r>
      <w:r w:rsidRPr="7D8B05B3">
        <w:rPr>
          <w:rFonts w:eastAsiaTheme="majorEastAsia" w:cstheme="majorBidi"/>
        </w:rPr>
        <w:t xml:space="preserve"> Academy, u.å.). Siden gruppen hadde jevne forkunnskaper, fordelte medlemmene seg på ulike ansvarsområder, hvor hver enkelt ledet arbeidet innen sitt eget fagfelt.</w:t>
      </w:r>
    </w:p>
    <w:p w14:paraId="14146F07" w14:textId="3D202B30" w:rsidR="00305C15" w:rsidRPr="001308F7" w:rsidRDefault="001228FA" w:rsidP="0088568B">
      <w:pPr>
        <w:spacing w:before="0" w:after="160" w:line="240" w:lineRule="auto"/>
        <w:rPr>
          <w:rFonts w:eastAsiaTheme="majorEastAsia" w:cstheme="majorBidi"/>
        </w:rPr>
      </w:pPr>
      <w:r w:rsidRPr="001308F7">
        <w:rPr>
          <w:rFonts w:eastAsiaTheme="majorEastAsia" w:cstheme="majorBidi"/>
          <w:b/>
        </w:rPr>
        <w:t>Sprint</w:t>
      </w:r>
      <w:r w:rsidRPr="001308F7">
        <w:rPr>
          <w:rFonts w:eastAsiaTheme="majorEastAsia" w:cstheme="majorBidi"/>
        </w:rPr>
        <w:t xml:space="preserve">: Scrum metodikken går ut på å dele prosjektet inn i arbeidsperioder (sprints), hvor hver periode har designerte mål som skal overholdes mot slutten av sprinten. En slik arbeidsperiode kan typisk vare opptil en måned eller mindre </w:t>
      </w:r>
      <w:r w:rsidR="00E35ADD" w:rsidRPr="001308F7">
        <w:rPr>
          <w:rFonts w:eastAsiaTheme="majorEastAsia" w:cstheme="majorBidi"/>
        </w:rPr>
        <w:fldChar w:fldCharType="begin"/>
      </w:r>
      <w:r w:rsidR="00E35ADD" w:rsidRPr="001308F7">
        <w:rPr>
          <w:rFonts w:eastAsiaTheme="majorEastAsia" w:cstheme="majorBidi"/>
        </w:rPr>
        <w:instrText xml:space="preserve"> ADDIN EN.CITE &lt;EndNote&gt;&lt;Cite&gt;&lt;Author&gt;Scrum.org&lt;/Author&gt;&lt;Year&gt;u.å.&lt;/Year&gt;&lt;RecNum&gt;77&lt;/RecNum&gt;&lt;DisplayText&gt;(Scrum.org, u.å.)&lt;/DisplayText&gt;&lt;record&gt;&lt;rec-number&gt;77&lt;/rec-number&gt;&lt;foreign-keys&gt;&lt;key app="EN" db-id="vtxstr9xi5pdw2eatwtxpvaqz5z50zdfwtzx" timestamp="1747069456"&gt;77&lt;/key&gt;&lt;/foreign-keys&gt;&lt;ref-type name="Web Page"&gt;12&lt;/ref-type&gt;&lt;contributors&gt;&lt;authors&gt;&lt;author&gt;Scrum.org&lt;/author&gt;&lt;/authors&gt;&lt;/contributors&gt;&lt;titles&gt;&lt;title&gt;What is a Sprint?&lt;/title&gt;&lt;/titles&gt;&lt;volume&gt;2025&lt;/volume&gt;&lt;number&gt;3. Mai&lt;/number&gt;&lt;dates&gt;&lt;year&gt;u.å.&lt;/year&gt;&lt;/dates&gt;&lt;publisher&gt;Scrum.org&lt;/publisher&gt;&lt;urls&gt;&lt;related-urls&gt;&lt;url&gt;https://www.scrum.org/resources/what-is-a-sprint-in-scrum&lt;/url&gt;&lt;/related-urls&gt;&lt;/urls&gt;&lt;/record&gt;&lt;/Cite&gt;&lt;/EndNote&gt;</w:instrText>
      </w:r>
      <w:r w:rsidR="00E35ADD" w:rsidRPr="001308F7">
        <w:rPr>
          <w:rFonts w:eastAsiaTheme="majorEastAsia" w:cstheme="majorBidi"/>
        </w:rPr>
        <w:fldChar w:fldCharType="separate"/>
      </w:r>
      <w:r w:rsidR="00E35ADD" w:rsidRPr="001308F7">
        <w:rPr>
          <w:rFonts w:eastAsiaTheme="majorEastAsia" w:cstheme="majorBidi"/>
        </w:rPr>
        <w:t>(Scrum.org, u.å.)</w:t>
      </w:r>
      <w:r w:rsidR="00E35ADD" w:rsidRPr="001308F7">
        <w:rPr>
          <w:rFonts w:eastAsiaTheme="majorEastAsia" w:cstheme="majorBidi"/>
        </w:rPr>
        <w:fldChar w:fldCharType="end"/>
      </w:r>
      <w:r w:rsidR="00E35ADD" w:rsidRPr="001308F7">
        <w:rPr>
          <w:rFonts w:eastAsiaTheme="majorEastAsia" w:cstheme="majorBidi"/>
        </w:rPr>
        <w:t>.</w:t>
      </w:r>
      <w:r w:rsidRPr="001308F7">
        <w:rPr>
          <w:rFonts w:eastAsiaTheme="majorEastAsia" w:cstheme="majorBidi"/>
        </w:rPr>
        <w:t xml:space="preserve"> Gruppen valgte å dele hver periode opp i to uker, for å skape fortgang og kunne spesifisere målene i mindre ledd. Ved å velge en mindre arbeidsperiode vil det også minimere risiko for kommunikasjonsmangel fra aktørene</w:t>
      </w:r>
      <w:r w:rsidRPr="6992B9E2">
        <w:rPr>
          <w:rFonts w:eastAsiaTheme="majorEastAsia" w:cstheme="majorBidi"/>
        </w:rPr>
        <w:t>.</w:t>
      </w:r>
      <w:commentRangeStart w:id="22"/>
      <w:commentRangeEnd w:id="22"/>
      <w:r>
        <w:rPr>
          <w:rStyle w:val="CommentReference"/>
        </w:rPr>
        <w:commentReference w:id="22"/>
      </w:r>
    </w:p>
    <w:p w14:paraId="088F7A14" w14:textId="77777777" w:rsidR="00F802A5" w:rsidRPr="001308F7" w:rsidRDefault="00305C15" w:rsidP="0088568B">
      <w:pPr>
        <w:spacing w:before="0" w:after="160" w:line="240" w:lineRule="auto"/>
        <w:rPr>
          <w:rFonts w:eastAsiaTheme="majorEastAsia" w:cstheme="majorBidi"/>
        </w:rPr>
      </w:pPr>
      <w:r w:rsidRPr="001308F7">
        <w:rPr>
          <w:rFonts w:eastAsiaTheme="majorEastAsia" w:cstheme="majorBidi"/>
          <w:b/>
        </w:rPr>
        <w:t>Sprint planlegging</w:t>
      </w:r>
      <w:r w:rsidRPr="001308F7">
        <w:rPr>
          <w:rFonts w:eastAsiaTheme="majorEastAsia" w:cstheme="majorBidi"/>
        </w:rPr>
        <w:t>: For å legge retningslinjer og vurdere hvilke oppgaver som skal prioriteres den kommende arbeidsperioden blir en sprint planlegging gjennomført. Utviklerne diskuterer og vurderer produkteier sine tilbakemeldinger for å legge en videre plan. For gruppen sin del ble det valgt å planlegge etter fire hovedtemaer. “Utfordringer", hvor gruppen diskuterer hvilke barrierer som må anerkjennes før videre planlegging. “Frister”, som gruppen brukte for å fastslå endelige frister for når en periode eller en spesifikk del av produktet skal være ferdigstilt. “Milepæler”, hvor gruppen setter delmål som skal gi en indikasjon på hvordan fremgangen i sprinten er. Til slutt, “mål”, som viser til hva gruppen skal oppnå helhetlig i løpet av sprinten.</w:t>
      </w:r>
    </w:p>
    <w:p w14:paraId="2D170BA2" w14:textId="21090E02" w:rsidR="008F6998" w:rsidRPr="001308F7" w:rsidRDefault="00F802A5" w:rsidP="0088568B">
      <w:pPr>
        <w:spacing w:before="0" w:after="160" w:line="240" w:lineRule="auto"/>
        <w:rPr>
          <w:rFonts w:eastAsiaTheme="majorEastAsia" w:cstheme="majorBidi"/>
        </w:rPr>
      </w:pPr>
      <w:r w:rsidRPr="001308F7">
        <w:rPr>
          <w:rFonts w:eastAsiaTheme="majorEastAsia" w:cstheme="majorBidi"/>
          <w:b/>
        </w:rPr>
        <w:t>Sprint retrospekt og review:</w:t>
      </w:r>
      <w:r w:rsidRPr="001308F7">
        <w:rPr>
          <w:rFonts w:eastAsiaTheme="majorEastAsia" w:cstheme="majorBidi"/>
        </w:rPr>
        <w:t xml:space="preserve"> Ved slutten av hver sprint, skal det gjøres en vurdering for hvorvidt målene nådde akseptkriteriene eller ikke. “Review” refererer til en gjennomgang av hva som har blitt oppnådd og bestemmelser av hvor prosjektet skal bevege seg videre. “Retrospekt” har som hensikt å optimalisere effektiviteten i prosjektet ved å adressere uønskede hendelser, Samt hva som har fungert</w:t>
      </w:r>
      <w:r w:rsidR="00CA60F0" w:rsidRPr="001308F7">
        <w:rPr>
          <w:rFonts w:eastAsiaTheme="majorEastAsia" w:cstheme="majorBidi"/>
        </w:rPr>
        <w:t xml:space="preserve"> </w:t>
      </w:r>
      <w:r w:rsidR="007D5255" w:rsidRPr="001308F7">
        <w:rPr>
          <w:rFonts w:eastAsiaTheme="majorEastAsia" w:cstheme="majorBidi"/>
        </w:rPr>
        <w:fldChar w:fldCharType="begin"/>
      </w:r>
      <w:r w:rsidR="0072510B" w:rsidRPr="001308F7">
        <w:rPr>
          <w:rFonts w:eastAsiaTheme="majorEastAsia" w:cstheme="majorBidi"/>
        </w:rPr>
        <w:instrText xml:space="preserve"> ADDIN EN.CITE &lt;EndNote&gt;&lt;Cite&gt;&lt;Author&gt;Ken Schwaber&lt;/Author&gt;&lt;Year&gt;2020&lt;/Year&gt;&lt;RecNum&gt;78&lt;/RecNum&gt;&lt;DisplayText&gt;(Ken Schwaber &amp;amp; Sutherland, 2020)&lt;/DisplayText&gt;&lt;record&gt;&lt;rec-number&gt;78&lt;/rec-number&gt;&lt;foreign-keys&gt;&lt;key app="EN" db-id="vtxstr9xi5pdw2eatwtxpvaqz5z50zdfwtzx" timestamp="1747069552"&gt;78&lt;/key&gt;&lt;/foreign-keys&gt;&lt;ref-type name="Web Page"&gt;12&lt;/ref-type&gt;&lt;contributors&gt;&lt;authors&gt;&lt;author&gt;Ken Schwaber,&lt;/author&gt;&lt;author&gt;Jeff Sutherland&lt;/author&gt;&lt;/authors&gt;&lt;/contributors&gt;&lt;titles&gt;&lt;title&gt;The Scrum Guide&amp;#xD;The Definitive Guide to Scrum: The Rules of the Game&lt;/title&gt;&lt;/titles&gt;&lt;dates&gt;&lt;year&gt;2020&lt;/year&gt;&lt;/dates&gt;&lt;urls&gt;&lt;related-urls&gt;&lt;url&gt;https://scrumguides.org/docs/scrumguide/v2020/2020-Scrum-Guide-US.pdf#zoom=100&lt;/url&gt;&lt;/related-urls&gt;&lt;/urls&gt;&lt;/record&gt;&lt;/Cite&gt;&lt;/EndNote&gt;</w:instrText>
      </w:r>
      <w:r w:rsidR="007D5255" w:rsidRPr="001308F7">
        <w:rPr>
          <w:rFonts w:eastAsiaTheme="majorEastAsia" w:cstheme="majorBidi"/>
        </w:rPr>
        <w:fldChar w:fldCharType="separate"/>
      </w:r>
      <w:r w:rsidR="0072510B" w:rsidRPr="001308F7">
        <w:rPr>
          <w:rFonts w:eastAsiaTheme="majorEastAsia" w:cstheme="majorBidi"/>
        </w:rPr>
        <w:t>(Ken Schwaber &amp; Sutherland, 2020)</w:t>
      </w:r>
      <w:r w:rsidR="007D5255" w:rsidRPr="001308F7">
        <w:rPr>
          <w:rFonts w:eastAsiaTheme="majorEastAsia" w:cstheme="majorBidi"/>
        </w:rPr>
        <w:fldChar w:fldCharType="end"/>
      </w:r>
      <w:r w:rsidR="007D5255" w:rsidRPr="001308F7">
        <w:rPr>
          <w:rFonts w:eastAsiaTheme="majorEastAsia" w:cstheme="majorBidi"/>
        </w:rPr>
        <w:t xml:space="preserve">. </w:t>
      </w:r>
      <w:r w:rsidRPr="001308F7">
        <w:rPr>
          <w:rFonts w:eastAsiaTheme="majorEastAsia" w:cstheme="majorBidi"/>
        </w:rPr>
        <w:t>Gruppen har under sprint review og retrospekt derfor diskutert hvilke tiltak som måtte gjøres for å løse de problemene som dukket opp den siste sprinten, samt hva som ble gjort på en god måte og som var ønskelig å fortsette med.  </w:t>
      </w:r>
    </w:p>
    <w:p w14:paraId="0E255444" w14:textId="228F56AC" w:rsidR="2D122FF4" w:rsidRDefault="2D122FF4" w:rsidP="0088568B">
      <w:pPr>
        <w:spacing w:before="0" w:after="160" w:line="240" w:lineRule="auto"/>
        <w:rPr>
          <w:rFonts w:eastAsiaTheme="majorEastAsia" w:cstheme="majorBidi"/>
        </w:rPr>
      </w:pPr>
      <w:r w:rsidRPr="62DA33C6">
        <w:rPr>
          <w:rFonts w:eastAsiaTheme="majorEastAsia" w:cstheme="majorBidi"/>
          <w:b/>
        </w:rPr>
        <w:t>Produkt backlog:</w:t>
      </w:r>
      <w:r w:rsidRPr="62DA33C6">
        <w:rPr>
          <w:rFonts w:eastAsiaTheme="majorEastAsia" w:cstheme="majorBidi"/>
        </w:rPr>
        <w:t xml:space="preserve"> </w:t>
      </w:r>
      <w:r w:rsidR="5C1243FD" w:rsidRPr="30684A0C">
        <w:rPr>
          <w:rFonts w:eastAsiaTheme="majorEastAsia" w:cstheme="majorBidi"/>
        </w:rPr>
        <w:t>E</w:t>
      </w:r>
      <w:r w:rsidRPr="30684A0C">
        <w:rPr>
          <w:rFonts w:eastAsiaTheme="majorEastAsia" w:cstheme="majorBidi"/>
        </w:rPr>
        <w:t>n</w:t>
      </w:r>
      <w:r w:rsidRPr="438A3140">
        <w:rPr>
          <w:rFonts w:eastAsiaTheme="majorEastAsia" w:cstheme="majorBidi"/>
        </w:rPr>
        <w:t xml:space="preserve"> liste over funksjoner produktet må ha for å oppfylle akseptkriteriene. Produkteier optimaliserer listen kontinuerlig, mens utviklerne bygger den opp og følger den gjennom prosjektet (Ken Schwaber &amp; Sutherland, 2020). Gruppens produkt backlog ble oppdatert hver sprint med utviklingsmål og produktfunksjoner. Siden bachelorprosjektet manglet </w:t>
      </w:r>
      <w:r w:rsidRPr="438A3140">
        <w:rPr>
          <w:rFonts w:eastAsiaTheme="majorEastAsia" w:cstheme="majorBidi"/>
        </w:rPr>
        <w:lastRenderedPageBreak/>
        <w:t xml:space="preserve">en klar produktbeskrivelse fra starten, endret backloggen seg underveis. Et planlagt «sandkasse»-grensesnitt ble for eksempel senere vurdert som mindre relevant. Gruppen erkjenner at backloggen kunne vært tydeligere definert og hyppigere evaluert av produkteier, noe </w:t>
      </w:r>
      <w:r w:rsidR="3B6DB56B" w:rsidRPr="1955F775">
        <w:rPr>
          <w:rFonts w:eastAsiaTheme="majorEastAsia" w:cstheme="majorBidi"/>
        </w:rPr>
        <w:t xml:space="preserve">som vil bli </w:t>
      </w:r>
      <w:r w:rsidR="3B6DB56B" w:rsidRPr="0321411B">
        <w:rPr>
          <w:rFonts w:eastAsiaTheme="majorEastAsia" w:cstheme="majorBidi"/>
        </w:rPr>
        <w:t xml:space="preserve">tatt til </w:t>
      </w:r>
      <w:r w:rsidR="3B6DB56B" w:rsidRPr="72970B96">
        <w:rPr>
          <w:rFonts w:eastAsiaTheme="majorEastAsia" w:cstheme="majorBidi"/>
        </w:rPr>
        <w:t>betraktning</w:t>
      </w:r>
      <w:r w:rsidRPr="28AA1643">
        <w:rPr>
          <w:rFonts w:eastAsiaTheme="majorEastAsia" w:cstheme="majorBidi"/>
        </w:rPr>
        <w:t xml:space="preserve"> videre.</w:t>
      </w:r>
    </w:p>
    <w:p w14:paraId="35D39BF6" w14:textId="29BD2ECF" w:rsidR="2D122FF4" w:rsidRDefault="2D122FF4" w:rsidP="0088568B">
      <w:pPr>
        <w:spacing w:before="0" w:after="160" w:line="240" w:lineRule="auto"/>
      </w:pPr>
      <w:r w:rsidRPr="62DA33C6">
        <w:rPr>
          <w:rFonts w:eastAsiaTheme="majorEastAsia" w:cstheme="majorBidi"/>
          <w:b/>
        </w:rPr>
        <w:t>Sprint backlog:</w:t>
      </w:r>
      <w:r w:rsidRPr="5F4F1E9F">
        <w:rPr>
          <w:rFonts w:eastAsiaTheme="majorEastAsia" w:cstheme="majorBidi"/>
        </w:rPr>
        <w:t xml:space="preserve"> </w:t>
      </w:r>
      <w:r w:rsidR="66ED0E8C" w:rsidRPr="1AA3ABA1">
        <w:rPr>
          <w:rFonts w:eastAsiaTheme="majorEastAsia" w:cstheme="majorBidi"/>
        </w:rPr>
        <w:t>E</w:t>
      </w:r>
      <w:r w:rsidRPr="1AA3ABA1">
        <w:rPr>
          <w:rFonts w:eastAsiaTheme="majorEastAsia" w:cstheme="majorBidi"/>
        </w:rPr>
        <w:t>n</w:t>
      </w:r>
      <w:r w:rsidRPr="438A3140">
        <w:rPr>
          <w:rFonts w:eastAsiaTheme="majorEastAsia" w:cstheme="majorBidi"/>
        </w:rPr>
        <w:t xml:space="preserve"> liste med oppgaver som må utføres i løpet av en sprint for å nå målene fra sprintplanleggingen. Den oppdateres kontinuerlig etter hvert som gruppen får ny kunnskap, og skal være tydelig nok til at utenforstående kan forstå status og fremdrift (Ken Schwaber &amp; Sutherland, 2020). Gruppen valgte å dele oppgavene små og detaljerte etter råd fra veileder, slik at progresjonen ble tydelig. De brukte også tidsestimater for komplekse oppgaver for bedre oversikt over arbeidet.</w:t>
      </w:r>
    </w:p>
    <w:p w14:paraId="3D266C36" w14:textId="6866B32F" w:rsidR="2D122FF4" w:rsidRDefault="2D122FF4" w:rsidP="0088568B">
      <w:pPr>
        <w:spacing w:before="0" w:after="160" w:line="240" w:lineRule="auto"/>
        <w:rPr>
          <w:rFonts w:eastAsiaTheme="majorEastAsia" w:cstheme="majorBidi"/>
        </w:rPr>
      </w:pPr>
      <w:r w:rsidRPr="68AB6472">
        <w:rPr>
          <w:rFonts w:eastAsiaTheme="majorEastAsia" w:cstheme="majorBidi"/>
          <w:b/>
        </w:rPr>
        <w:t>Daily scrum:</w:t>
      </w:r>
      <w:r w:rsidRPr="68AB6472">
        <w:rPr>
          <w:rFonts w:eastAsiaTheme="majorEastAsia" w:cstheme="majorBidi"/>
        </w:rPr>
        <w:t xml:space="preserve"> </w:t>
      </w:r>
      <w:r w:rsidR="4A3B2A5B" w:rsidRPr="5793D680">
        <w:rPr>
          <w:rFonts w:eastAsiaTheme="majorEastAsia" w:cstheme="majorBidi"/>
        </w:rPr>
        <w:t>I</w:t>
      </w:r>
      <w:r w:rsidRPr="5793D680">
        <w:rPr>
          <w:rFonts w:eastAsiaTheme="majorEastAsia" w:cstheme="majorBidi"/>
        </w:rPr>
        <w:t>nnebærer</w:t>
      </w:r>
      <w:r w:rsidRPr="438A3140">
        <w:rPr>
          <w:rFonts w:eastAsiaTheme="majorEastAsia" w:cstheme="majorBidi"/>
        </w:rPr>
        <w:t xml:space="preserve"> korte, daglige møter til faste tider for å sikre god kommunikasjon og effektivt samarbeid i teamet (Ken Schwaber &amp; Sutherland, 2020). Gruppen organiserte disse møtene slik at alle ga en kort status på gårsdagens arbeid, dagens oppgaver og eventuelle utfordringer. Scrum master ledet møtene for å sikre fremdrift og god informasjonsflyt i gruppen.</w:t>
      </w:r>
    </w:p>
    <w:p w14:paraId="5D9159AC" w14:textId="77777777" w:rsidR="004150CE" w:rsidRPr="001308F7" w:rsidRDefault="004150CE" w:rsidP="00883136">
      <w:pPr>
        <w:pStyle w:val="Heading2"/>
      </w:pPr>
      <w:bookmarkStart w:id="23" w:name="_Toc198047529"/>
      <w:r w:rsidRPr="001308F7">
        <w:t>Prosjektstyringsverktøy</w:t>
      </w:r>
      <w:bookmarkEnd w:id="23"/>
    </w:p>
    <w:p w14:paraId="34FCEA86" w14:textId="7FB4FBE0" w:rsidR="003A1DEF" w:rsidRPr="001308F7" w:rsidRDefault="00652B48" w:rsidP="0088568B">
      <w:pPr>
        <w:spacing w:line="240" w:lineRule="auto"/>
      </w:pPr>
      <w:r w:rsidRPr="001308F7">
        <w:t>Flere verktøy ble benyttet for å støtte planlegging, samarbeid og oppfølging av fremdrift. Bruken av disse verktøyene var avgjørende for å sikre oversikt over prosjektets utvikling, samt for å kunne foreta nødvendige justeringer og opprettholde måloppnåelse. Samtlige var det benyttet en rekke verktøy for kommunikasjon, tilpasset prosjektets omfang. </w:t>
      </w:r>
      <w:r w:rsidR="003A1DEF" w:rsidRPr="001308F7">
        <w:t> </w:t>
      </w:r>
    </w:p>
    <w:p w14:paraId="7F271477" w14:textId="17AA7571" w:rsidR="00431027" w:rsidRPr="00431027" w:rsidRDefault="00DA00B6" w:rsidP="00431027">
      <w:pPr>
        <w:pStyle w:val="NoSpacing"/>
        <w:rPr>
          <w:b/>
          <w:bCs/>
          <w:sz w:val="28"/>
          <w:szCs w:val="28"/>
        </w:rPr>
      </w:pPr>
      <w:r w:rsidRPr="003F33CF">
        <w:rPr>
          <w:b/>
          <w:bCs/>
          <w:sz w:val="28"/>
          <w:szCs w:val="28"/>
        </w:rPr>
        <w:t>Styringsverktøy</w:t>
      </w:r>
      <w:r w:rsidR="00523CC4" w:rsidRPr="003F33CF">
        <w:rPr>
          <w:b/>
          <w:bCs/>
          <w:sz w:val="28"/>
          <w:szCs w:val="28"/>
        </w:rPr>
        <w:t>:</w:t>
      </w:r>
      <w:r w:rsidRPr="003F33CF">
        <w:rPr>
          <w:b/>
          <w:bCs/>
          <w:sz w:val="28"/>
          <w:szCs w:val="28"/>
        </w:rPr>
        <w:t> </w:t>
      </w:r>
    </w:p>
    <w:p w14:paraId="25D71BF3" w14:textId="77777777" w:rsidR="008E3E5E" w:rsidRPr="001308F7" w:rsidRDefault="008E3E5E" w:rsidP="00ED599C">
      <w:pPr>
        <w:spacing w:line="240" w:lineRule="auto"/>
      </w:pPr>
      <w:r>
        <w:fldChar w:fldCharType="begin"/>
      </w:r>
      <w:r>
        <w:instrText xml:space="preserve"> ADDIN EN.CITE &lt;EndNote&gt;&lt;Cite AuthorYear="1"&gt;&lt;Author&gt;Trello&lt;/Author&gt;&lt;Year&gt;u.å.&lt;/Year&gt;&lt;RecNum&gt;80&lt;/RecNum&gt;&lt;DisplayText&gt;Trello (u.å.–a)&lt;/DisplayText&gt;&lt;record&gt;&lt;rec-number&gt;80&lt;/rec-number&gt;&lt;foreign-keys&gt;&lt;key app="EN" db-id="vtxstr9xi5pdw2eatwtxpvaqz5z50zdfwtzx" timestamp="1747070005"&gt;80&lt;/key&gt;&lt;/foreign-keys&gt;&lt;ref-type name="Web Page"&gt;12&lt;/ref-type&gt;&lt;contributors&gt;&lt;authors&gt;&lt;author&gt;Trello&lt;/author&gt;&lt;/authors&gt;&lt;/contributors&gt;&lt;titles&gt;&lt;title&gt;Capture, organize, and tackle your to-dos from anywhere&lt;/title&gt;&lt;/titles&gt;&lt;volume&gt;2025&lt;/volume&gt;&lt;number&gt;20. Januar&lt;/number&gt;&lt;dates&gt;&lt;year&gt;u.å.&lt;/year&gt;&lt;/dates&gt;&lt;urls&gt;&lt;related-urls&gt;&lt;url&gt;https://www.google.com/search?client=opera-gx&amp;amp;q=Trello&amp;amp;sourceid=opera&amp;amp;ie=UTF-8&amp;amp;oe=UTF-8&lt;/url&gt;&lt;/related-urls&gt;&lt;/urls&gt;&lt;/record&gt;&lt;/Cite&gt;&lt;/EndNote&gt;</w:instrText>
      </w:r>
      <w:r>
        <w:fldChar w:fldCharType="separate"/>
      </w:r>
      <w:r>
        <w:rPr>
          <w:noProof/>
        </w:rPr>
        <w:t>Trello (u.å.–a)</w:t>
      </w:r>
      <w:r>
        <w:fldChar w:fldCharType="end"/>
      </w:r>
      <w:r>
        <w:t xml:space="preserve"> </w:t>
      </w:r>
      <w:r w:rsidRPr="00222ECA">
        <w:t>ble brukt i prosjektets oppstart til oppgavestyring med tavler, kort og lister</w:t>
      </w:r>
      <w:r>
        <w:t xml:space="preserve"> </w:t>
      </w:r>
      <w:r w:rsidRPr="001308F7">
        <w:fldChar w:fldCharType="begin"/>
      </w:r>
      <w:r>
        <w:instrText xml:space="preserve"> ADDIN EN.CITE &lt;EndNote&gt;&lt;Cite&gt;&lt;Author&gt;Trello&lt;/Author&gt;&lt;Year&gt;u.å.&lt;/Year&gt;&lt;RecNum&gt;84&lt;/RecNum&gt;&lt;DisplayText&gt;(Trello, u.å.–b)&lt;/DisplayText&gt;&lt;record&gt;&lt;rec-number&gt;84&lt;/rec-number&gt;&lt;foreign-keys&gt;&lt;key app="EN" db-id="vtxstr9xi5pdw2eatwtxpvaqz5z50zdfwtzx" timestamp="1747070343"&gt;84&lt;/key&gt;&lt;/foreign-keys&gt;&lt;ref-type name="Web Page"&gt;12&lt;/ref-type&gt;&lt;contributors&gt;&lt;authors&gt;&lt;author&gt;Trello&lt;/author&gt;&lt;/authors&gt;&lt;/contributors&gt;&lt;titles&gt;&lt;title&gt;Learn Trello board basics&lt;/title&gt;&lt;/titles&gt;&lt;volume&gt;2025&lt;/volume&gt;&lt;number&gt;20. Januar&lt;/number&gt;&lt;dates&gt;&lt;year&gt;u.å.&lt;/year&gt;&lt;/dates&gt;&lt;urls&gt;&lt;related-urls&gt;&lt;url&gt;https://trello.com/guide/trello-101#what-is-a-card&lt;/url&gt;&lt;/related-urls&gt;&lt;/urls&gt;&lt;/record&gt;&lt;/Cite&gt;&lt;/EndNote&gt;</w:instrText>
      </w:r>
      <w:r w:rsidRPr="001308F7">
        <w:fldChar w:fldCharType="separate"/>
      </w:r>
      <w:r>
        <w:rPr>
          <w:noProof/>
        </w:rPr>
        <w:t>(Trello, u.å.–b)</w:t>
      </w:r>
      <w:r w:rsidRPr="001308F7">
        <w:fldChar w:fldCharType="end"/>
      </w:r>
      <w:r w:rsidRPr="001308F7">
        <w:t xml:space="preserve">. </w:t>
      </w:r>
      <w:r w:rsidRPr="00DB10BE">
        <w:t>Flere i gruppen hadde erfaring med verktøyet, noe som gjorde det godt egnet for tidlig planlegging. Etter hvert som behovet for mer strukturert sprintarbeid økte, gikk gruppen over til Jira, som tilbyr mer avansert funksjonalitet.</w:t>
      </w:r>
    </w:p>
    <w:p w14:paraId="4C7FD3FA" w14:textId="15CE1C8E" w:rsidR="00AF19ED" w:rsidRDefault="004275AF" w:rsidP="00ED599C">
      <w:pPr>
        <w:spacing w:before="0" w:after="160" w:line="240" w:lineRule="auto"/>
        <w:rPr>
          <w:rFonts w:eastAsiaTheme="majorEastAsia" w:cstheme="majorBidi"/>
        </w:rPr>
      </w:pPr>
      <w:r>
        <w:rPr>
          <w:rFonts w:eastAsiaTheme="majorEastAsia" w:cstheme="majorBidi"/>
        </w:rPr>
        <w:fldChar w:fldCharType="begin"/>
      </w:r>
      <w:r>
        <w:rPr>
          <w:rFonts w:eastAsiaTheme="majorEastAsia" w:cstheme="majorBidi"/>
        </w:rPr>
        <w:instrText xml:space="preserve"> ADDIN EN.CITE &lt;EndNote&gt;&lt;Cite AuthorYear="1"&gt;&lt;Author&gt;Jira&lt;/Author&gt;&lt;Year&gt;u.å.&lt;/Year&gt;&lt;RecNum&gt;79&lt;/RecNum&gt;&lt;DisplayText&gt;Jira (u.å.)&lt;/DisplayText&gt;&lt;record&gt;&lt;rec-number&gt;79&lt;/rec-number&gt;&lt;foreign-keys&gt;&lt;key app="EN" db-id="vtxstr9xi5pdw2eatwtxpvaqz5z50zdfwtzx" timestamp="1747069930"&gt;79&lt;/key&gt;&lt;/foreign-keys&gt;&lt;ref-type name="Web Page"&gt;12&lt;/ref-type&gt;&lt;contributors&gt;&lt;authors&gt;&lt;author&gt;Jira&lt;/author&gt;&lt;/authors&gt;&lt;/contributors&gt;&lt;titles&gt;&lt;title&gt;Great outcomes start with Jira&lt;/title&gt;&lt;/titles&gt;&lt;volume&gt;2025&lt;/volume&gt;&lt;number&gt;20. Februar&lt;/number&gt;&lt;dates&gt;&lt;year&gt;u.å.&lt;/year&gt;&lt;/dates&gt;&lt;urls&gt;&lt;related-urls&gt;&lt;url&gt;https://www.atlassian.com/software/jira&lt;/url&gt;&lt;/related-urls&gt;&lt;/urls&gt;&lt;/record&gt;&lt;/Cite&gt;&lt;/EndNote&gt;</w:instrText>
      </w:r>
      <w:r>
        <w:rPr>
          <w:rFonts w:eastAsiaTheme="majorEastAsia" w:cstheme="majorBidi"/>
        </w:rPr>
        <w:fldChar w:fldCharType="separate"/>
      </w:r>
      <w:r>
        <w:rPr>
          <w:rFonts w:eastAsiaTheme="majorEastAsia" w:cstheme="majorBidi"/>
          <w:noProof/>
        </w:rPr>
        <w:t>Jira (u.å.)</w:t>
      </w:r>
      <w:r>
        <w:rPr>
          <w:rFonts w:eastAsiaTheme="majorEastAsia" w:cstheme="majorBidi"/>
        </w:rPr>
        <w:fldChar w:fldCharType="end"/>
      </w:r>
      <w:r>
        <w:rPr>
          <w:rFonts w:eastAsiaTheme="majorEastAsia" w:cstheme="majorBidi"/>
        </w:rPr>
        <w:t xml:space="preserve"> </w:t>
      </w:r>
      <w:r w:rsidR="00152C39" w:rsidRPr="00152C39">
        <w:rPr>
          <w:rFonts w:eastAsiaTheme="majorEastAsia" w:cstheme="majorBidi"/>
        </w:rPr>
        <w:t>var prosjektets sentrale styringsverktøy for sprintplanlegging og strukturering av arbeid.</w:t>
      </w:r>
      <w:r w:rsidR="00405022" w:rsidRPr="001308F7">
        <w:rPr>
          <w:rFonts w:eastAsiaTheme="majorEastAsia" w:cstheme="majorBidi"/>
        </w:rPr>
        <w:t xml:space="preserve"> </w:t>
      </w:r>
      <w:r w:rsidR="00152C39">
        <w:rPr>
          <w:rFonts w:eastAsiaTheme="majorEastAsia" w:cstheme="majorBidi"/>
        </w:rPr>
        <w:t xml:space="preserve">Den </w:t>
      </w:r>
      <w:r w:rsidR="00405022" w:rsidRPr="001308F7">
        <w:rPr>
          <w:rFonts w:eastAsiaTheme="majorEastAsia" w:cstheme="majorBidi"/>
        </w:rPr>
        <w:t xml:space="preserve">støtter smidige rammeverk som Scrum og Kanban, og tilbyr funksjonalitet som tavler, estimering og fremdriftssporing </w:t>
      </w:r>
      <w:r w:rsidR="002742AD" w:rsidRPr="001308F7">
        <w:rPr>
          <w:rFonts w:eastAsiaTheme="majorEastAsia" w:cstheme="majorBidi"/>
        </w:rPr>
        <w:fldChar w:fldCharType="begin"/>
      </w:r>
      <w:r w:rsidR="00C57763" w:rsidRPr="001308F7">
        <w:rPr>
          <w:rFonts w:eastAsiaTheme="majorEastAsia" w:cstheme="majorBidi"/>
        </w:rPr>
        <w:instrText xml:space="preserve"> ADDIN EN.CITE &lt;EndNote&gt;&lt;Cite&gt;&lt;Author&gt;Atlassian&lt;/Author&gt;&lt;Year&gt;u.å.&lt;/Year&gt;&lt;RecNum&gt;83&lt;/RecNum&gt;&lt;DisplayText&gt;(Atlassian, u.å.)&lt;/DisplayText&gt;&lt;record&gt;&lt;rec-number&gt;83&lt;/rec-number&gt;&lt;foreign-keys&gt;&lt;key app="EN" db-id="vtxstr9xi5pdw2eatwtxpvaqz5z50zdfwtzx" timestamp="1747070231"&gt;83&lt;/key&gt;&lt;/foreign-keys&gt;&lt;ref-type name="Web Page"&gt;12&lt;/ref-type&gt;&lt;contributors&gt;&lt;authors&gt;&lt;author&gt;Atlassian&lt;/author&gt;&lt;/authors&gt;&lt;/contributors&gt;&lt;titles&gt;&lt;title&gt;Welcome to Jira&lt;/title&gt;&lt;/titles&gt;&lt;volume&gt;2025&lt;/volume&gt;&lt;number&gt;20. Februar&lt;/number&gt;&lt;dates&gt;&lt;year&gt;u.å.&lt;/year&gt;&lt;/dates&gt;&lt;urls&gt;&lt;related-urls&gt;&lt;url&gt;https://www.atlassian.com/software/jira/guides/getting-started/introduction#what-is-jira-software&lt;/url&gt;&lt;/related-urls&gt;&lt;/urls&gt;&lt;/record&gt;&lt;/Cite&gt;&lt;/EndNote&gt;</w:instrText>
      </w:r>
      <w:r w:rsidR="002742AD" w:rsidRPr="001308F7">
        <w:rPr>
          <w:rFonts w:eastAsiaTheme="majorEastAsia" w:cstheme="majorBidi"/>
        </w:rPr>
        <w:fldChar w:fldCharType="separate"/>
      </w:r>
      <w:r w:rsidR="00C57763" w:rsidRPr="001308F7">
        <w:rPr>
          <w:rFonts w:eastAsiaTheme="majorEastAsia" w:cstheme="majorBidi"/>
        </w:rPr>
        <w:t>(Atlassian, u.å.)</w:t>
      </w:r>
      <w:r w:rsidR="002742AD" w:rsidRPr="001308F7">
        <w:rPr>
          <w:rFonts w:eastAsiaTheme="majorEastAsia" w:cstheme="majorBidi"/>
        </w:rPr>
        <w:fldChar w:fldCharType="end"/>
      </w:r>
      <w:r w:rsidR="00C57763" w:rsidRPr="001308F7">
        <w:rPr>
          <w:rFonts w:eastAsiaTheme="majorEastAsia" w:cstheme="majorBidi"/>
        </w:rPr>
        <w:t>.</w:t>
      </w:r>
      <w:r w:rsidR="00405022" w:rsidRPr="001308F7">
        <w:rPr>
          <w:rFonts w:eastAsiaTheme="majorEastAsia" w:cstheme="majorBidi"/>
        </w:rPr>
        <w:t xml:space="preserve"> Gruppen brukte et Scrum-board med kolonnene “Neste sprint”, “Til utføring”, “Under arbeid”, “Klar for gjennomgang” og “Utført” (</w:t>
      </w:r>
      <w:r w:rsidR="006662AD" w:rsidRPr="001308F7">
        <w:rPr>
          <w:rFonts w:eastAsiaTheme="majorEastAsia" w:cstheme="majorBidi"/>
        </w:rPr>
        <w:t xml:space="preserve">se  </w:t>
      </w:r>
      <w:r w:rsidR="006662AD" w:rsidRPr="001308F7">
        <w:rPr>
          <w:rFonts w:eastAsiaTheme="majorEastAsia" w:cstheme="majorBidi"/>
        </w:rPr>
        <w:fldChar w:fldCharType="begin"/>
      </w:r>
      <w:r w:rsidR="006662AD" w:rsidRPr="001308F7">
        <w:rPr>
          <w:rFonts w:eastAsiaTheme="majorEastAsia" w:cstheme="majorBidi"/>
        </w:rPr>
        <w:instrText xml:space="preserve"> REF _Ref197956938 \h </w:instrText>
      </w:r>
      <w:r w:rsidR="00ED599C">
        <w:rPr>
          <w:rFonts w:eastAsiaTheme="majorEastAsia" w:cstheme="majorBidi"/>
        </w:rPr>
        <w:instrText xml:space="preserve"> \* MERGEFORMAT </w:instrText>
      </w:r>
      <w:r w:rsidR="006662AD" w:rsidRPr="001308F7">
        <w:rPr>
          <w:rFonts w:eastAsiaTheme="majorEastAsia" w:cstheme="majorBidi"/>
        </w:rPr>
      </w:r>
      <w:r w:rsidR="006662AD" w:rsidRPr="001308F7">
        <w:rPr>
          <w:rFonts w:eastAsiaTheme="majorEastAsia" w:cstheme="majorBidi"/>
        </w:rPr>
        <w:fldChar w:fldCharType="separate"/>
      </w:r>
      <w:r w:rsidR="00D33F62" w:rsidRPr="00E75176">
        <w:t xml:space="preserve">Figur </w:t>
      </w:r>
      <w:r w:rsidR="00D33F62">
        <w:t>2</w:t>
      </w:r>
      <w:r w:rsidR="006662AD" w:rsidRPr="001308F7">
        <w:rPr>
          <w:rFonts w:eastAsiaTheme="majorEastAsia" w:cstheme="majorBidi"/>
        </w:rPr>
        <w:fldChar w:fldCharType="end"/>
      </w:r>
      <w:r w:rsidR="00405022" w:rsidRPr="001308F7">
        <w:rPr>
          <w:rFonts w:eastAsiaTheme="majorEastAsia" w:cstheme="majorBidi"/>
        </w:rPr>
        <w:t xml:space="preserve">). Oppgavene ble flyttet til det stadiet de befant seg i underveis i arbeidet. </w:t>
      </w:r>
      <w:r w:rsidR="00AF19ED" w:rsidRPr="00AF19ED">
        <w:rPr>
          <w:rFonts w:eastAsiaTheme="majorEastAsia" w:cstheme="majorBidi"/>
        </w:rPr>
        <w:t>Oppgavene ble flyttet mellom kolonnene etter fremdrift, og medlemmene kunne selv tildele seg oppgaver og registrere tidsestimat. Dette ga god oversikt over arbeidsmengde, ansvar og fremdrift, og styrket samarbeid og koordinering. Fullførte oppgaver ble arkivert for mulig tilbakeblikk.</w:t>
      </w:r>
    </w:p>
    <w:p w14:paraId="2A1AC892" w14:textId="52434FDD" w:rsidR="009C7F53" w:rsidRPr="001308F7" w:rsidRDefault="00CF7D1A" w:rsidP="009C7F53">
      <w:pPr>
        <w:keepNext/>
        <w:spacing w:before="0" w:after="160"/>
        <w:jc w:val="center"/>
      </w:pPr>
      <w:r w:rsidRPr="00CF7D1A">
        <w:rPr>
          <w:noProof/>
        </w:rPr>
        <w:drawing>
          <wp:inline distT="0" distB="0" distL="0" distR="0" wp14:anchorId="6F69246B" wp14:editId="5C58B5CD">
            <wp:extent cx="5943600" cy="1158240"/>
            <wp:effectExtent l="0" t="0" r="0" b="3810"/>
            <wp:docPr id="982298792" name="Bilde 1" descr="Et bilde som inneholder skjermbilde, tekst,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98792" name="Bilde 1" descr="Et bilde som inneholder skjermbilde, tekst, Font, nummer&#10;&#10;KI-generert innhold kan være feil."/>
                    <pic:cNvPicPr/>
                  </pic:nvPicPr>
                  <pic:blipFill>
                    <a:blip r:embed="rId15"/>
                    <a:stretch>
                      <a:fillRect/>
                    </a:stretch>
                  </pic:blipFill>
                  <pic:spPr>
                    <a:xfrm>
                      <a:off x="0" y="0"/>
                      <a:ext cx="5943600" cy="1158240"/>
                    </a:xfrm>
                    <a:prstGeom prst="rect">
                      <a:avLst/>
                    </a:prstGeom>
                  </pic:spPr>
                </pic:pic>
              </a:graphicData>
            </a:graphic>
          </wp:inline>
        </w:drawing>
      </w:r>
      <w:r w:rsidRPr="00CF7D1A">
        <w:rPr>
          <w:noProof/>
        </w:rPr>
        <w:t xml:space="preserve"> </w:t>
      </w:r>
    </w:p>
    <w:p w14:paraId="608D5F0E" w14:textId="1AED4EA8" w:rsidR="009C7F53" w:rsidRPr="00E75176" w:rsidRDefault="009C7F53" w:rsidP="009C7F53">
      <w:pPr>
        <w:pStyle w:val="Caption"/>
        <w:jc w:val="center"/>
      </w:pPr>
      <w:bookmarkStart w:id="24" w:name="_Ref197956938"/>
      <w:bookmarkStart w:id="25" w:name="_Toc198045339"/>
      <w:bookmarkStart w:id="26" w:name="_Toc198045549"/>
      <w:r w:rsidRPr="00E75176">
        <w:t xml:space="preserve">Figur </w:t>
      </w:r>
      <w:r w:rsidRPr="00E75176">
        <w:fldChar w:fldCharType="begin"/>
      </w:r>
      <w:r w:rsidRPr="00E75176">
        <w:instrText xml:space="preserve"> SEQ Figur \* ARABIC </w:instrText>
      </w:r>
      <w:r w:rsidRPr="00E75176">
        <w:fldChar w:fldCharType="separate"/>
      </w:r>
      <w:r w:rsidR="00D33F62">
        <w:rPr>
          <w:noProof/>
        </w:rPr>
        <w:t>2</w:t>
      </w:r>
      <w:r w:rsidRPr="00E75176">
        <w:fldChar w:fldCharType="end"/>
      </w:r>
      <w:bookmarkEnd w:id="24"/>
      <w:r w:rsidR="0018398F" w:rsidRPr="00E75176">
        <w:t>.</w:t>
      </w:r>
      <w:r w:rsidRPr="00E75176">
        <w:t xml:space="preserve"> Jira scrum board </w:t>
      </w:r>
      <w:r w:rsidR="00996EB4">
        <w:t>for</w:t>
      </w:r>
      <w:r w:rsidRPr="00E75176">
        <w:t xml:space="preserve"> siste sprint</w:t>
      </w:r>
      <w:bookmarkEnd w:id="25"/>
      <w:bookmarkEnd w:id="26"/>
    </w:p>
    <w:p w14:paraId="1C9678CA" w14:textId="673CFD96" w:rsidR="006662AD" w:rsidRPr="001308F7" w:rsidRDefault="003F33CF" w:rsidP="007D660D">
      <w:pPr>
        <w:spacing w:line="240" w:lineRule="auto"/>
      </w:pPr>
      <w:r>
        <w:lastRenderedPageBreak/>
        <w:fldChar w:fldCharType="begin"/>
      </w:r>
      <w:r>
        <w:instrText xml:space="preserve"> ADDIN EN.CITE &lt;EndNote&gt;&lt;Cite AuthorYear="1"&gt;&lt;Author&gt;Miro&lt;/Author&gt;&lt;Year&gt;u.å.&lt;/Year&gt;&lt;RecNum&gt;81&lt;/RecNum&gt;&lt;DisplayText&gt;Miro (u.å.)&lt;/DisplayText&gt;&lt;record&gt;&lt;rec-number&gt;81&lt;/rec-number&gt;&lt;foreign-keys&gt;&lt;key app="EN" db-id="vtxstr9xi5pdw2eatwtxpvaqz5z50zdfwtzx" timestamp="1747070067"&gt;81&lt;/key&gt;&lt;/foreign-keys&gt;&lt;ref-type name="Web Page"&gt;12&lt;/ref-type&gt;&lt;contributors&gt;&lt;authors&gt;&lt;author&gt;Miro&lt;/author&gt;&lt;/authors&gt;&lt;/contributors&gt;&lt;titles&gt;&lt;title&gt;Innovasjon på en ny måte&lt;/title&gt;&lt;/titles&gt;&lt;dates&gt;&lt;year&gt;u.å.&lt;/year&gt;&lt;/dates&gt;&lt;urls&gt;&lt;related-urls&gt;&lt;url&gt;https://miro.com/nb/&lt;/url&gt;&lt;/related-urls&gt;&lt;/urls&gt;&lt;/record&gt;&lt;/Cite&gt;&lt;/EndNote&gt;</w:instrText>
      </w:r>
      <w:r>
        <w:fldChar w:fldCharType="separate"/>
      </w:r>
      <w:r>
        <w:rPr>
          <w:noProof/>
        </w:rPr>
        <w:t>Miro (u.å.)</w:t>
      </w:r>
      <w:r>
        <w:fldChar w:fldCharType="end"/>
      </w:r>
      <w:r>
        <w:t xml:space="preserve"> </w:t>
      </w:r>
      <w:r w:rsidR="006662AD" w:rsidRPr="001308F7">
        <w:t xml:space="preserve">er et samarbeidsverktøy som egner seg godt til planlegging, fra ideutvikling til diagrammer. </w:t>
      </w:r>
      <w:r w:rsidR="1A47D1A5" w:rsidRPr="001308F7">
        <w:t>Dette</w:t>
      </w:r>
      <w:r w:rsidR="29A8722C" w:rsidRPr="001308F7">
        <w:t xml:space="preserve"> kan minnes s</w:t>
      </w:r>
      <w:r w:rsidR="1A47D1A5" w:rsidRPr="001308F7">
        <w:t>om</w:t>
      </w:r>
      <w:r w:rsidR="006662AD" w:rsidRPr="001308F7">
        <w:t xml:space="preserve"> en </w:t>
      </w:r>
      <w:r w:rsidR="00B3433F" w:rsidRPr="001308F7">
        <w:t>«</w:t>
      </w:r>
      <w:r w:rsidR="006662AD" w:rsidRPr="001308F7">
        <w:t>whiteboard</w:t>
      </w:r>
      <w:r w:rsidR="00B3433F" w:rsidRPr="001308F7">
        <w:t>»</w:t>
      </w:r>
      <w:r w:rsidR="006662AD" w:rsidRPr="001308F7">
        <w:t>, der gruppen kunne legge til nødvendige ustrukturert informasjon. I prosjektet ble det</w:t>
      </w:r>
      <w:r w:rsidR="1A47D1A5" w:rsidRPr="001308F7">
        <w:t xml:space="preserve"> </w:t>
      </w:r>
      <w:r w:rsidR="68C2E988" w:rsidRPr="001308F7">
        <w:t>samt</w:t>
      </w:r>
      <w:r w:rsidR="006662AD" w:rsidRPr="001308F7">
        <w:t xml:space="preserve"> brukt til å lage spesifikke diagrammer og organisere informasjon ved hjelp av digitale klistrelapper. Verktøyet fungerte effektivt for visuell strukturering av ideer og innhold</w:t>
      </w:r>
      <w:r w:rsidR="009D2251">
        <w:t>.</w:t>
      </w:r>
    </w:p>
    <w:p w14:paraId="676152C5" w14:textId="77777777" w:rsidR="006D6D8E" w:rsidRPr="00523CC4" w:rsidRDefault="006D6D8E" w:rsidP="00523CC4">
      <w:pPr>
        <w:pStyle w:val="NoSpacing"/>
        <w:rPr>
          <w:b/>
          <w:bCs/>
        </w:rPr>
      </w:pPr>
      <w:r w:rsidRPr="00523CC4">
        <w:rPr>
          <w:b/>
          <w:bCs/>
        </w:rPr>
        <w:t>Kommunikasjonsverktøy: </w:t>
      </w:r>
    </w:p>
    <w:p w14:paraId="1307350B" w14:textId="4E0BA479" w:rsidR="006D6D8E" w:rsidRPr="001308F7" w:rsidRDefault="00D824DD" w:rsidP="007D660D">
      <w:pPr>
        <w:spacing w:line="240" w:lineRule="auto"/>
      </w:pPr>
      <w:r>
        <w:fldChar w:fldCharType="begin"/>
      </w:r>
      <w:r w:rsidR="009E4B9B" w:rsidRPr="009E4B9B">
        <w:instrText xml:space="preserve"> ADDIN EN.CITE &lt;EndNote&gt;&lt;Cite AuthorYear="1"&gt;&lt;Author&gt;Microsoft Teams&lt;/Author&gt;&lt;Year&gt;u.å.&lt;/Year&gt;&lt;RecNum&gt;85&lt;/RecNum&gt;&lt;DisplayText&gt;Microsoft Teams (u.å.)&lt;/DisplayText&gt;&lt;record&gt;&lt;rec-number&gt;85&lt;/rec-number&gt;&lt;foreign-keys&gt;&lt;key app="EN" db-id="vtxstr9xi5pdw2eatwtxpvaqz5z50zdfwtzx" timestamp="1747070583"&gt;85&lt;/key&gt;&lt;/foreign-keys&gt;&lt;ref-type name="Web Page"&gt;12&lt;/ref-type&gt;&lt;contributors&gt;&lt;authors&gt;&lt;author&gt;Microsoft Teams,&lt;/author&gt;&lt;/authors&gt;&lt;/contributors&gt;&lt;titles&gt;&lt;title&gt;Microsoft Teams&lt;/title&gt;&lt;/titles&gt;&lt;dates&gt;&lt;year&gt;u.å.&lt;/year&gt;&lt;/dates&gt;&lt;urls&gt;&lt;related-urls&gt;&lt;url&gt;https://www.microsoft.com/nb-no/microsoft-teams/log-in?market=no&lt;/url&gt;&lt;/related-urls&gt;&lt;/urls&gt;&lt;/record&gt;&lt;/Cite&gt;&lt;/EndNote&gt;</w:instrText>
      </w:r>
      <w:r>
        <w:fldChar w:fldCharType="separate"/>
      </w:r>
      <w:r w:rsidR="009E4B9B" w:rsidRPr="009E4B9B">
        <w:rPr>
          <w:noProof/>
        </w:rPr>
        <w:t>Microsoft Teams (u.å.)</w:t>
      </w:r>
      <w:r>
        <w:fldChar w:fldCharType="end"/>
      </w:r>
      <w:r w:rsidR="006D6D8E" w:rsidRPr="009E4B9B">
        <w:t xml:space="preserve"> </w:t>
      </w:r>
      <w:r w:rsidR="006D6D8E" w:rsidRPr="001308F7">
        <w:t xml:space="preserve">og </w:t>
      </w:r>
      <w:r w:rsidR="005B2F09">
        <w:fldChar w:fldCharType="begin"/>
      </w:r>
      <w:r w:rsidR="005B2F09">
        <w:instrText xml:space="preserve"> ADDIN EN.CITE &lt;EndNote&gt;&lt;Cite AuthorYear="1"&gt;&lt;Author&gt;Slack&lt;/Author&gt;&lt;Year&gt;u.å.&lt;/Year&gt;&lt;RecNum&gt;86&lt;/RecNum&gt;&lt;DisplayText&gt;Slack (u.å.)&lt;/DisplayText&gt;&lt;record&gt;&lt;rec-number&gt;86&lt;/rec-number&gt;&lt;foreign-keys&gt;&lt;key app="EN" db-id="vtxstr9xi5pdw2eatwtxpvaqz5z50zdfwtzx" timestamp="1747070643"&gt;86&lt;/key&gt;&lt;/foreign-keys&gt;&lt;ref-type name="Web Page"&gt;12&lt;/ref-type&gt;&lt;contributors&gt;&lt;authors&gt;&lt;author&gt;Slack&lt;/author&gt;&lt;/authors&gt;&lt;/contributors&gt;&lt;titles&gt;&lt;title&gt;AI Work Management &amp;amp; Productivity Tools&lt;/title&gt;&lt;/titles&gt;&lt;dates&gt;&lt;year&gt;u.å.&lt;/year&gt;&lt;/dates&gt;&lt;urls&gt;&lt;related-urls&gt;&lt;url&gt;https://slack.com&lt;/url&gt;&lt;/related-urls&gt;&lt;/urls&gt;&lt;/record&gt;&lt;/Cite&gt;&lt;/EndNote&gt;</w:instrText>
      </w:r>
      <w:r w:rsidR="005B2F09">
        <w:fldChar w:fldCharType="separate"/>
      </w:r>
      <w:r w:rsidR="005B2F09">
        <w:rPr>
          <w:noProof/>
        </w:rPr>
        <w:t>Slack (u.å.)</w:t>
      </w:r>
      <w:r w:rsidR="005B2F09">
        <w:fldChar w:fldCharType="end"/>
      </w:r>
      <w:r w:rsidR="006D6D8E" w:rsidRPr="001308F7">
        <w:t>ble brukt i kommunikasjon med oppdragsgivere og eksterne veiledere. Begge verktøyene støttet melding og møtefunksjoner som bidro til fleksibel og tilgjengelig dialog. Gruppen hadde egne kanaler for samhandling, i tillegg til felleskanaler der alle aktørene i prosjektet kunne kommunisere. Her var det mulig å stille åpne spørsmål, avtale møter eller kontakte enkeltpersoner direkte, noe som forenklet samarbeid og sikret avklaringer. </w:t>
      </w:r>
    </w:p>
    <w:p w14:paraId="168A953B" w14:textId="3FEF4214" w:rsidR="006D6D8E" w:rsidRPr="001308F7" w:rsidRDefault="006D6D8E" w:rsidP="007D660D">
      <w:pPr>
        <w:spacing w:line="240" w:lineRule="auto"/>
      </w:pPr>
      <w:r w:rsidRPr="001308F7">
        <w:t xml:space="preserve">Internt i gruppen ble </w:t>
      </w:r>
      <w:r w:rsidR="00792972">
        <w:fldChar w:fldCharType="begin"/>
      </w:r>
      <w:r w:rsidR="00792972">
        <w:instrText xml:space="preserve"> ADDIN EN.CITE &lt;EndNote&gt;&lt;Cite AuthorYear="1"&gt;&lt;Author&gt;Discord&lt;/Author&gt;&lt;Year&gt;u.å.&lt;/Year&gt;&lt;RecNum&gt;87&lt;/RecNum&gt;&lt;DisplayText&gt;Discord (u.å.)&lt;/DisplayText&gt;&lt;record&gt;&lt;rec-number&gt;87&lt;/rec-number&gt;&lt;foreign-keys&gt;&lt;key app="EN" db-id="vtxstr9xi5pdw2eatwtxpvaqz5z50zdfwtzx" timestamp="1747070682"&gt;87&lt;/key&gt;&lt;/foreign-keys&gt;&lt;ref-type name="Web Page"&gt;12&lt;/ref-type&gt;&lt;contributors&gt;&lt;authors&gt;&lt;author&gt;Discord&lt;/author&gt;&lt;/authors&gt;&lt;/contributors&gt;&lt;titles&gt;&lt;title&gt;Discord - Group Chat That&amp;apos;s All Fun &amp;amp; Games&lt;/title&gt;&lt;/titles&gt;&lt;dates&gt;&lt;year&gt;u.å.&lt;/year&gt;&lt;/dates&gt;&lt;urls&gt;&lt;related-urls&gt;&lt;url&gt;https://discord.com&lt;/url&gt;&lt;/related-urls&gt;&lt;/urls&gt;&lt;/record&gt;&lt;/Cite&gt;&lt;/EndNote&gt;</w:instrText>
      </w:r>
      <w:r w:rsidR="00792972">
        <w:fldChar w:fldCharType="separate"/>
      </w:r>
      <w:r w:rsidR="00792972">
        <w:rPr>
          <w:noProof/>
        </w:rPr>
        <w:t>Discord (u.å.)</w:t>
      </w:r>
      <w:r w:rsidR="00792972">
        <w:fldChar w:fldCharType="end"/>
      </w:r>
      <w:r w:rsidR="002C299E">
        <w:t xml:space="preserve"> </w:t>
      </w:r>
      <w:r w:rsidRPr="001308F7">
        <w:t>brukt som hovedverktøy for daglig kommunikasjon og koordinering. Plattformen gjorde det enkelt å holde diskusjoner organisert, og ble brukt både til spontane avklaringer og statusmøter</w:t>
      </w:r>
      <w:r w:rsidR="7CD11C39" w:rsidRPr="001308F7">
        <w:t>.</w:t>
      </w:r>
      <w:r w:rsidRPr="001308F7">
        <w:t xml:space="preserve"> Discord bidro derved til en effektiv arbeidsflyt og god oversikt over fremdriften gjennom hele prosjektperioden. </w:t>
      </w:r>
    </w:p>
    <w:p w14:paraId="6537A465" w14:textId="77777777" w:rsidR="00BF1779" w:rsidRPr="001308F7" w:rsidRDefault="00BF1779" w:rsidP="00BF1779">
      <w:pPr>
        <w:pStyle w:val="Heading2"/>
      </w:pPr>
      <w:bookmarkStart w:id="27" w:name="_Toc198047530"/>
      <w:r w:rsidRPr="001308F7">
        <w:t>Kvalitetssikring</w:t>
      </w:r>
      <w:bookmarkEnd w:id="27"/>
    </w:p>
    <w:p w14:paraId="4798DE80" w14:textId="49FE4F84" w:rsidR="00450CA0" w:rsidRPr="001308F7" w:rsidRDefault="00450CA0" w:rsidP="007D660D">
      <w:pPr>
        <w:spacing w:line="240" w:lineRule="auto"/>
      </w:pPr>
      <w:r w:rsidRPr="00450CA0">
        <w:t>Systematisk planlegging og håndtering av utfordringer er avgjørende for prosjektets suksess. For å sikre kvaliteten benyttet gruppen tre sentrale verktøy: roadmap, kapasitetsplan og risikohåndtering. Disse bidro til struktur, fokusert ressursbruk og effektiv risikohåndtering, og gjorde det mulig å identifisere og løse problemer før de påvirket fremdriften og kvaliteten.</w:t>
      </w:r>
    </w:p>
    <w:p w14:paraId="53A4AA8F" w14:textId="746B7440" w:rsidR="006662AD" w:rsidRPr="001308F7" w:rsidRDefault="005303F4" w:rsidP="005C2CA2">
      <w:pPr>
        <w:pStyle w:val="Heading3"/>
      </w:pPr>
      <w:bookmarkStart w:id="28" w:name="_Ref197960259"/>
      <w:bookmarkStart w:id="29" w:name="_Toc198047531"/>
      <w:r w:rsidRPr="001308F7">
        <w:t>Ro</w:t>
      </w:r>
      <w:r w:rsidR="00CE5913">
        <w:t>a</w:t>
      </w:r>
      <w:r w:rsidRPr="001308F7">
        <w:t>dmap</w:t>
      </w:r>
      <w:bookmarkEnd w:id="28"/>
      <w:bookmarkEnd w:id="29"/>
      <w:r w:rsidR="00BF1779" w:rsidRPr="001308F7">
        <w:t xml:space="preserve">  </w:t>
      </w:r>
      <w:r w:rsidR="006662AD" w:rsidRPr="001308F7">
        <w:t> </w:t>
      </w:r>
    </w:p>
    <w:p w14:paraId="2A92F8AC" w14:textId="166B744E" w:rsidR="009C7F53" w:rsidRPr="001308F7" w:rsidRDefault="00ED02A3" w:rsidP="007D660D">
      <w:pPr>
        <w:spacing w:line="240" w:lineRule="auto"/>
      </w:pPr>
      <w:r w:rsidRPr="001308F7">
        <w:t xml:space="preserve">Gruppen utviklet et roadmap ved å bruke av verktøyet Miro, som viser planene for hele prosjektperioden. Roadmap er en visuell tidslinje som representerer en strategi som hjalp gruppen å jobbe mot et felles mål og forstå hva som måtte prioriteres </w:t>
      </w:r>
      <w:r w:rsidR="007B58C6" w:rsidRPr="001308F7">
        <w:fldChar w:fldCharType="begin"/>
      </w:r>
      <w:r w:rsidR="007B58C6" w:rsidRPr="001308F7">
        <w:instrText xml:space="preserve"> ADDIN EN.CITE &lt;EndNote&gt;&lt;Cite&gt;&lt;Author&gt;Roadmunk&lt;/Author&gt;&lt;Year&gt;u.å.&lt;/Year&gt;&lt;RecNum&gt;88&lt;/RecNum&gt;&lt;DisplayText&gt;(Roadmunk, u.å.)&lt;/DisplayText&gt;&lt;record&gt;&lt;rec-number&gt;88&lt;/rec-number&gt;&lt;foreign-keys&gt;&lt;key app="EN" db-id="vtxstr9xi5pdw2eatwtxpvaqz5z50zdfwtzx" timestamp="1747070752"&gt;88&lt;/key&gt;&lt;/foreign-keys&gt;&lt;ref-type name="Web Page"&gt;12&lt;/ref-type&gt;&lt;contributors&gt;&lt;authors&gt;&lt;author&gt;Roadmunk&lt;/author&gt;&lt;/authors&gt;&lt;/contributors&gt;&lt;titles&gt;&lt;title&gt;What is a roadmap?&lt;/title&gt;&lt;/titles&gt;&lt;volume&gt;2025&lt;/volume&gt;&lt;number&gt;3. Mai&lt;/number&gt;&lt;dates&gt;&lt;year&gt;u.å.&lt;/year&gt;&lt;/dates&gt;&lt;urls&gt;&lt;related-urls&gt;&lt;url&gt;https://roadmunk.com/guides/roadmap-definition/&lt;/url&gt;&lt;/related-urls&gt;&lt;/urls&gt;&lt;/record&gt;&lt;/Cite&gt;&lt;/EndNote&gt;</w:instrText>
      </w:r>
      <w:r w:rsidR="007B58C6" w:rsidRPr="001308F7">
        <w:fldChar w:fldCharType="separate"/>
      </w:r>
      <w:r w:rsidR="007B58C6" w:rsidRPr="001308F7">
        <w:t>(Roadmunk, u.å.)</w:t>
      </w:r>
      <w:r w:rsidR="007B58C6" w:rsidRPr="001308F7">
        <w:fldChar w:fldCharType="end"/>
      </w:r>
      <w:r w:rsidR="007B58C6" w:rsidRPr="001308F7">
        <w:t>.</w:t>
      </w:r>
      <w:r w:rsidRPr="001308F7">
        <w:t xml:space="preserve"> Dette forbedret kommunikasjonen mellom gruppemedlemmene og oppdragsgivere. Roadmap ble delt opp i tre hovedkategorier som innsikt/undersøkelse, rapport og utvikling av løsninger</w:t>
      </w:r>
      <w:r w:rsidR="008F5442">
        <w:t xml:space="preserve"> (se </w:t>
      </w:r>
      <w:r w:rsidR="008F5442">
        <w:fldChar w:fldCharType="begin"/>
      </w:r>
      <w:r w:rsidR="008F5442">
        <w:instrText xml:space="preserve"> REF _Ref198037321 \h </w:instrText>
      </w:r>
      <w:r w:rsidR="007D660D">
        <w:instrText xml:space="preserve"> \* MERGEFORMAT </w:instrText>
      </w:r>
      <w:r w:rsidR="008F5442">
        <w:fldChar w:fldCharType="separate"/>
      </w:r>
      <w:commentRangeStart w:id="30"/>
      <w:r w:rsidR="00D33F62">
        <w:t>Vedlegg – Roadmap</w:t>
      </w:r>
      <w:commentRangeEnd w:id="30"/>
      <w:r w:rsidR="008F5442">
        <w:fldChar w:fldCharType="end"/>
      </w:r>
      <w:r w:rsidR="008F5442">
        <w:t>)</w:t>
      </w:r>
      <w:r w:rsidRPr="001308F7">
        <w:t>. Denne strukturen sikrer at gruppen holder fokus på de viktigste oppgavene i hver fase. Den viser en oversikt over start- og sluttpunkt for hver av oppgavene, samt hvordan disse fasene henger sammen. Dette bidrar til at alle gruppemedlemmene har en felles forståelse av prosjektets fremdrift.</w:t>
      </w:r>
    </w:p>
    <w:p w14:paraId="6DB5D7EE" w14:textId="3547500B" w:rsidR="00A57D7F" w:rsidRPr="001308F7" w:rsidRDefault="005C2CA2" w:rsidP="007D660D">
      <w:pPr>
        <w:spacing w:line="240" w:lineRule="auto"/>
      </w:pPr>
      <w:r w:rsidRPr="001308F7">
        <w:t>Fra pre-sprint til sprint 3 valgte gruppen å fokusere på kompetanseheving. Det var mye som måtte læres for å oppnå en helhetlig forståelse av teknologiene før man kunne starte på selve utviklingen av løsningene. Gjennom kompetansehevingen fikk gruppen innsikt i eksisterende løsninger og hvordan teknologien ble brukt, noe som gjorde det mulig for gruppen å ta beslutninger om hvilke teknologier som skulle testes ut i prosjektet. Rapportfasen fokuserte på planlegging og skriving av utkast til rapporten, og som gikk over flere sprintperioder. Et unntak fra rapportskrivingen oppstod i utviklingsfasen, hvor hovedfokuset var på utviklingen og testing av løsningene til brukerhistoriene</w:t>
      </w:r>
    </w:p>
    <w:p w14:paraId="262FF543" w14:textId="05A33351" w:rsidR="005C2CA2" w:rsidRPr="001308F7" w:rsidRDefault="006B0AD7" w:rsidP="005C2CA2">
      <w:pPr>
        <w:pStyle w:val="Heading3"/>
      </w:pPr>
      <w:bookmarkStart w:id="31" w:name="_Toc198047532"/>
      <w:r w:rsidRPr="001308F7">
        <w:lastRenderedPageBreak/>
        <w:t>Kapasitetsplan</w:t>
      </w:r>
      <w:bookmarkEnd w:id="31"/>
    </w:p>
    <w:p w14:paraId="76AB8532" w14:textId="77777777" w:rsidR="00D33F62" w:rsidRDefault="006B7558" w:rsidP="00D33F62">
      <w:pPr>
        <w:spacing w:line="240" w:lineRule="auto"/>
      </w:pPr>
      <w:r w:rsidRPr="001308F7">
        <w:t>Ved oppstart ble gruppen rådet av Roar Engen fra Tietoevry om å utarbeide en kapasitetsplan, og han tilbød også en mal som kunne benyttes i dette arbeidet. Kapasitetsplan er en viktig del av prosjektplanlegging for å sikre at gruppen når de målene som har blitt fastsatt uten å møte utfordringer som ressursmangel eller overkapasitet. Som vist i</w:t>
      </w:r>
      <w:r w:rsidR="00EF2C2A" w:rsidRPr="001308F7">
        <w:t xml:space="preserve"> </w:t>
      </w:r>
      <w:r w:rsidR="00EF2C2A" w:rsidRPr="001308F7">
        <w:fldChar w:fldCharType="begin"/>
      </w:r>
      <w:r w:rsidR="00EF2C2A" w:rsidRPr="001308F7">
        <w:instrText xml:space="preserve"> REF _Ref197957270 \h </w:instrText>
      </w:r>
      <w:r w:rsidR="007D660D">
        <w:instrText xml:space="preserve"> \* MERGEFORMAT </w:instrText>
      </w:r>
      <w:r w:rsidR="00EF2C2A" w:rsidRPr="001308F7">
        <w:fldChar w:fldCharType="separate"/>
      </w:r>
      <w:r w:rsidR="00D33F62" w:rsidRPr="00E75176">
        <w:t xml:space="preserve">Figur </w:t>
      </w:r>
      <w:r w:rsidR="00D33F62">
        <w:t>3</w:t>
      </w:r>
      <w:r w:rsidR="00EF2C2A" w:rsidRPr="001308F7">
        <w:fldChar w:fldCharType="end"/>
      </w:r>
      <w:r w:rsidRPr="001308F7">
        <w:t xml:space="preserve">, ble denne planen brukt til å tildele ressurser på en måte som minimerer svinn og </w:t>
      </w:r>
      <w:r>
        <w:t>ma</w:t>
      </w:r>
      <w:r w:rsidR="32784F02">
        <w:t>ksimere</w:t>
      </w:r>
      <w:r w:rsidRPr="001308F7">
        <w:t xml:space="preserve"> produktiviteten</w:t>
      </w:r>
      <w:r w:rsidR="00EF2C2A" w:rsidRPr="001308F7">
        <w:t xml:space="preserve"> (se</w:t>
      </w:r>
      <w:r w:rsidR="000D66E4" w:rsidRPr="001308F7">
        <w:t xml:space="preserve"> </w:t>
      </w:r>
      <w:r w:rsidR="00E023E9" w:rsidRPr="001308F7">
        <w:fldChar w:fldCharType="begin"/>
      </w:r>
      <w:r w:rsidR="00E023E9" w:rsidRPr="001308F7">
        <w:instrText xml:space="preserve"> REF _Ref197957618 \h </w:instrText>
      </w:r>
      <w:r w:rsidR="007D660D">
        <w:instrText xml:space="preserve"> \* MERGEFORMAT </w:instrText>
      </w:r>
      <w:r w:rsidR="00E023E9" w:rsidRPr="001308F7">
        <w:fldChar w:fldCharType="separate"/>
      </w:r>
      <w:commentRangeStart w:id="32"/>
      <w:r w:rsidR="00D33F62">
        <w:t>Vedlegg – Roadmap</w:t>
      </w:r>
      <w:commentRangeEnd w:id="32"/>
    </w:p>
    <w:p w14:paraId="2D21B5D1" w14:textId="77777777" w:rsidR="00D33F62" w:rsidRPr="006072B5" w:rsidRDefault="00D33F62" w:rsidP="006072B5">
      <w:r w:rsidRPr="001308F7">
        <w:rPr>
          <w:noProof/>
        </w:rPr>
        <w:drawing>
          <wp:inline distT="0" distB="0" distL="0" distR="0" wp14:anchorId="3077377C" wp14:editId="689852F5">
            <wp:extent cx="6353399" cy="3686860"/>
            <wp:effectExtent l="0" t="0" r="9525" b="8890"/>
            <wp:docPr id="286233973" name="Bilde 4" descr="Et bilde som inneholder tekst, nummer, Font, design. Det viser roadmap for hele prosjekt perio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3094" name="Bilde 4" descr="Et bilde som inneholder tekst, nummer, Font, design. Det viser roadmap for hele prosjekt period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3499" cy="3692721"/>
                    </a:xfrm>
                    <a:prstGeom prst="rect">
                      <a:avLst/>
                    </a:prstGeom>
                    <a:noFill/>
                    <a:ln>
                      <a:noFill/>
                    </a:ln>
                  </pic:spPr>
                </pic:pic>
              </a:graphicData>
            </a:graphic>
          </wp:inline>
        </w:drawing>
      </w:r>
    </w:p>
    <w:p w14:paraId="0148E713" w14:textId="77777777" w:rsidR="00D33F62" w:rsidRPr="00792972" w:rsidRDefault="00D33F62" w:rsidP="00792972"/>
    <w:p w14:paraId="64D576B4" w14:textId="77777777" w:rsidR="00D33F62" w:rsidRDefault="00D33F62">
      <w:pPr>
        <w:spacing w:before="0" w:after="160"/>
        <w:rPr>
          <w:rFonts w:eastAsiaTheme="majorEastAsia" w:cstheme="majorBidi"/>
          <w:b/>
          <w:sz w:val="32"/>
          <w:szCs w:val="32"/>
        </w:rPr>
      </w:pPr>
      <w:r>
        <w:br w:type="page"/>
      </w:r>
    </w:p>
    <w:p w14:paraId="2AAFB893" w14:textId="36B362B6" w:rsidR="007F70D6" w:rsidRPr="001308F7" w:rsidRDefault="00D33F62" w:rsidP="007D660D">
      <w:pPr>
        <w:spacing w:line="240" w:lineRule="auto"/>
      </w:pPr>
      <w:r w:rsidRPr="001308F7">
        <w:t>Vedlegg – Kapasitetsplan</w:t>
      </w:r>
      <w:r w:rsidR="00E023E9" w:rsidRPr="001308F7">
        <w:fldChar w:fldCharType="end"/>
      </w:r>
      <w:r w:rsidR="00E023E9" w:rsidRPr="001308F7">
        <w:t xml:space="preserve">) </w:t>
      </w:r>
      <w:r w:rsidR="006B7558" w:rsidRPr="001308F7">
        <w:t xml:space="preserve">Hensikten er å redusere risikoen for flaskehalser og samtidig optimalisere bruken av tilgjengelige ressurser </w:t>
      </w:r>
      <w:r w:rsidR="00060864" w:rsidRPr="001308F7">
        <w:fldChar w:fldCharType="begin"/>
      </w:r>
      <w:r w:rsidR="00060864" w:rsidRPr="001308F7">
        <w:instrText xml:space="preserve"> ADDIN EN.CITE &lt;EndNote&gt;&lt;Cite&gt;&lt;Author&gt;Rackbeat&lt;/Author&gt;&lt;Year&gt;2024&lt;/Year&gt;&lt;RecNum&gt;89&lt;/RecNum&gt;&lt;DisplayText&gt;(Rackbeat, 2024)&lt;/DisplayText&gt;&lt;record&gt;&lt;rec-number&gt;89&lt;/rec-number&gt;&lt;foreign-keys&gt;&lt;key app="EN" db-id="vtxstr9xi5pdw2eatwtxpvaqz5z50zdfwtzx" timestamp="1747070860"&gt;89&lt;/key&gt;&lt;/foreign-keys&gt;&lt;ref-type name="Web Page"&gt;12&lt;/ref-type&gt;&lt;contributors&gt;&lt;authors&gt;&lt;author&gt;Rackbeat&lt;/author&gt;&lt;/authors&gt;&lt;/contributors&gt;&lt;titles&gt;&lt;title&gt;Kapasitetsplanlegging&lt;/title&gt;&lt;/titles&gt;&lt;volume&gt;2025&lt;/volume&gt;&lt;number&gt;3. Mai&lt;/number&gt;&lt;dates&gt;&lt;year&gt;2024&lt;/year&gt;&lt;/dates&gt;&lt;urls&gt;&lt;related-urls&gt;&lt;url&gt;https://rackbeat.com/no/glossaries/kapasitetsplanlegging/&lt;/url&gt;&lt;/related-urls&gt;&lt;/urls&gt;&lt;/record&gt;&lt;/Cite&gt;&lt;/EndNote&gt;</w:instrText>
      </w:r>
      <w:r w:rsidR="00060864" w:rsidRPr="001308F7">
        <w:fldChar w:fldCharType="separate"/>
      </w:r>
      <w:r w:rsidR="00060864" w:rsidRPr="001308F7">
        <w:t>(Rackbeat, 2024)</w:t>
      </w:r>
      <w:r w:rsidR="00060864" w:rsidRPr="001308F7">
        <w:fldChar w:fldCharType="end"/>
      </w:r>
      <w:r w:rsidR="00060864" w:rsidRPr="001308F7">
        <w:t>.</w:t>
      </w:r>
    </w:p>
    <w:p w14:paraId="04D73DAD" w14:textId="77777777" w:rsidR="007F70D6" w:rsidRPr="001308F7" w:rsidRDefault="007F70D6" w:rsidP="007F70D6">
      <w:pPr>
        <w:keepNext/>
        <w:jc w:val="center"/>
      </w:pPr>
      <w:r w:rsidRPr="001308F7">
        <w:rPr>
          <w:noProof/>
        </w:rPr>
        <w:drawing>
          <wp:inline distT="0" distB="0" distL="0" distR="0" wp14:anchorId="3AF3A4AF" wp14:editId="3F719742">
            <wp:extent cx="5734050" cy="1590675"/>
            <wp:effectExtent l="0" t="0" r="0" b="9525"/>
            <wp:docPr id="81503730" name="Bilde 6" descr="Et bilde som inneholder tekst, nummer,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730" name="Bilde 6" descr="Et bilde som inneholder tekst, nummer, Font, line&#10;&#10;KI-generert innhold kan være fei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1590675"/>
                    </a:xfrm>
                    <a:prstGeom prst="rect">
                      <a:avLst/>
                    </a:prstGeom>
                    <a:noFill/>
                    <a:ln>
                      <a:noFill/>
                    </a:ln>
                  </pic:spPr>
                </pic:pic>
              </a:graphicData>
            </a:graphic>
          </wp:inline>
        </w:drawing>
      </w:r>
    </w:p>
    <w:p w14:paraId="5065C86C" w14:textId="6569141C" w:rsidR="007F70D6" w:rsidRPr="00E75176" w:rsidRDefault="007F70D6" w:rsidP="007F70D6">
      <w:pPr>
        <w:pStyle w:val="Caption"/>
        <w:jc w:val="center"/>
      </w:pPr>
      <w:bookmarkStart w:id="33" w:name="_Ref197957270"/>
      <w:bookmarkStart w:id="34" w:name="_Toc198045340"/>
      <w:bookmarkStart w:id="35" w:name="_Toc198045550"/>
      <w:r w:rsidRPr="00E75176">
        <w:t xml:space="preserve">Figur </w:t>
      </w:r>
      <w:r w:rsidRPr="00E75176">
        <w:fldChar w:fldCharType="begin"/>
      </w:r>
      <w:r w:rsidRPr="00E75176">
        <w:instrText xml:space="preserve"> SEQ Figur \* ARABIC </w:instrText>
      </w:r>
      <w:r w:rsidRPr="00E75176">
        <w:fldChar w:fldCharType="separate"/>
      </w:r>
      <w:r w:rsidR="00D33F62">
        <w:rPr>
          <w:noProof/>
        </w:rPr>
        <w:t>3</w:t>
      </w:r>
      <w:r w:rsidRPr="00E75176">
        <w:fldChar w:fldCharType="end"/>
      </w:r>
      <w:bookmarkEnd w:id="33"/>
      <w:r w:rsidRPr="00E75176">
        <w:t>. Utsnitt fra 2 ukers kapasitetsplan sprint 4</w:t>
      </w:r>
      <w:bookmarkEnd w:id="34"/>
      <w:bookmarkEnd w:id="35"/>
    </w:p>
    <w:p w14:paraId="41181F43" w14:textId="2138E466" w:rsidR="00E06729" w:rsidRPr="00E06729" w:rsidRDefault="00E06729" w:rsidP="007D660D">
      <w:pPr>
        <w:spacing w:line="240" w:lineRule="auto"/>
      </w:pPr>
      <w:r w:rsidRPr="20B0B1D2">
        <w:t>Tiden var en kritisk ressurs, og gruppen brukte en kapasitetsplan for å sikre jevn arbeidsfordeling. Planen gjorde det lettere å forutse utfordringer som helligdager, sykdom eller redusert tilgjengelighet, slik at sprintene kunne justeres i forkant. Hvert medlem justerte selv sine timer, noe som fungerte godt takket være høy grad av pålitelighet. Det er verdt å merke seg at kun kontordager ble dokumentert, selv om det også ble jobbet utenom disse.</w:t>
      </w:r>
    </w:p>
    <w:p w14:paraId="1BB76217" w14:textId="4323805E" w:rsidR="006B0AD7" w:rsidRPr="001308F7" w:rsidRDefault="0018398F" w:rsidP="0018398F">
      <w:pPr>
        <w:pStyle w:val="Heading3"/>
      </w:pPr>
      <w:bookmarkStart w:id="36" w:name="_Toc198047533"/>
      <w:r w:rsidRPr="001308F7">
        <w:t>Risikohåndtering</w:t>
      </w:r>
      <w:bookmarkEnd w:id="36"/>
    </w:p>
    <w:p w14:paraId="59528B3A" w14:textId="4DDC59BC" w:rsidR="0042092A" w:rsidRPr="001308F7" w:rsidRDefault="00F77976" w:rsidP="007D660D">
      <w:pPr>
        <w:spacing w:line="240" w:lineRule="auto"/>
      </w:pPr>
      <w:r w:rsidRPr="001308F7">
        <w:t>Risikohåndtering er en viktig del av prosjektstyring for å sikre måloppnåelse og handler om å identifisere og håndtere potensielle hendelser som kan påvirke prosjektets fremgang negativt</w:t>
      </w:r>
      <w:r w:rsidR="00596330" w:rsidRPr="001308F7">
        <w:t xml:space="preserve"> </w:t>
      </w:r>
      <w:r w:rsidR="003A7326" w:rsidRPr="001308F7">
        <w:fldChar w:fldCharType="begin"/>
      </w:r>
      <w:r w:rsidR="007207CD" w:rsidRPr="001308F7">
        <w:instrText xml:space="preserve"> ADDIN EN.CITE &lt;EndNote&gt;&lt;Cite&gt;&lt;Author&gt;Karlsen&lt;/Author&gt;&lt;Year&gt;2020&lt;/Year&gt;&lt;RecNum&gt;90&lt;/RecNum&gt;&lt;Pages&gt;452&lt;/Pages&gt;&lt;DisplayText&gt;(Karlsen, 2020, p. 452)&lt;/DisplayText&gt;&lt;record&gt;&lt;rec-number&gt;90&lt;/rec-number&gt;&lt;foreign-keys&gt;&lt;key app="EN" db-id="vtxstr9xi5pdw2eatwtxpvaqz5z50zdfwtzx" timestamp="1747071070"&gt;90&lt;/key&gt;&lt;/foreign-keys&gt;&lt;ref-type name="Book"&gt;6&lt;/ref-type&gt;&lt;contributors&gt;&lt;authors&gt;&lt;author&gt;Jan Terje Karlsen&lt;/author&gt;&lt;/authors&gt;&lt;/contributors&gt;&lt;titles&gt;&lt;title&gt;Prosjektledelse fra initiering til gevinstrealisering&lt;/title&gt;&lt;/titles&gt;&lt;dates&gt;&lt;year&gt;2020&lt;/year&gt;&lt;/dates&gt;&lt;publisher&gt;Universitetsforlaget&lt;/publisher&gt;&lt;isbn&gt;9788215043050&lt;/isbn&gt;&lt;urls&gt;&lt;/urls&gt;&lt;custom1&gt;5. utgave&lt;/custom1&gt;&lt;/record&gt;&lt;/Cite&gt;&lt;/EndNote&gt;</w:instrText>
      </w:r>
      <w:r w:rsidR="003A7326" w:rsidRPr="001308F7">
        <w:fldChar w:fldCharType="separate"/>
      </w:r>
      <w:r w:rsidR="003A7326" w:rsidRPr="001308F7">
        <w:t>(Karlsen, 2020, p. 452)</w:t>
      </w:r>
      <w:r w:rsidR="003A7326" w:rsidRPr="001308F7">
        <w:fldChar w:fldCharType="end"/>
      </w:r>
      <w:r w:rsidR="003A7326" w:rsidRPr="001308F7">
        <w:t xml:space="preserve">. </w:t>
      </w:r>
      <w:r w:rsidRPr="001308F7">
        <w:t>I bachelorprosjektet ble det etablert en risikovurdering som ble presentert for aktørene under styringsmøtene. Dette sikrer tidlig gjenkjennelse av potensielle utfordringer, gir mulighet for felles tilbakemeldinger og legger til rette for iverksetting av forebyggende tiltak før risikoene oppstår. Samarbeidet skaper bedre oversikt, kontroll og et klart beslutningsgrunnlag gjennom hele prosjektet. </w:t>
      </w:r>
    </w:p>
    <w:p w14:paraId="713EF538" w14:textId="492E98C7" w:rsidR="00972979" w:rsidRPr="001308F7" w:rsidRDefault="0042092A" w:rsidP="007D660D">
      <w:pPr>
        <w:spacing w:line="240" w:lineRule="auto"/>
      </w:pPr>
      <w:r w:rsidRPr="001308F7">
        <w:t xml:space="preserve">Hovedmålet med risikohåndtering er å kunne identifisere potensielle risikofaktorer, som for eksempel kompetansegap eller begrenset tilgang til nødvendige verktøy </w:t>
      </w:r>
      <w:r w:rsidR="003A7326" w:rsidRPr="001308F7">
        <w:fldChar w:fldCharType="begin"/>
      </w:r>
      <w:r w:rsidR="007207CD" w:rsidRPr="001308F7">
        <w:instrText xml:space="preserve"> ADDIN EN.CITE &lt;EndNote&gt;&lt;Cite&gt;&lt;Author&gt;Karlsen&lt;/Author&gt;&lt;Year&gt;2020&lt;/Year&gt;&lt;RecNum&gt;90&lt;/RecNum&gt;&lt;Pages&gt;567&lt;/Pages&gt;&lt;DisplayText&gt;(Karlsen, 2020, p. 567)&lt;/DisplayText&gt;&lt;record&gt;&lt;rec-number&gt;90&lt;/rec-number&gt;&lt;foreign-keys&gt;&lt;key app="EN" db-id="vtxstr9xi5pdw2eatwtxpvaqz5z50zdfwtzx" timestamp="1747071070"&gt;90&lt;/key&gt;&lt;/foreign-keys&gt;&lt;ref-type name="Book"&gt;6&lt;/ref-type&gt;&lt;contributors&gt;&lt;authors&gt;&lt;author&gt;Jan Terje Karlsen&lt;/author&gt;&lt;/authors&gt;&lt;/contributors&gt;&lt;titles&gt;&lt;title&gt;Prosjektledelse fra initiering til gevinstrealisering&lt;/title&gt;&lt;/titles&gt;&lt;dates&gt;&lt;year&gt;2020&lt;/year&gt;&lt;/dates&gt;&lt;publisher&gt;Universitetsforlaget&lt;/publisher&gt;&lt;isbn&gt;9788215043050&lt;/isbn&gt;&lt;urls&gt;&lt;/urls&gt;&lt;custom1&gt;5. utgave&lt;/custom1&gt;&lt;/record&gt;&lt;/Cite&gt;&lt;/EndNote&gt;</w:instrText>
      </w:r>
      <w:r w:rsidR="003A7326" w:rsidRPr="001308F7">
        <w:fldChar w:fldCharType="separate"/>
      </w:r>
      <w:r w:rsidR="003A7326" w:rsidRPr="001308F7">
        <w:t>(Karlsen, 2020, p. 567)</w:t>
      </w:r>
      <w:r w:rsidR="003A7326" w:rsidRPr="001308F7">
        <w:fldChar w:fldCharType="end"/>
      </w:r>
      <w:r w:rsidR="003A7326" w:rsidRPr="001308F7">
        <w:t xml:space="preserve">. </w:t>
      </w:r>
      <w:r w:rsidRPr="001308F7">
        <w:t>For å gjennomføre en risikovurdering, måtte gruppen først utvikle en risikomatrise (</w:t>
      </w:r>
      <w:r w:rsidR="002B624E" w:rsidRPr="001308F7">
        <w:t xml:space="preserve">Se </w:t>
      </w:r>
      <w:r w:rsidR="00B556E1" w:rsidRPr="001308F7">
        <w:fldChar w:fldCharType="begin"/>
      </w:r>
      <w:r w:rsidR="00B556E1" w:rsidRPr="001308F7">
        <w:instrText xml:space="preserve"> REF _Ref197957825 \h </w:instrText>
      </w:r>
      <w:r w:rsidR="007D660D">
        <w:instrText xml:space="preserve"> \* MERGEFORMAT </w:instrText>
      </w:r>
      <w:r w:rsidR="00B556E1" w:rsidRPr="001308F7">
        <w:fldChar w:fldCharType="separate"/>
      </w:r>
      <w:r w:rsidR="00D33F62" w:rsidRPr="00E75176">
        <w:t xml:space="preserve">Figur </w:t>
      </w:r>
      <w:r w:rsidR="00D33F62">
        <w:t>4</w:t>
      </w:r>
      <w:r w:rsidR="00B556E1" w:rsidRPr="001308F7">
        <w:fldChar w:fldCharType="end"/>
      </w:r>
      <w:r w:rsidRPr="001308F7">
        <w:t xml:space="preserve">). Risikomatrisen fastsetter verdier for både konsekvens og sannsynlighet. En høy konsekvensgrad betyr at hendelsen anses som svært alvorlig, mens en høy sannsynlighetsverdi indikerer at det er svært sannsynlig. Disse verdiene multipliserer for å gi en samlet risikovurdering for hvert risikomoment. Fargen på matrisen representerer alvorlighetsgraden av risikoen, hvor rød betyr kritisk risiko, og grønn betyr neglisjerbar </w:t>
      </w:r>
      <w:r w:rsidR="003A7326" w:rsidRPr="001308F7">
        <w:fldChar w:fldCharType="begin"/>
      </w:r>
      <w:r w:rsidR="00176D22">
        <w:instrText xml:space="preserve"> ADDIN EN.CITE &lt;EndNote&gt;&lt;Cite&gt;&lt;Author&gt;Karlsen&lt;/Author&gt;&lt;Year&gt;2020&lt;/Year&gt;&lt;RecNum&gt;90&lt;/RecNum&gt;&lt;Pages&gt;470-471&lt;/Pages&gt;&lt;DisplayText&gt;(Karlsen, 2020, pp. 470–471)&lt;/DisplayText&gt;&lt;record&gt;&lt;rec-number&gt;90&lt;/rec-number&gt;&lt;foreign-keys&gt;&lt;key app="EN" db-id="vtxstr9xi5pdw2eatwtxpvaqz5z50zdfwtzx" timestamp="1747071070"&gt;90&lt;/key&gt;&lt;/foreign-keys&gt;&lt;ref-type name="Book"&gt;6&lt;/ref-type&gt;&lt;contributors&gt;&lt;authors&gt;&lt;author&gt;Jan Terje Karlsen&lt;/author&gt;&lt;/authors&gt;&lt;/contributors&gt;&lt;titles&gt;&lt;title&gt;Prosjektledelse fra initiering til gevinstrealisering&lt;/title&gt;&lt;/titles&gt;&lt;dates&gt;&lt;year&gt;2020&lt;/year&gt;&lt;/dates&gt;&lt;publisher&gt;Universitetsforlaget&lt;/publisher&gt;&lt;isbn&gt;9788215043050&lt;/isbn&gt;&lt;urls&gt;&lt;/urls&gt;&lt;custom1&gt;5. utgave&lt;/custom1&gt;&lt;/record&gt;&lt;/Cite&gt;&lt;/EndNote&gt;</w:instrText>
      </w:r>
      <w:r w:rsidR="003A7326" w:rsidRPr="001308F7">
        <w:fldChar w:fldCharType="separate"/>
      </w:r>
      <w:r w:rsidR="00176D22">
        <w:rPr>
          <w:noProof/>
        </w:rPr>
        <w:t>(Karlsen, 2020, pp. 470–471)</w:t>
      </w:r>
      <w:r w:rsidR="003A7326" w:rsidRPr="001308F7">
        <w:fldChar w:fldCharType="end"/>
      </w:r>
      <w:r w:rsidR="00596330" w:rsidRPr="001308F7">
        <w:t>.</w:t>
      </w:r>
    </w:p>
    <w:p w14:paraId="56D20197" w14:textId="3A4E32EE" w:rsidR="002B624E" w:rsidRPr="001308F7" w:rsidRDefault="00972979" w:rsidP="002B624E">
      <w:pPr>
        <w:keepNext/>
        <w:jc w:val="center"/>
      </w:pPr>
      <w:r w:rsidRPr="001308F7">
        <w:rPr>
          <w:noProof/>
        </w:rPr>
        <w:lastRenderedPageBreak/>
        <w:drawing>
          <wp:inline distT="0" distB="0" distL="0" distR="0" wp14:anchorId="1BE88D6C" wp14:editId="37F14F40">
            <wp:extent cx="4162425" cy="1485265"/>
            <wp:effectExtent l="0" t="0" r="9525" b="635"/>
            <wp:docPr id="698078934" name="Bilde 7" descr="Et bilde som inneholder tekst, skjermbilde, nummer, line. Det er Risikomat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78934" name="Bilde 7" descr="Et bilde som inneholder tekst, skjermbilde, nummer, line. Det er Risikomatri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2425" cy="1485265"/>
                    </a:xfrm>
                    <a:prstGeom prst="rect">
                      <a:avLst/>
                    </a:prstGeom>
                    <a:noFill/>
                    <a:ln>
                      <a:noFill/>
                    </a:ln>
                  </pic:spPr>
                </pic:pic>
              </a:graphicData>
            </a:graphic>
          </wp:inline>
        </w:drawing>
      </w:r>
    </w:p>
    <w:p w14:paraId="5193E628" w14:textId="3146B6DD" w:rsidR="002B624E" w:rsidRPr="00E75176" w:rsidRDefault="002B624E" w:rsidP="002B624E">
      <w:pPr>
        <w:pStyle w:val="Caption"/>
        <w:jc w:val="center"/>
      </w:pPr>
      <w:bookmarkStart w:id="37" w:name="_Ref197957825"/>
      <w:bookmarkStart w:id="38" w:name="_Ref197957819"/>
      <w:bookmarkStart w:id="39" w:name="_Toc198045341"/>
      <w:bookmarkStart w:id="40" w:name="_Toc198045551"/>
      <w:r w:rsidRPr="00E75176">
        <w:t xml:space="preserve">Figur </w:t>
      </w:r>
      <w:r w:rsidRPr="00E75176">
        <w:fldChar w:fldCharType="begin"/>
      </w:r>
      <w:r w:rsidRPr="00E75176">
        <w:instrText xml:space="preserve"> SEQ Figur \* ARABIC </w:instrText>
      </w:r>
      <w:r w:rsidRPr="00E75176">
        <w:fldChar w:fldCharType="separate"/>
      </w:r>
      <w:r w:rsidR="00D33F62">
        <w:rPr>
          <w:noProof/>
        </w:rPr>
        <w:t>4</w:t>
      </w:r>
      <w:r w:rsidRPr="00E75176">
        <w:fldChar w:fldCharType="end"/>
      </w:r>
      <w:bookmarkEnd w:id="37"/>
      <w:r w:rsidRPr="00E75176">
        <w:t>. Risikomatrise</w:t>
      </w:r>
      <w:bookmarkEnd w:id="38"/>
      <w:bookmarkEnd w:id="39"/>
      <w:bookmarkEnd w:id="40"/>
    </w:p>
    <w:p w14:paraId="69AE6A9E" w14:textId="5C3070EF" w:rsidR="00CD19F6" w:rsidRPr="001308F7" w:rsidRDefault="00CD19F6" w:rsidP="007D660D">
      <w:pPr>
        <w:spacing w:line="240" w:lineRule="auto"/>
      </w:pPr>
      <w:r w:rsidRPr="001308F7">
        <w:t xml:space="preserve">Deretter ble det identifisert en rekke risikomomenter, og både konsekvensgrad og sannsynlighetsgrad ble vurdert. </w:t>
      </w:r>
      <w:r w:rsidR="00704B69" w:rsidRPr="001308F7">
        <w:fldChar w:fldCharType="begin"/>
      </w:r>
      <w:r w:rsidR="00704B69" w:rsidRPr="001308F7">
        <w:instrText xml:space="preserve"> REF _Ref197957957 \h </w:instrText>
      </w:r>
      <w:r w:rsidR="007D660D">
        <w:instrText xml:space="preserve"> \* MERGEFORMAT </w:instrText>
      </w:r>
      <w:r w:rsidR="00704B69" w:rsidRPr="001308F7">
        <w:fldChar w:fldCharType="separate"/>
      </w:r>
      <w:r w:rsidR="00D33F62" w:rsidRPr="00E75176">
        <w:t xml:space="preserve">Figur </w:t>
      </w:r>
      <w:r w:rsidR="00D33F62">
        <w:rPr>
          <w:noProof/>
        </w:rPr>
        <w:t>5</w:t>
      </w:r>
      <w:r w:rsidR="00704B69" w:rsidRPr="001308F7">
        <w:fldChar w:fldCharType="end"/>
      </w:r>
      <w:r w:rsidR="00704B69" w:rsidRPr="001308F7">
        <w:t xml:space="preserve"> </w:t>
      </w:r>
      <w:r w:rsidRPr="001308F7">
        <w:t xml:space="preserve">viser et utsnitt fra ett av risikomomentene. Den første vurderingen reflekterte til gruppens opprinnelige forventninger, men etter at tiltakene ble gjennomført, ble det gjort ny vurdering på risikomomentene. I denne fasen ble både konsekvensgrad og sannsynlighetsgrad justert basert på erfaringene med de gjennomførte tiltakene. Tiltakene ble også tilpasset etter behov. Risikomatrisen ble brukt som et verktøy for å identifisere og vurdere risikoene for hvert risikomoment. Som vist i </w:t>
      </w:r>
      <w:r w:rsidR="00E23619" w:rsidRPr="001308F7">
        <w:fldChar w:fldCharType="begin"/>
      </w:r>
      <w:r w:rsidR="00E23619" w:rsidRPr="001308F7">
        <w:instrText xml:space="preserve"> REF _Ref197957957 \h </w:instrText>
      </w:r>
      <w:r w:rsidR="007D660D">
        <w:instrText xml:space="preserve"> \* MERGEFORMAT </w:instrText>
      </w:r>
      <w:r w:rsidR="00E23619" w:rsidRPr="001308F7">
        <w:fldChar w:fldCharType="separate"/>
      </w:r>
      <w:r w:rsidR="00D33F62" w:rsidRPr="00E75176">
        <w:t xml:space="preserve">Figur </w:t>
      </w:r>
      <w:r w:rsidR="00D33F62">
        <w:rPr>
          <w:noProof/>
        </w:rPr>
        <w:t>5</w:t>
      </w:r>
      <w:r w:rsidR="00E23619" w:rsidRPr="001308F7">
        <w:fldChar w:fldCharType="end"/>
      </w:r>
      <w:r w:rsidRPr="001308F7">
        <w:t>, ble risikoene vurdert både basert på konsekvensen og sannsynligheten, og risikonivå ble visualisert med fargene fra matrisen</w:t>
      </w:r>
      <w:r w:rsidR="009546F4" w:rsidRPr="001308F7">
        <w:t xml:space="preserve"> (se</w:t>
      </w:r>
      <w:r w:rsidR="00B63617" w:rsidRPr="001308F7">
        <w:t xml:space="preserve"> </w:t>
      </w:r>
      <w:r w:rsidR="00B63617" w:rsidRPr="001308F7">
        <w:fldChar w:fldCharType="begin"/>
      </w:r>
      <w:r w:rsidR="00B63617" w:rsidRPr="001308F7">
        <w:instrText xml:space="preserve"> REF _Ref197958783 \h </w:instrText>
      </w:r>
      <w:r w:rsidR="007D660D">
        <w:instrText xml:space="preserve"> \* MERGEFORMAT </w:instrText>
      </w:r>
      <w:r w:rsidR="00B63617" w:rsidRPr="001308F7">
        <w:fldChar w:fldCharType="separate"/>
      </w:r>
      <w:commentRangeStart w:id="41"/>
      <w:r w:rsidR="00D33F62" w:rsidRPr="001308F7">
        <w:t xml:space="preserve">Vedlegg - Risikovurdering </w:t>
      </w:r>
      <w:commentRangeEnd w:id="41"/>
      <w:r w:rsidR="00B63617" w:rsidRPr="001308F7">
        <w:fldChar w:fldCharType="end"/>
      </w:r>
      <w:r w:rsidR="009436B4" w:rsidRPr="001308F7">
        <w:t>for hele ris</w:t>
      </w:r>
      <w:r w:rsidR="00F309B2" w:rsidRPr="001308F7">
        <w:t>ikovurderingen</w:t>
      </w:r>
      <w:r w:rsidR="009546F4" w:rsidRPr="001308F7">
        <w:t>)</w:t>
      </w:r>
      <w:r w:rsidRPr="001308F7">
        <w:t>.  </w:t>
      </w:r>
    </w:p>
    <w:p w14:paraId="633D2901" w14:textId="77777777" w:rsidR="00CD19F6" w:rsidRPr="001308F7" w:rsidRDefault="00CD19F6" w:rsidP="007D660D">
      <w:pPr>
        <w:spacing w:line="240" w:lineRule="auto"/>
      </w:pPr>
      <w:r w:rsidRPr="001308F7">
        <w:t>Et eksempel på et risikomoment som blir vist i figuren er “Gruppemedlemmene ikke møter opp”. Denne risikoen ble opprinnelig vurdert som betydelig, med en konsekvensgrad på fire og en sannsynlighetsgrad på to, som resulterte i et samlet risikonivå på åtte. De første forebyggende tiltakene som ble vurdert, fokuserte på å sikre god kommunikasjon og digital tilgjengelighet for å redusere sannsynligheten for at risikoen skulle oppstå. Skadereduserende tiltak ble derimot utviklet for å håndtere situasjoner når risikoen oppstår, for eksempel å være forberedt på å omfordele arbeidsoppgaver hvis et gruppemedlem ikke kan møte opp.  </w:t>
      </w:r>
    </w:p>
    <w:p w14:paraId="48383D98" w14:textId="77777777" w:rsidR="00DF5731" w:rsidRPr="001308F7" w:rsidRDefault="00DF5731" w:rsidP="00DF5731">
      <w:pPr>
        <w:keepNext/>
        <w:jc w:val="center"/>
      </w:pPr>
      <w:r w:rsidRPr="001308F7">
        <w:rPr>
          <w:noProof/>
        </w:rPr>
        <w:drawing>
          <wp:inline distT="0" distB="0" distL="0" distR="0" wp14:anchorId="1919F1E9" wp14:editId="7EEF7AFE">
            <wp:extent cx="5734050" cy="1685925"/>
            <wp:effectExtent l="0" t="0" r="0" b="9525"/>
            <wp:docPr id="662369745" name="Bilde 9" descr="Et bilde som inneholder tekst, line, diagram, Font. Utsnitt fra risikovurd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69745" name="Bilde 9" descr="Et bilde som inneholder tekst, line, diagram, Font. Utsnitt fra risikovurdering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685925"/>
                    </a:xfrm>
                    <a:prstGeom prst="rect">
                      <a:avLst/>
                    </a:prstGeom>
                    <a:noFill/>
                    <a:ln>
                      <a:noFill/>
                    </a:ln>
                  </pic:spPr>
                </pic:pic>
              </a:graphicData>
            </a:graphic>
          </wp:inline>
        </w:drawing>
      </w:r>
    </w:p>
    <w:p w14:paraId="309FDC31" w14:textId="744B9D1E" w:rsidR="00DF5731" w:rsidRPr="00E75176" w:rsidRDefault="00DF5731" w:rsidP="00DF5731">
      <w:pPr>
        <w:pStyle w:val="Caption"/>
        <w:jc w:val="center"/>
      </w:pPr>
      <w:bookmarkStart w:id="42" w:name="_Ref197957957"/>
      <w:bookmarkStart w:id="43" w:name="_Toc198045342"/>
      <w:bookmarkStart w:id="44" w:name="_Toc198045552"/>
      <w:r w:rsidRPr="00E75176">
        <w:t xml:space="preserve">Figur </w:t>
      </w:r>
      <w:r w:rsidRPr="00E75176">
        <w:fldChar w:fldCharType="begin"/>
      </w:r>
      <w:r w:rsidRPr="00E75176">
        <w:instrText xml:space="preserve"> SEQ Figur \* ARABIC </w:instrText>
      </w:r>
      <w:r w:rsidRPr="00E75176">
        <w:fldChar w:fldCharType="separate"/>
      </w:r>
      <w:r w:rsidR="00D33F62">
        <w:rPr>
          <w:noProof/>
        </w:rPr>
        <w:t>5</w:t>
      </w:r>
      <w:r w:rsidRPr="00E75176">
        <w:fldChar w:fldCharType="end"/>
      </w:r>
      <w:bookmarkEnd w:id="42"/>
      <w:r w:rsidRPr="00E75176">
        <w:t>. Utsnitt fra risikovurdering</w:t>
      </w:r>
      <w:bookmarkEnd w:id="43"/>
      <w:bookmarkEnd w:id="44"/>
    </w:p>
    <w:p w14:paraId="13622D5F" w14:textId="642BDD6E" w:rsidR="00DF5731" w:rsidRPr="001308F7" w:rsidRDefault="002D4300" w:rsidP="007D660D">
      <w:pPr>
        <w:spacing w:line="240" w:lineRule="auto"/>
      </w:pPr>
      <w:r w:rsidRPr="001308F7">
        <w:t>Etter at tiltakene ble utført ble det gjort en ny risikovurdering. Det ble da tydelig at tiltakene hadde hatt en positiv effekt, og risikonivået ble redusert betydelig. Konsekvens- og sannsynlighetsgradene ble justert, og den nye risikovurderingen viste at risikoen nå var redusert til lav betydning, med en vurdering på fire. Tiltakene ble også justert på nytt. Denne endringen er markert til høyre i figuren, den nye vurdering etter utført tiltak er vist.  </w:t>
      </w:r>
    </w:p>
    <w:p w14:paraId="704ADB37" w14:textId="77777777" w:rsidR="00CD70E0" w:rsidRPr="001308F7" w:rsidRDefault="00CD70E0" w:rsidP="00CD70E0">
      <w:pPr>
        <w:pStyle w:val="Heading2"/>
      </w:pPr>
      <w:bookmarkStart w:id="45" w:name="_Toc198047534"/>
      <w:r w:rsidRPr="001308F7">
        <w:lastRenderedPageBreak/>
        <w:t>Roller og arbeidsfordeling</w:t>
      </w:r>
      <w:bookmarkEnd w:id="45"/>
    </w:p>
    <w:p w14:paraId="5A621A59" w14:textId="4B8C1062" w:rsidR="00DD4A3E" w:rsidRPr="001308F7" w:rsidRDefault="00DD4A3E" w:rsidP="00DA2398">
      <w:pPr>
        <w:spacing w:line="240" w:lineRule="auto"/>
      </w:pPr>
      <w:r w:rsidRPr="001308F7">
        <w:t xml:space="preserve">Gruppen har prinsipielt lagt vekt på likeverd og tilrettelegging for å sikre at alle medlemmer har mulighet til å bidra aktivt i prosjektet. Dette innebærer å fordele roller og arbeid jevnt i gruppen, på en måte som er tilpasset den enkeltes kunnskaper og styrker. For å sikre en arbeidsflyt som legger lik vekt på alle medlemmene er det nødvendig å tildele bestemte ansvarsområder slik at enhver får en forpliktelse til sin del av prosjektet. Dette er for å garantere bidrag, samt sørge for at alle i gruppen oppnår en følelse av lederskap og påvirkning. Som vist i </w:t>
      </w:r>
      <w:r w:rsidR="00F175F2" w:rsidRPr="001308F7">
        <w:rPr>
          <w:highlight w:val="yellow"/>
        </w:rPr>
        <w:fldChar w:fldCharType="begin"/>
      </w:r>
      <w:r w:rsidR="00F175F2" w:rsidRPr="001308F7">
        <w:instrText xml:space="preserve"> REF _Ref197959097 \h </w:instrText>
      </w:r>
      <w:r w:rsidR="00DA2398">
        <w:rPr>
          <w:highlight w:val="yellow"/>
        </w:rPr>
        <w:instrText xml:space="preserve"> \* MERGEFORMAT </w:instrText>
      </w:r>
      <w:r w:rsidR="00F175F2" w:rsidRPr="001308F7">
        <w:rPr>
          <w:highlight w:val="yellow"/>
        </w:rPr>
      </w:r>
      <w:r w:rsidR="00F175F2" w:rsidRPr="001308F7">
        <w:rPr>
          <w:highlight w:val="yellow"/>
        </w:rPr>
        <w:fldChar w:fldCharType="separate"/>
      </w:r>
      <w:r w:rsidR="00D33F62" w:rsidRPr="00E75176">
        <w:t xml:space="preserve">Tabell </w:t>
      </w:r>
      <w:r w:rsidR="00D33F62">
        <w:t>2</w:t>
      </w:r>
      <w:r w:rsidR="00F175F2" w:rsidRPr="001308F7">
        <w:rPr>
          <w:highlight w:val="yellow"/>
        </w:rPr>
        <w:fldChar w:fldCharType="end"/>
      </w:r>
      <w:r w:rsidR="00F175F2" w:rsidRPr="001308F7">
        <w:t xml:space="preserve"> </w:t>
      </w:r>
      <w:r w:rsidRPr="001308F7">
        <w:t xml:space="preserve">er fordelingen beskrevet ved både overordnet rolle og hvilke ansvarsområder hver enkelt er tildelt. </w:t>
      </w:r>
    </w:p>
    <w:p w14:paraId="5CCA11A1" w14:textId="72E4A57B" w:rsidR="0018398F" w:rsidRPr="001308F7" w:rsidRDefault="00DD4A3E" w:rsidP="00DA2398">
      <w:pPr>
        <w:spacing w:line="240" w:lineRule="auto"/>
      </w:pPr>
      <w:r w:rsidRPr="001308F7">
        <w:t xml:space="preserve">Ettersom gruppen har jobbet med tidligere prosjekter sammen var rollene antydet fra starten. Det var likevel med vilje gjort noen justeringer, slik at enkelte kunne utfordre seg på nye områder. Det er internt enstemmig positive tilbakemeldinger relatert til hvordan denne fordelingen har fungert i praksis, og spesielt med tanke på at flere har oppnådd nye nyttige erfaringer. Utfyllende om hvordan hver enkelt har opplevd sin rolle i prosjektet kan leses i </w:t>
      </w:r>
      <w:r w:rsidRPr="001308F7">
        <w:rPr>
          <w:highlight w:val="yellow"/>
        </w:rPr>
        <w:t xml:space="preserve">kapittel </w:t>
      </w:r>
      <w:r w:rsidR="00F175F2" w:rsidRPr="001308F7">
        <w:rPr>
          <w:highlight w:val="yellow"/>
        </w:rPr>
        <w:t>XXX</w:t>
      </w:r>
      <w:r w:rsidR="1CD676A0" w:rsidRPr="60124855">
        <w:rPr>
          <w:highlight w:val="yellow"/>
        </w:rPr>
        <w:t xml:space="preserve"> </w:t>
      </w:r>
      <w:r w:rsidR="1CD676A0" w:rsidRPr="3A1F1B27">
        <w:rPr>
          <w:highlight w:val="yellow"/>
        </w:rPr>
        <w:t>(</w:t>
      </w:r>
      <w:r w:rsidR="0CE8923B" w:rsidRPr="5CC380ED">
        <w:rPr>
          <w:highlight w:val="yellow"/>
        </w:rPr>
        <w:t>selvevaluering)</w:t>
      </w:r>
      <w:r>
        <w:t>.</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5"/>
        <w:gridCol w:w="1920"/>
        <w:gridCol w:w="6475"/>
      </w:tblGrid>
      <w:tr w:rsidR="00F175F2" w:rsidRPr="001308F7" w14:paraId="3964F409" w14:textId="77777777" w:rsidTr="00E06729">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FF0E16B" w14:textId="7EDA116F" w:rsidR="00F175F2" w:rsidRPr="001308F7" w:rsidRDefault="00F175F2" w:rsidP="00F175F2">
            <w:r w:rsidRPr="001308F7">
              <w:t> </w:t>
            </w:r>
            <w:r w:rsidRPr="001308F7">
              <w:rPr>
                <w:b/>
              </w:rPr>
              <w:t>Navn</w:t>
            </w:r>
            <w:r w:rsidRPr="001308F7">
              <w:t> </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704BE49" w14:textId="77777777" w:rsidR="00F175F2" w:rsidRPr="001308F7" w:rsidRDefault="00F175F2" w:rsidP="00F175F2">
            <w:r w:rsidRPr="001308F7">
              <w:rPr>
                <w:b/>
              </w:rPr>
              <w:t>Roller</w:t>
            </w:r>
            <w:r w:rsidRPr="001308F7">
              <w:t> </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C04A619" w14:textId="77777777" w:rsidR="00F175F2" w:rsidRPr="001308F7" w:rsidRDefault="00F175F2" w:rsidP="00F175F2">
            <w:r w:rsidRPr="001308F7">
              <w:rPr>
                <w:b/>
              </w:rPr>
              <w:t>Ansvarsområder</w:t>
            </w:r>
            <w:r w:rsidRPr="001308F7">
              <w:t> </w:t>
            </w:r>
          </w:p>
        </w:tc>
      </w:tr>
      <w:tr w:rsidR="00F175F2" w:rsidRPr="001308F7" w14:paraId="101102F2" w14:textId="77777777" w:rsidTr="00E06729">
        <w:trPr>
          <w:trHeight w:val="20"/>
        </w:trPr>
        <w:tc>
          <w:tcPr>
            <w:tcW w:w="0" w:type="auto"/>
            <w:tcBorders>
              <w:top w:val="single" w:sz="4" w:space="0" w:color="auto"/>
              <w:left w:val="single" w:sz="6" w:space="0" w:color="000000"/>
              <w:bottom w:val="single" w:sz="6" w:space="0" w:color="000000"/>
              <w:right w:val="single" w:sz="6" w:space="0" w:color="000000"/>
            </w:tcBorders>
            <w:shd w:val="clear" w:color="auto" w:fill="auto"/>
            <w:hideMark/>
          </w:tcPr>
          <w:p w14:paraId="70F2C6C6" w14:textId="77777777" w:rsidR="00F175F2" w:rsidRPr="001308F7" w:rsidRDefault="00F175F2" w:rsidP="00E06729">
            <w:pPr>
              <w:spacing w:line="240" w:lineRule="auto"/>
            </w:pPr>
            <w:r w:rsidRPr="001308F7">
              <w:t>Andrine </w:t>
            </w:r>
          </w:p>
        </w:tc>
        <w:tc>
          <w:tcPr>
            <w:tcW w:w="0" w:type="auto"/>
            <w:tcBorders>
              <w:top w:val="single" w:sz="4" w:space="0" w:color="auto"/>
              <w:left w:val="single" w:sz="6" w:space="0" w:color="000000"/>
              <w:bottom w:val="single" w:sz="6" w:space="0" w:color="000000"/>
              <w:right w:val="single" w:sz="6" w:space="0" w:color="000000"/>
            </w:tcBorders>
            <w:shd w:val="clear" w:color="auto" w:fill="auto"/>
            <w:hideMark/>
          </w:tcPr>
          <w:p w14:paraId="2CC07B0A" w14:textId="77777777" w:rsidR="00F175F2" w:rsidRPr="001308F7" w:rsidRDefault="00F175F2" w:rsidP="00E06729">
            <w:pPr>
              <w:spacing w:line="240" w:lineRule="auto"/>
            </w:pPr>
            <w:r w:rsidRPr="001308F7">
              <w:t>Gruppeleder </w:t>
            </w:r>
          </w:p>
        </w:tc>
        <w:tc>
          <w:tcPr>
            <w:tcW w:w="0" w:type="auto"/>
            <w:tcBorders>
              <w:top w:val="single" w:sz="4" w:space="0" w:color="auto"/>
              <w:left w:val="single" w:sz="6" w:space="0" w:color="000000"/>
              <w:bottom w:val="single" w:sz="6" w:space="0" w:color="000000"/>
              <w:right w:val="single" w:sz="6" w:space="0" w:color="000000"/>
            </w:tcBorders>
            <w:shd w:val="clear" w:color="auto" w:fill="auto"/>
            <w:hideMark/>
          </w:tcPr>
          <w:p w14:paraId="6F3CF1B1" w14:textId="77777777" w:rsidR="00F175F2" w:rsidRPr="001308F7" w:rsidRDefault="00F175F2" w:rsidP="00E06729">
            <w:pPr>
              <w:spacing w:line="240" w:lineRule="auto"/>
            </w:pPr>
            <w:r w:rsidRPr="001308F7">
              <w:t>Kommunikasjonsansvar med eksterne påvirkninger, veiledere, produkteier og UIA. Administrasjon av prosjektstyring og veileder internt i gruppen.  </w:t>
            </w:r>
          </w:p>
        </w:tc>
      </w:tr>
      <w:tr w:rsidR="00F175F2" w:rsidRPr="001308F7" w14:paraId="338295B0" w14:textId="77777777" w:rsidTr="00E06729">
        <w:trPr>
          <w:trHeight w:val="20"/>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77AACA43" w14:textId="77777777" w:rsidR="00F175F2" w:rsidRPr="001308F7" w:rsidRDefault="00F175F2" w:rsidP="00E06729">
            <w:pPr>
              <w:spacing w:line="240" w:lineRule="auto"/>
            </w:pPr>
            <w:r w:rsidRPr="001308F7">
              <w:t>Johanne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6E1E7010" w14:textId="77777777" w:rsidR="00F175F2" w:rsidRPr="001308F7" w:rsidRDefault="00F175F2" w:rsidP="00E06729">
            <w:pPr>
              <w:spacing w:line="240" w:lineRule="auto"/>
            </w:pPr>
            <w:r w:rsidRPr="001308F7">
              <w:t>Scrum Master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20BDFC3E" w14:textId="77777777" w:rsidR="00F175F2" w:rsidRPr="001308F7" w:rsidRDefault="00F175F2" w:rsidP="00E06729">
            <w:pPr>
              <w:spacing w:line="240" w:lineRule="auto"/>
            </w:pPr>
            <w:r w:rsidRPr="001308F7">
              <w:t>Assistere gruppeleder og ansvarlig for aktiviteter relatert til scrum. </w:t>
            </w:r>
          </w:p>
        </w:tc>
      </w:tr>
      <w:tr w:rsidR="00F175F2" w:rsidRPr="001308F7" w14:paraId="7D703642" w14:textId="77777777" w:rsidTr="00E06729">
        <w:trPr>
          <w:trHeight w:val="20"/>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33B55F80" w14:textId="77777777" w:rsidR="00F175F2" w:rsidRPr="001308F7" w:rsidRDefault="00F175F2" w:rsidP="00E06729">
            <w:pPr>
              <w:spacing w:line="240" w:lineRule="auto"/>
            </w:pPr>
            <w:r w:rsidRPr="001308F7">
              <w:t>Ine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501D6DD1" w14:textId="77777777" w:rsidR="00F175F2" w:rsidRPr="001308F7" w:rsidRDefault="00F175F2" w:rsidP="00E06729">
            <w:pPr>
              <w:spacing w:line="240" w:lineRule="auto"/>
            </w:pPr>
            <w:r w:rsidRPr="001308F7">
              <w:t>Ansvarlig for testing og kvalitet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140ACD3C" w14:textId="77777777" w:rsidR="00F175F2" w:rsidRPr="001308F7" w:rsidRDefault="00F175F2" w:rsidP="00E06729">
            <w:pPr>
              <w:spacing w:line="240" w:lineRule="auto"/>
            </w:pPr>
            <w:r w:rsidRPr="001308F7">
              <w:t>Testing av ytelse og svakheter i koden, samt sørge for at gruppen holder seg til systemkriteriene.  </w:t>
            </w:r>
          </w:p>
        </w:tc>
      </w:tr>
      <w:tr w:rsidR="00F175F2" w:rsidRPr="001308F7" w14:paraId="26BC6AD2" w14:textId="77777777" w:rsidTr="00E06729">
        <w:trPr>
          <w:trHeight w:val="20"/>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54DE7C69" w14:textId="77777777" w:rsidR="00F175F2" w:rsidRPr="001308F7" w:rsidRDefault="00F175F2" w:rsidP="00E06729">
            <w:pPr>
              <w:spacing w:line="240" w:lineRule="auto"/>
            </w:pPr>
            <w:r w:rsidRPr="001308F7">
              <w:t>Christine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76579A7D" w14:textId="77777777" w:rsidR="00F175F2" w:rsidRPr="001308F7" w:rsidRDefault="00F175F2" w:rsidP="00E06729">
            <w:pPr>
              <w:spacing w:line="240" w:lineRule="auto"/>
            </w:pPr>
            <w:r w:rsidRPr="001308F7">
              <w:t>Ansvarlig for møter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19CE9F27" w14:textId="77777777" w:rsidR="00F175F2" w:rsidRPr="001308F7" w:rsidRDefault="00F175F2" w:rsidP="00E06729">
            <w:pPr>
              <w:spacing w:line="240" w:lineRule="auto"/>
            </w:pPr>
            <w:r w:rsidRPr="001308F7">
              <w:t>Sørge for flyt i møte sammenhenger. Leder samtalen for å dyrke diskusjon og tilstrekkelig tilbakemeldinger fra veiledere </w:t>
            </w:r>
          </w:p>
        </w:tc>
      </w:tr>
      <w:tr w:rsidR="00F175F2" w:rsidRPr="001308F7" w14:paraId="5F113925" w14:textId="77777777" w:rsidTr="00E06729">
        <w:trPr>
          <w:trHeight w:val="20"/>
        </w:trPr>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255AB0FD" w14:textId="77777777" w:rsidR="00F175F2" w:rsidRPr="001308F7" w:rsidRDefault="00F175F2" w:rsidP="00E06729">
            <w:pPr>
              <w:spacing w:line="240" w:lineRule="auto"/>
            </w:pPr>
            <w:r w:rsidRPr="001308F7">
              <w:t>Vinh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2344A451" w14:textId="77777777" w:rsidR="00F175F2" w:rsidRPr="001308F7" w:rsidRDefault="00F175F2" w:rsidP="00E06729">
            <w:pPr>
              <w:spacing w:line="240" w:lineRule="auto"/>
            </w:pPr>
            <w:r w:rsidRPr="001308F7">
              <w:t>Ansvarlig for rapport </w:t>
            </w:r>
          </w:p>
        </w:tc>
        <w:tc>
          <w:tcPr>
            <w:tcW w:w="0" w:type="auto"/>
            <w:tcBorders>
              <w:top w:val="single" w:sz="6" w:space="0" w:color="000000"/>
              <w:left w:val="single" w:sz="6" w:space="0" w:color="000000"/>
              <w:bottom w:val="single" w:sz="6" w:space="0" w:color="000000"/>
              <w:right w:val="single" w:sz="6" w:space="0" w:color="000000"/>
            </w:tcBorders>
            <w:shd w:val="clear" w:color="auto" w:fill="auto"/>
            <w:hideMark/>
          </w:tcPr>
          <w:p w14:paraId="1B607911" w14:textId="77777777" w:rsidR="00F175F2" w:rsidRPr="001308F7" w:rsidRDefault="00F175F2" w:rsidP="00E06729">
            <w:pPr>
              <w:keepNext/>
              <w:spacing w:line="240" w:lineRule="auto"/>
            </w:pPr>
            <w:r w:rsidRPr="001308F7">
              <w:t>Ansvarlig for strukturering, samt veilede gruppen dersom noe er uklart eller ubestemt innenfor rapporten.  </w:t>
            </w:r>
          </w:p>
        </w:tc>
      </w:tr>
    </w:tbl>
    <w:p w14:paraId="1F20B47F" w14:textId="064C1897" w:rsidR="00DD4A3E" w:rsidRPr="00E75176" w:rsidRDefault="00F175F2" w:rsidP="00F175F2">
      <w:pPr>
        <w:pStyle w:val="Caption"/>
        <w:jc w:val="center"/>
      </w:pPr>
      <w:bookmarkStart w:id="46" w:name="_Ref197959097"/>
      <w:bookmarkStart w:id="47" w:name="_Toc198041022"/>
      <w:r w:rsidRPr="00E75176">
        <w:t xml:space="preserve">Tabell </w:t>
      </w:r>
      <w:r w:rsidR="00B0373F">
        <w:fldChar w:fldCharType="begin"/>
      </w:r>
      <w:r w:rsidR="00B0373F">
        <w:instrText xml:space="preserve"> SEQ Tabell \* ARABIC </w:instrText>
      </w:r>
      <w:r w:rsidR="00B0373F">
        <w:fldChar w:fldCharType="separate"/>
      </w:r>
      <w:r w:rsidR="00D33F62">
        <w:rPr>
          <w:noProof/>
        </w:rPr>
        <w:t>2</w:t>
      </w:r>
      <w:r w:rsidR="00B0373F">
        <w:fldChar w:fldCharType="end"/>
      </w:r>
      <w:bookmarkEnd w:id="46"/>
      <w:r w:rsidRPr="00E75176">
        <w:t>. Oversikt over roller og ansvarsområder</w:t>
      </w:r>
      <w:bookmarkEnd w:id="47"/>
    </w:p>
    <w:p w14:paraId="5D51CC5B" w14:textId="08D58FE1" w:rsidR="00F175F2" w:rsidRPr="001308F7" w:rsidRDefault="005543CC" w:rsidP="005543CC">
      <w:pPr>
        <w:pStyle w:val="Heading2"/>
      </w:pPr>
      <w:bookmarkStart w:id="48" w:name="_Toc198047535"/>
      <w:commentRangeStart w:id="49"/>
      <w:r w:rsidRPr="001308F7">
        <w:t>Prosjektprosess</w:t>
      </w:r>
      <w:bookmarkEnd w:id="48"/>
      <w:commentRangeEnd w:id="49"/>
      <w:r w:rsidR="00B84D5E">
        <w:rPr>
          <w:rStyle w:val="CommentReference"/>
          <w:rFonts w:eastAsiaTheme="minorEastAsia" w:cstheme="minorBidi"/>
          <w:b w:val="0"/>
        </w:rPr>
        <w:commentReference w:id="49"/>
      </w:r>
    </w:p>
    <w:p w14:paraId="662A6863" w14:textId="77777777" w:rsidR="00324076" w:rsidRPr="001308F7" w:rsidRDefault="00081270" w:rsidP="00DA2398">
      <w:pPr>
        <w:spacing w:line="240" w:lineRule="auto"/>
      </w:pPr>
      <w:r w:rsidRPr="001308F7">
        <w:t xml:space="preserve">Av hensyn til best mulig forståelse og leserflyt av denne rapporten, ble det besluttet å fordele prosjektets prosess opp i tre faser. Disse tre fasene beskriver prosjektets gang fra hvert sitt perspektiv av relevans og er etter gruppens mening en logisk kronologisk oppdeling. Det ble valgt å dele opp etter “Litteratur og undersøkelse”, som er den perioden av prosjektet som ble i hovedsak preget av mye forståelse og innsetting i GIS-verktøy. </w:t>
      </w:r>
    </w:p>
    <w:p w14:paraId="2B0E4A67" w14:textId="28FF5346" w:rsidR="005543CC" w:rsidRPr="001308F7" w:rsidRDefault="00081270" w:rsidP="00DA2398">
      <w:pPr>
        <w:spacing w:line="240" w:lineRule="auto"/>
      </w:pPr>
      <w:r w:rsidRPr="001308F7">
        <w:lastRenderedPageBreak/>
        <w:t>Videre er den neste fasen “utvikling”, som omhandler den fullstendige prosessen av å forstå hva visjonen for produktet skal være og fremgangsmåten gruppen brukte for å oppfylle prosjektbeskrivelsen. Siste fase er “kvalitetskontroll”, hvor alle former for vurderinger og tester av produktet ble utført. Dette er også den delen av prosjektet hvor gruppen reflekterer hvorvidt det utførte arbeidet står til akseptansekriteriene av oppgavebeskrivelsen eller ikke.  Kapittelet inneholder hvilke prosesser gruppen gikk igjennom samt valg og beslutninger som ble gjort underveis. Det vil gis en overordnet fremstilling av hvordan prosjektgjennomføringen fungerte “bak fasaden", altså utenom det litterære og praktiske arbeidet. Fokuset vil dreie seg om tankegangen frem mot det endelige produktet og hvilke tiltak som ble gjort internt i gruppen for å sørge for best mulig ytelse.  </w:t>
      </w:r>
    </w:p>
    <w:p w14:paraId="7664601A" w14:textId="77777777" w:rsidR="00E52F17" w:rsidRPr="001308F7" w:rsidRDefault="00E52F17" w:rsidP="00D45B07">
      <w:pPr>
        <w:pStyle w:val="Heading3"/>
      </w:pPr>
      <w:bookmarkStart w:id="50" w:name="_Toc198047536"/>
      <w:r w:rsidRPr="001308F7">
        <w:t>Litteratur og undersøkelse</w:t>
      </w:r>
      <w:bookmarkEnd w:id="50"/>
    </w:p>
    <w:p w14:paraId="5DAD455D" w14:textId="4233A639" w:rsidR="0009126A" w:rsidRPr="001308F7" w:rsidRDefault="00FD03F2" w:rsidP="00DA2398">
      <w:pPr>
        <w:spacing w:line="240" w:lineRule="auto"/>
      </w:pPr>
      <w:r w:rsidRPr="001308F7">
        <w:t xml:space="preserve">Med stort engasjement var studentgruppen klar for det endelige vurderingsgrunnlaget fra studiet, IT og informasjonssystemer. Etter tre kunnskapsrike år, med personlig utvikling og oppdagelser av nye interesseområder innenfor teknologiens verden, var gruppen klar for å ta hånd om et mer omfattende prosjekt. Det ble fort bestemt hvem gruppen skulle bestå av, ettersom de fleste hadde arbeidet i prosjekter sammen tidligere eller kjente hverandre fra praksis tidligere i semesteret. </w:t>
      </w:r>
      <w:r w:rsidR="008772DE" w:rsidRPr="001308F7">
        <w:fldChar w:fldCharType="begin"/>
      </w:r>
      <w:r w:rsidR="008772DE" w:rsidRPr="001308F7">
        <w:instrText xml:space="preserve"> REF _Ref197959552 \h </w:instrText>
      </w:r>
      <w:r w:rsidR="00DA2398">
        <w:instrText xml:space="preserve"> \* MERGEFORMAT </w:instrText>
      </w:r>
      <w:r w:rsidR="008772DE" w:rsidRPr="001308F7">
        <w:fldChar w:fldCharType="separate"/>
      </w:r>
      <w:r w:rsidR="00D33F62" w:rsidRPr="00E75176">
        <w:t xml:space="preserve">Figur </w:t>
      </w:r>
      <w:r w:rsidR="00D33F62">
        <w:t>6</w:t>
      </w:r>
      <w:r w:rsidR="008772DE" w:rsidRPr="001308F7">
        <w:fldChar w:fldCharType="end"/>
      </w:r>
      <w:r w:rsidR="008772DE" w:rsidRPr="001308F7">
        <w:t xml:space="preserve"> </w:t>
      </w:r>
      <w:r w:rsidRPr="001308F7">
        <w:t>viser til det første gruppebilde som ble tatt i sammenheng med prosjektet. RefreshIT var et svært innholdsrikt og spennende arrangement hvor samtlige bedrifter leverte relevante og innbydende oppgaver. Det var likevel en spesifikk oppgave som alle ble enige om at ville bli en god avslutning på studiet. Dette ville vise seg å åpne muligheten for et svært lærerikt og innovativt prosjekt.</w:t>
      </w:r>
      <w:r w:rsidR="00405022" w:rsidRPr="001308F7">
        <w:t> </w:t>
      </w:r>
    </w:p>
    <w:p w14:paraId="7CBCDCBF" w14:textId="77777777" w:rsidR="00783B56" w:rsidRPr="001308F7" w:rsidRDefault="0009126A" w:rsidP="00783B56">
      <w:pPr>
        <w:keepNext/>
        <w:jc w:val="center"/>
      </w:pPr>
      <w:r w:rsidRPr="001308F7">
        <w:rPr>
          <w:noProof/>
        </w:rPr>
        <w:drawing>
          <wp:inline distT="0" distB="0" distL="0" distR="0" wp14:anchorId="0E9097E8" wp14:editId="42E2974E">
            <wp:extent cx="3724275" cy="2247900"/>
            <wp:effectExtent l="0" t="0" r="9525" b="0"/>
            <wp:docPr id="1534875414" name="Bilde 11" descr="Et bilde viser alle 5 gruppemedlemme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5414" name="Bilde 11" descr="Et bilde viser alle 5 gruppemedlemmene.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4275" cy="2247900"/>
                    </a:xfrm>
                    <a:prstGeom prst="rect">
                      <a:avLst/>
                    </a:prstGeom>
                    <a:noFill/>
                    <a:ln>
                      <a:noFill/>
                    </a:ln>
                  </pic:spPr>
                </pic:pic>
              </a:graphicData>
            </a:graphic>
          </wp:inline>
        </w:drawing>
      </w:r>
    </w:p>
    <w:p w14:paraId="746D89CA" w14:textId="3EC740D4" w:rsidR="00783B56" w:rsidRPr="00E75176" w:rsidRDefault="00783B56" w:rsidP="00783B56">
      <w:pPr>
        <w:pStyle w:val="Caption"/>
        <w:jc w:val="center"/>
      </w:pPr>
      <w:bookmarkStart w:id="51" w:name="_Ref197959552"/>
      <w:bookmarkStart w:id="52" w:name="_Ref197959546"/>
      <w:bookmarkStart w:id="53" w:name="_Toc198045343"/>
      <w:bookmarkStart w:id="54" w:name="_Toc198045553"/>
      <w:r w:rsidRPr="00E75176">
        <w:t xml:space="preserve">Figur </w:t>
      </w:r>
      <w:r w:rsidRPr="00E75176">
        <w:fldChar w:fldCharType="begin"/>
      </w:r>
      <w:r w:rsidRPr="00E75176">
        <w:instrText xml:space="preserve"> SEQ Figur \* ARABIC </w:instrText>
      </w:r>
      <w:r w:rsidRPr="00E75176">
        <w:fldChar w:fldCharType="separate"/>
      </w:r>
      <w:r w:rsidR="00D33F62">
        <w:rPr>
          <w:noProof/>
        </w:rPr>
        <w:t>6</w:t>
      </w:r>
      <w:r w:rsidRPr="00E75176">
        <w:fldChar w:fldCharType="end"/>
      </w:r>
      <w:bookmarkEnd w:id="51"/>
      <w:r w:rsidRPr="00E75176">
        <w:t>. Gruppebilde før RefreshIT</w:t>
      </w:r>
      <w:bookmarkEnd w:id="52"/>
      <w:bookmarkEnd w:id="53"/>
      <w:bookmarkEnd w:id="54"/>
    </w:p>
    <w:p w14:paraId="66669B91" w14:textId="31A2A668" w:rsidR="00783B56" w:rsidRPr="001308F7" w:rsidRDefault="008772DE" w:rsidP="00DA2398">
      <w:pPr>
        <w:spacing w:line="240" w:lineRule="auto"/>
      </w:pPr>
      <w:r w:rsidRPr="001308F7">
        <w:t xml:space="preserve">Etter RefreshIT var det flere forberedelser som måtte bli håndtert før det praktiske arbeidet kunne starte. Som forventet ble derfor første sprint preget av flere samtaler og møter med veiledere angående prosjekt administrasjon og hvilke metoder som er anbefalt å frem med. Det ble nevnt i en Kickoff med Tietoevery at tidsestimering og strukturert arbeidsflyt vil være etter beste gjennomførelse fra tidligere erfaringer med bachelorgrupper. Som vist i </w:t>
      </w:r>
      <w:r w:rsidR="004348AA" w:rsidRPr="001308F7">
        <w:fldChar w:fldCharType="begin"/>
      </w:r>
      <w:r w:rsidR="004348AA" w:rsidRPr="001308F7">
        <w:instrText xml:space="preserve"> REF _Ref197959768 \h </w:instrText>
      </w:r>
      <w:r w:rsidR="00DA2398">
        <w:instrText xml:space="preserve"> \* MERGEFORMAT </w:instrText>
      </w:r>
      <w:r w:rsidR="004348AA" w:rsidRPr="001308F7">
        <w:fldChar w:fldCharType="separate"/>
      </w:r>
      <w:r w:rsidR="00D33F62" w:rsidRPr="00E75176">
        <w:t xml:space="preserve">Figur </w:t>
      </w:r>
      <w:r w:rsidR="00D33F62">
        <w:t>7</w:t>
      </w:r>
      <w:r w:rsidR="004348AA" w:rsidRPr="001308F7">
        <w:fldChar w:fldCharType="end"/>
      </w:r>
      <w:r w:rsidR="004348AA" w:rsidRPr="001308F7">
        <w:t xml:space="preserve"> </w:t>
      </w:r>
      <w:r w:rsidRPr="001308F7">
        <w:t xml:space="preserve">blir gruppen presentert med prinsipper for god prosjektgjennomføring. De aller fleste oppfordringer som ble presentert tok gruppen til betraktning når det skulle utformes en plan for gjennomføring, </w:t>
      </w:r>
      <w:r w:rsidRPr="001308F7">
        <w:lastRenderedPageBreak/>
        <w:t>inkludert klare rollefordelinger og avtalebestemmelser, sprinter med løp på 2 uker og grundig utformet planlegging og backlogger.</w:t>
      </w:r>
    </w:p>
    <w:p w14:paraId="7E4B9EDF" w14:textId="77777777" w:rsidR="00966EA8" w:rsidRPr="001308F7" w:rsidRDefault="00966EA8" w:rsidP="00966EA8">
      <w:pPr>
        <w:keepNext/>
        <w:jc w:val="center"/>
      </w:pPr>
      <w:r w:rsidRPr="001308F7">
        <w:rPr>
          <w:noProof/>
        </w:rPr>
        <w:drawing>
          <wp:inline distT="0" distB="0" distL="0" distR="0" wp14:anchorId="7044E8C9" wp14:editId="76E29D98">
            <wp:extent cx="5467350" cy="2695575"/>
            <wp:effectExtent l="0" t="0" r="0" b="9525"/>
            <wp:docPr id="552997056" name="Bilde 13" descr="Et bilde som inneholder tekst, skjermbild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7056" name="Bilde 13" descr="Et bilde som inneholder tekst, skjermbilde, desig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67350" cy="2695575"/>
                    </a:xfrm>
                    <a:prstGeom prst="rect">
                      <a:avLst/>
                    </a:prstGeom>
                    <a:noFill/>
                    <a:ln>
                      <a:noFill/>
                    </a:ln>
                  </pic:spPr>
                </pic:pic>
              </a:graphicData>
            </a:graphic>
          </wp:inline>
        </w:drawing>
      </w:r>
    </w:p>
    <w:p w14:paraId="361ADB7B" w14:textId="2AEE5353" w:rsidR="00966EA8" w:rsidRPr="00E75176" w:rsidRDefault="00966EA8" w:rsidP="00966EA8">
      <w:pPr>
        <w:pStyle w:val="Caption"/>
        <w:jc w:val="center"/>
      </w:pPr>
      <w:bookmarkStart w:id="55" w:name="_Ref197959768"/>
      <w:bookmarkStart w:id="56" w:name="_Toc198045344"/>
      <w:bookmarkStart w:id="57" w:name="_Toc198045554"/>
      <w:r w:rsidRPr="00E75176">
        <w:t xml:space="preserve">Figur </w:t>
      </w:r>
      <w:r w:rsidRPr="00E75176">
        <w:fldChar w:fldCharType="begin"/>
      </w:r>
      <w:r w:rsidRPr="00E75176">
        <w:instrText xml:space="preserve"> SEQ Figur \* ARABIC </w:instrText>
      </w:r>
      <w:r w:rsidRPr="00E75176">
        <w:fldChar w:fldCharType="separate"/>
      </w:r>
      <w:r w:rsidR="00D33F62">
        <w:rPr>
          <w:noProof/>
        </w:rPr>
        <w:t>7</w:t>
      </w:r>
      <w:r w:rsidRPr="00E75176">
        <w:fldChar w:fldCharType="end"/>
      </w:r>
      <w:bookmarkEnd w:id="55"/>
      <w:r w:rsidRPr="00E75176">
        <w:t>. Presentasjon fra Kickoff med Tietoevery</w:t>
      </w:r>
      <w:bookmarkEnd w:id="56"/>
      <w:bookmarkEnd w:id="57"/>
    </w:p>
    <w:p w14:paraId="5C2053BB" w14:textId="4170B4D9" w:rsidR="0009126A" w:rsidRPr="001308F7" w:rsidRDefault="001F64BB" w:rsidP="00DA2398">
      <w:pPr>
        <w:spacing w:line="240" w:lineRule="auto"/>
      </w:pPr>
      <w:r w:rsidRPr="001308F7">
        <w:t>Den første fasen går under “litteratur og undersøkelse”. Hovedmålet i denne fasen var å etablere et solid teoretisk fundament og god forståelse av relevante geografiske teknologier. Gruppen var fra starten av enige om at et solid kunnskapsgrunnlag var essensielt for å sikre høy kvalitet i prosjektet. Det ble derfor snart utdelt ansvarsområder for relevant litteratur, hvor hver enkelt i gruppen fikk som mål å opprette en god forståelse, nok til å kunne belære resten av gruppen. Det ble en daglig rutine å holde korte foredrag for hverandre angående hva enhver hadde lært. Slik ble diskusjoner og spørsmål rundt de forskjellige temaene utlyst tidlig i prosjektet, og gruppen fikk en gylden mulighet for å tette signifikante kompetansehull.</w:t>
      </w:r>
    </w:p>
    <w:p w14:paraId="56E01493" w14:textId="4186C20B" w:rsidR="0038165E" w:rsidRPr="001308F7" w:rsidRDefault="74710142" w:rsidP="00DA2398">
      <w:pPr>
        <w:spacing w:line="240" w:lineRule="auto"/>
      </w:pPr>
      <w:r>
        <w:t>S</w:t>
      </w:r>
      <w:r w:rsidR="0038165E">
        <w:t xml:space="preserve">elv </w:t>
      </w:r>
      <w:r w:rsidR="0038165E" w:rsidRPr="001308F7">
        <w:t xml:space="preserve">om denne metoden fungerte godt for å oppnå et bedre utgangspunkt for å utarbeide en teknologisk løsning, ble gruppen til slutt enige om at det ble en overdreven grad av teori og forstudie. På et tidspunkt måtte gruppeleder avvende medlemmer fra studeringen og rette blikkene fremover mot det praktiske. Denne beslutningen er dokumentert i en av gruppens daily scrum møter som vist i </w:t>
      </w:r>
      <w:r w:rsidR="0038165E" w:rsidRPr="001308F7">
        <w:fldChar w:fldCharType="begin"/>
      </w:r>
      <w:r w:rsidR="0038165E" w:rsidRPr="001308F7">
        <w:instrText xml:space="preserve"> REF _Ref197959900 \h </w:instrText>
      </w:r>
      <w:r w:rsidR="00DA2398">
        <w:instrText xml:space="preserve"> \* MERGEFORMAT </w:instrText>
      </w:r>
      <w:r w:rsidR="0038165E" w:rsidRPr="001308F7">
        <w:fldChar w:fldCharType="separate"/>
      </w:r>
      <w:commentRangeStart w:id="58"/>
      <w:r w:rsidR="00D33F62" w:rsidRPr="001308F7">
        <w:t>Vedlegg – daily scrum møter notater</w:t>
      </w:r>
      <w:commentRangeEnd w:id="58"/>
      <w:r w:rsidR="0038165E" w:rsidRPr="001308F7">
        <w:fldChar w:fldCharType="end"/>
      </w:r>
      <w:r w:rsidR="005303CC" w:rsidRPr="001308F7">
        <w:t>.</w:t>
      </w:r>
      <w:r w:rsidR="0038165E" w:rsidRPr="001308F7">
        <w:t xml:space="preserve"> Dette kan tydes som den første betydelige retnings-endrende avgjørelsen som blir gjort i prosjektet.  </w:t>
      </w:r>
    </w:p>
    <w:p w14:paraId="6D822457" w14:textId="77777777" w:rsidR="0038165E" w:rsidRPr="001308F7" w:rsidRDefault="0038165E" w:rsidP="00DA2398">
      <w:pPr>
        <w:spacing w:line="240" w:lineRule="auto"/>
      </w:pPr>
      <w:r>
        <w:t xml:space="preserve">Det oppstod imidlertid en rekke hindringer underveis som satte en stopper for en flytende ideutviklings fase. </w:t>
      </w:r>
      <w:commentRangeStart w:id="59"/>
      <w:r>
        <w:t xml:space="preserve">Det var nemlig flertallige spørsmål og uavklaringer rundt prosjektbeskrivelsen som gruppen ikke kunne komme seg rundt i første omgang. </w:t>
      </w:r>
      <w:commentRangeEnd w:id="59"/>
      <w:r>
        <w:rPr>
          <w:rStyle w:val="CommentReference"/>
        </w:rPr>
        <w:commentReference w:id="59"/>
      </w:r>
      <w:r>
        <w:t xml:space="preserve">I utgangspunktet bestod oppgaven i stor grad av å sammenligne geosentriske standarder med lakehouse-arkitekturer, noe som i ettertid ble sett bort ifra og anslått som </w:t>
      </w:r>
      <w:commentRangeStart w:id="60"/>
      <w:r>
        <w:t>urelevant</w:t>
      </w:r>
      <w:commentRangeEnd w:id="60"/>
      <w:r>
        <w:rPr>
          <w:rStyle w:val="CommentReference"/>
        </w:rPr>
        <w:commentReference w:id="60"/>
      </w:r>
      <w:r>
        <w:t>. Videre ble prosjektbeskrivelsen utviklet til å kun fokusere på hvordan strømming av geografiske data kan bli utført etter beste evne. Prosessen for å fastsette begrensningene til oppgaven var vanskeligere enn gruppen antok. </w:t>
      </w:r>
    </w:p>
    <w:p w14:paraId="34B91A36" w14:textId="77777777" w:rsidR="0038165E" w:rsidRPr="001308F7" w:rsidRDefault="0038165E" w:rsidP="00DA2398">
      <w:pPr>
        <w:spacing w:line="240" w:lineRule="auto"/>
      </w:pPr>
      <w:r w:rsidRPr="001308F7">
        <w:lastRenderedPageBreak/>
        <w:t>Det ble større fokus på refleksjon og toleranse for feiling etter en situasjon hvor gruppen hadde misforstått hvordan systemarkitekturen skulle utformes. Etter arkitekturen hadde blitt avkreftet av produkteier opplevde samtlige en nedgang ved motivasjon. Her var det viktig å anerkjenne at feil bør være tilstedeværende i et prosjekt for å oppnå fremgang. Ved en videre refleksjon var gruppen enige om at produkteier måtte inkluderes ved utforming av systemarkitekturen og scopet for oppgaven, slik at progresjonen blir raskere.</w:t>
      </w:r>
    </w:p>
    <w:p w14:paraId="6B932F6D" w14:textId="38C3EAA7" w:rsidR="00AE5D6F" w:rsidRPr="001308F7" w:rsidRDefault="00D45B07" w:rsidP="00DA2398">
      <w:pPr>
        <w:spacing w:line="240" w:lineRule="auto"/>
      </w:pPr>
      <w:r w:rsidRPr="001308F7">
        <w:t xml:space="preserve">Den endelige beslutningen for scopet av oppgaven ble utviklet underveis av flere møter innad i gruppen og med veiledere, hvor det ble holdt omfattende diskusjoner og videre utforming av systemarkitektur. Systemflyten ble snart dannet og gruppen oppnådde en motiverende følelse ved at prosjektets planleggingsperiode var ferdigstilt. Som vist i </w:t>
      </w:r>
      <w:r w:rsidR="002032E6" w:rsidRPr="001308F7">
        <w:fldChar w:fldCharType="begin"/>
      </w:r>
      <w:r w:rsidR="002032E6" w:rsidRPr="001308F7">
        <w:instrText xml:space="preserve"> REF _Ref197960037 \h </w:instrText>
      </w:r>
      <w:r w:rsidR="00DA2398">
        <w:instrText xml:space="preserve"> \* MERGEFORMAT </w:instrText>
      </w:r>
      <w:r w:rsidR="002032E6" w:rsidRPr="001308F7">
        <w:fldChar w:fldCharType="separate"/>
      </w:r>
      <w:r w:rsidR="00D33F62" w:rsidRPr="00E75176">
        <w:t xml:space="preserve">Figur </w:t>
      </w:r>
      <w:r w:rsidR="00D33F62">
        <w:t>8</w:t>
      </w:r>
      <w:r w:rsidR="002032E6" w:rsidRPr="001308F7">
        <w:fldChar w:fldCharType="end"/>
      </w:r>
      <w:r w:rsidR="002032E6" w:rsidRPr="001308F7">
        <w:t xml:space="preserve"> </w:t>
      </w:r>
      <w:r w:rsidRPr="001308F7">
        <w:t>er arkitekturen som gruppen valgte å basere videre utvikling av bachelorprosjektet</w:t>
      </w:r>
      <w:r w:rsidR="00AE5D6F" w:rsidRPr="001308F7">
        <w:t>.</w:t>
      </w:r>
    </w:p>
    <w:p w14:paraId="6044ADC3" w14:textId="77777777" w:rsidR="002032E6" w:rsidRPr="001308F7" w:rsidRDefault="00AE5D6F" w:rsidP="002032E6">
      <w:pPr>
        <w:keepNext/>
        <w:jc w:val="center"/>
      </w:pPr>
      <w:r w:rsidRPr="001308F7">
        <w:rPr>
          <w:noProof/>
        </w:rPr>
        <w:drawing>
          <wp:inline distT="0" distB="0" distL="0" distR="0" wp14:anchorId="531818C4" wp14:editId="5CE41716">
            <wp:extent cx="4566063" cy="2425984"/>
            <wp:effectExtent l="0" t="0" r="6350" b="0"/>
            <wp:docPr id="1369115203" name="Bilde 14" descr="Et bilde som inneholder diagram, tekst, line, Plottdiagram. Den første systemarkitekturen for prosjek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5203" name="Bilde 14" descr="Et bilde som inneholder diagram, tekst, line, Plottdiagram. Den første systemarkitekturen for prosjekte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4059" cy="2440859"/>
                    </a:xfrm>
                    <a:prstGeom prst="rect">
                      <a:avLst/>
                    </a:prstGeom>
                    <a:noFill/>
                    <a:ln>
                      <a:noFill/>
                    </a:ln>
                  </pic:spPr>
                </pic:pic>
              </a:graphicData>
            </a:graphic>
          </wp:inline>
        </w:drawing>
      </w:r>
    </w:p>
    <w:p w14:paraId="3511C98B" w14:textId="0DA56025" w:rsidR="00AE5D6F" w:rsidRPr="00E75176" w:rsidRDefault="002032E6" w:rsidP="002032E6">
      <w:pPr>
        <w:pStyle w:val="Caption"/>
        <w:jc w:val="center"/>
      </w:pPr>
      <w:bookmarkStart w:id="61" w:name="_Ref197960037"/>
      <w:bookmarkStart w:id="62" w:name="_Toc198045345"/>
      <w:bookmarkStart w:id="63" w:name="_Toc198045555"/>
      <w:r w:rsidRPr="00E75176">
        <w:t xml:space="preserve">Figur </w:t>
      </w:r>
      <w:r w:rsidRPr="00E75176">
        <w:fldChar w:fldCharType="begin"/>
      </w:r>
      <w:r w:rsidRPr="00E75176">
        <w:instrText xml:space="preserve"> SEQ Figur \* ARABIC </w:instrText>
      </w:r>
      <w:r w:rsidRPr="00E75176">
        <w:fldChar w:fldCharType="separate"/>
      </w:r>
      <w:r w:rsidR="00D33F62">
        <w:rPr>
          <w:noProof/>
        </w:rPr>
        <w:t>8</w:t>
      </w:r>
      <w:r w:rsidRPr="00E75176">
        <w:fldChar w:fldCharType="end"/>
      </w:r>
      <w:bookmarkEnd w:id="61"/>
      <w:r w:rsidRPr="00E75176">
        <w:t>. Den første systemarkitekturen for prosjektet</w:t>
      </w:r>
      <w:bookmarkEnd w:id="62"/>
      <w:bookmarkEnd w:id="63"/>
    </w:p>
    <w:p w14:paraId="24F79B58" w14:textId="77777777" w:rsidR="0054573E" w:rsidRPr="001308F7" w:rsidRDefault="0054573E" w:rsidP="00DA2398">
      <w:pPr>
        <w:spacing w:line="240" w:lineRule="auto"/>
      </w:pPr>
      <w:r w:rsidRPr="001308F7">
        <w:t>Gjennom denne fasen av prosjektet opplevde samtlige at selve oppgaven ble mer tilstrekkelig for utførelse. Det ble utarbeidet en bedre forståelse av mekanismene rundt prosjektet og hvilke verktøy som var relevante innenfor scopet. Eksempelvis hadde ingen medlemmer særlig kunnskap eller erfaring innen “Databricks”, som ble anbefalt av veiledere å inkludere i forskningen. Etter en innsettelse av programmet ble det enklere å forstå hvordan dette kunne bli brukt til gruppens fordel. Videre ville det derfor vise seg at teori ble et viktig ledd mot utviklingsperioden av prosjektet.</w:t>
      </w:r>
    </w:p>
    <w:p w14:paraId="1C2A5F40" w14:textId="77777777" w:rsidR="0043621A" w:rsidRPr="001308F7" w:rsidRDefault="0043621A" w:rsidP="0054573E">
      <w:pPr>
        <w:pStyle w:val="Heading3"/>
      </w:pPr>
      <w:bookmarkStart w:id="64" w:name="_Toc198047537"/>
      <w:r w:rsidRPr="001308F7">
        <w:t>Utvikling</w:t>
      </w:r>
      <w:bookmarkEnd w:id="64"/>
    </w:p>
    <w:p w14:paraId="2E3DFA28" w14:textId="27079D60" w:rsidR="00544CEE" w:rsidRPr="001308F7" w:rsidRDefault="00544CEE" w:rsidP="00DA2398">
      <w:pPr>
        <w:spacing w:line="240" w:lineRule="auto"/>
        <w:rPr>
          <w:rFonts w:ascii="Segoe UI" w:hAnsi="Segoe UI" w:cs="Segoe UI"/>
          <w:sz w:val="18"/>
          <w:szCs w:val="18"/>
        </w:rPr>
      </w:pPr>
      <w:r w:rsidRPr="001308F7">
        <w:rPr>
          <w:rStyle w:val="normaltextrun"/>
        </w:rPr>
        <w:t xml:space="preserve">Den andre fasen er “Utvikling” som blir beskrevet i </w:t>
      </w:r>
      <w:commentRangeStart w:id="65"/>
      <w:r w:rsidRPr="001308F7">
        <w:rPr>
          <w:rStyle w:val="normaltextrun"/>
          <w:highlight w:val="yellow"/>
        </w:rPr>
        <w:t>kapittel 4</w:t>
      </w:r>
      <w:commentRangeEnd w:id="65"/>
      <w:r w:rsidRPr="001308F7">
        <w:rPr>
          <w:rStyle w:val="CommentReference"/>
        </w:rPr>
        <w:commentReference w:id="65"/>
      </w:r>
      <w:r w:rsidRPr="001308F7">
        <w:rPr>
          <w:rStyle w:val="normaltextrun"/>
        </w:rPr>
        <w:t xml:space="preserve">. Denne perioden strekker seg fra midten av sprint 2 og ut sprint 6. Her befinner essensen i prosjektet seg og fremgangsmåten til gruppen i arbeidet mot prosjektets oppgavebeskrivelse. Som nevnt var gruppen svært ivrig etter å starte det tekniske arbeidet, ettersom planleggingen og tilretteleggingen var i mål. Det ble fortløpende bestemt hvilke kodespråk som skulle benyttes og hvilke miljø som skulle benyttes for utvikling. Enkelte i gruppen var ikke kjent med utviklingsmiljøet som ble valgt, “jupyter notebook”. Det ble derfor en prosess for å få hele gruppen integrert i systemet og bli gjort </w:t>
      </w:r>
      <w:r w:rsidRPr="001308F7">
        <w:rPr>
          <w:rStyle w:val="normaltextrun"/>
        </w:rPr>
        <w:lastRenderedPageBreak/>
        <w:t>komfortable med å utvikle på denne måten. Dette ble løst ved å vise kode eksempler og kollektivt jobbe med systemet. </w:t>
      </w:r>
      <w:r w:rsidRPr="001308F7">
        <w:rPr>
          <w:rStyle w:val="eop"/>
        </w:rPr>
        <w:t> </w:t>
      </w:r>
    </w:p>
    <w:p w14:paraId="1AB297A4" w14:textId="0DD12463" w:rsidR="00544CEE" w:rsidRPr="001308F7" w:rsidRDefault="00544CEE" w:rsidP="00DA2398">
      <w:pPr>
        <w:spacing w:line="240" w:lineRule="auto"/>
        <w:rPr>
          <w:rFonts w:ascii="Segoe UI" w:hAnsi="Segoe UI" w:cs="Segoe UI"/>
          <w:sz w:val="18"/>
          <w:szCs w:val="18"/>
        </w:rPr>
      </w:pPr>
      <w:r w:rsidRPr="001308F7">
        <w:rPr>
          <w:rStyle w:val="normaltextrun"/>
        </w:rPr>
        <w:t>Videre ble de forskjellige arbeidsområdene allokert innad i gruppen, og flere skulle samarbeide om å utarbeide en løsning for de forskjellige arkitektur-retningene</w:t>
      </w:r>
      <w:r w:rsidR="00BC7A09" w:rsidRPr="001308F7">
        <w:rPr>
          <w:rStyle w:val="normaltextrun"/>
        </w:rPr>
        <w:t xml:space="preserve"> som vist i </w:t>
      </w:r>
      <w:r w:rsidR="00BC7A09" w:rsidRPr="001308F7">
        <w:rPr>
          <w:rStyle w:val="normaltextrun"/>
        </w:rPr>
        <w:fldChar w:fldCharType="begin"/>
      </w:r>
      <w:r w:rsidR="00BC7A09" w:rsidRPr="001308F7">
        <w:rPr>
          <w:rStyle w:val="normaltextrun"/>
        </w:rPr>
        <w:instrText xml:space="preserve"> REF _Ref197960037 \h </w:instrText>
      </w:r>
      <w:r w:rsidR="00DA2398">
        <w:rPr>
          <w:rStyle w:val="normaltextrun"/>
        </w:rPr>
        <w:instrText xml:space="preserve"> \* MERGEFORMAT </w:instrText>
      </w:r>
      <w:r w:rsidR="00BC7A09" w:rsidRPr="001308F7">
        <w:rPr>
          <w:rStyle w:val="normaltextrun"/>
        </w:rPr>
      </w:r>
      <w:r w:rsidR="00BC7A09" w:rsidRPr="001308F7">
        <w:rPr>
          <w:rStyle w:val="normaltextrun"/>
        </w:rPr>
        <w:fldChar w:fldCharType="separate"/>
      </w:r>
      <w:r w:rsidR="00D33F62" w:rsidRPr="00E75176">
        <w:t xml:space="preserve">Figur </w:t>
      </w:r>
      <w:r w:rsidR="00D33F62">
        <w:t>8</w:t>
      </w:r>
      <w:r w:rsidR="00BC7A09" w:rsidRPr="001308F7">
        <w:rPr>
          <w:rStyle w:val="normaltextrun"/>
        </w:rPr>
        <w:fldChar w:fldCharType="end"/>
      </w:r>
      <w:r w:rsidR="00BC7A09" w:rsidRPr="001308F7">
        <w:rPr>
          <w:rStyle w:val="normaltextrun"/>
        </w:rPr>
        <w:t>.</w:t>
      </w:r>
      <w:r w:rsidRPr="001308F7">
        <w:rPr>
          <w:rStyle w:val="normaltextrun"/>
        </w:rPr>
        <w:t xml:space="preserve"> Hver enkelt jobbet for å finne en egen løsning og videre diskutere med resten av gruppen og dele erfaringer, på samme fremgangsmåte som i undersøkelsesperioden. Denne perioden var preget av mye prøving og feiling, samt forskjellige forslag til hvordan oppgaven skulle videre struktureres. Da alle hadde prøvet ut de forskjellige verktøyene og gjort seg kjent med funksjonalitetene, ble det tydelig at et mer spesifikt oppgavemål var nødvendig.  </w:t>
      </w:r>
      <w:r w:rsidRPr="001308F7">
        <w:rPr>
          <w:rStyle w:val="eop"/>
        </w:rPr>
        <w:t> </w:t>
      </w:r>
    </w:p>
    <w:p w14:paraId="50703084" w14:textId="77777777" w:rsidR="00544CEE" w:rsidRPr="001308F7" w:rsidRDefault="00544CEE" w:rsidP="00DA2398">
      <w:pPr>
        <w:spacing w:line="240" w:lineRule="auto"/>
        <w:rPr>
          <w:rFonts w:ascii="Segoe UI" w:hAnsi="Segoe UI" w:cs="Segoe UI"/>
          <w:sz w:val="18"/>
          <w:szCs w:val="18"/>
        </w:rPr>
      </w:pPr>
      <w:r w:rsidRPr="001308F7">
        <w:rPr>
          <w:rStyle w:val="normaltextrun"/>
        </w:rPr>
        <w:t>Brukerhistorier ble den enkleste måten å definere nøyaktig hva som skal utvikles. Det skulle vise seg at en mer åpen oppgave med lite spesifiserte akseptkriterier ville skape et mye større arbeidsomfang, i motsetning til små og detaljerte oppgaver. Dette ble essensen i gruppens fremgang mot utvikling. Produktet skulle kunne svare på brukerhistoriene, ikke mer eller mindre. Denne avgjørelsen kom som et produkt av bekymring internt, for hvorvidt prosjektet er gjennomførbart med det minimale tidsomfanget som bacheloren består av. Under det andre styremøtet som ble holdt var tilbakemeldinger på gruppens forslag positive og oppfordret deretter til å gå videre med denne ideen. </w:t>
      </w:r>
      <w:r w:rsidRPr="001308F7">
        <w:rPr>
          <w:rStyle w:val="eop"/>
        </w:rPr>
        <w:t> </w:t>
      </w:r>
    </w:p>
    <w:p w14:paraId="031E034D" w14:textId="77777777" w:rsidR="00F40BB0" w:rsidRPr="001308F7" w:rsidRDefault="00544CEE" w:rsidP="00DA2398">
      <w:pPr>
        <w:spacing w:line="240" w:lineRule="auto"/>
        <w:rPr>
          <w:rStyle w:val="normaltextrun"/>
        </w:rPr>
      </w:pPr>
      <w:r w:rsidRPr="001308F7">
        <w:rPr>
          <w:rStyle w:val="normaltextrun"/>
        </w:rPr>
        <w:t>Ettersom brukerhistoriene ble dannet og oppgavene betydelig mer spesifiserte, ble også arbeidsomfanget enklere å fordele utover gruppen. Planen herav var å oppfylle alle krav som var oppført, med bruk av de forskjellige “løsningsmodellene”, altså Geopandas, DuckDB og Databricks. Etter en oppfordring fra produkteier tok gruppen i bruk AIS data som eksempelbruk for brukerhistoriene. Dermed ble det satt i gang for fullt med løsningsorientering og utvikling innenfor de tre modellene.</w:t>
      </w:r>
    </w:p>
    <w:p w14:paraId="0A2E9665" w14:textId="77777777" w:rsidR="00F40BB0" w:rsidRPr="001308F7" w:rsidRDefault="00F40BB0" w:rsidP="00DA2398">
      <w:pPr>
        <w:spacing w:line="240" w:lineRule="auto"/>
      </w:pPr>
      <w:r w:rsidRPr="001308F7">
        <w:t>Selve utviklingen foregikk individuelt på egendefinerte “brancher” på Github. Det ble laget en branch per løsningsmodell, for å holde reposetorien ryddig og oversiktlig. Fremgangsmåten for å oppfylle de spesifikke kravene ble mer eller mindre opp til hver enkelte, da det ble anslått at koordinering på nivå med fullstendig lik kodestruktur og visualiseringsdesign ville oppta unødvendige tidsressurser. I stedet valgte gruppen å gi hverandre kreativ frihet til å løse oppgaven på en egendefinert måte, men under krav til akseptasjon så klart. Slik førte det til flytende diskusjoner om den best egnede metoden og fremgangsmåten over bordet, og gruppen hjalp hverandre med å finne den optimale løsningen.  </w:t>
      </w:r>
    </w:p>
    <w:p w14:paraId="450FA028" w14:textId="2962D106" w:rsidR="00CA6216" w:rsidRPr="001308F7" w:rsidRDefault="00F40BB0" w:rsidP="00DA2398">
      <w:pPr>
        <w:spacing w:line="240" w:lineRule="auto"/>
      </w:pPr>
      <w:r w:rsidRPr="001308F7">
        <w:t xml:space="preserve">Tiden gikk raskt etter hvert som utviklingen foregikk og det var tydelig at en plan for tidsestimering av oppgaver var nødvendig. Det ble derfor bestemt, på grunnlag av oppfordringer fra Tietoevery, at alle utviklingsmål og frister skulle bli inkludert i et roadmap, som blir beskrevet i </w:t>
      </w:r>
      <w:r w:rsidR="00C95D0C" w:rsidRPr="001308F7">
        <w:fldChar w:fldCharType="begin"/>
      </w:r>
      <w:r w:rsidR="00C95D0C" w:rsidRPr="001308F7">
        <w:instrText xml:space="preserve"> REF _Ref197960259 \r \h </w:instrText>
      </w:r>
      <w:r w:rsidR="00DA2398">
        <w:instrText xml:space="preserve"> \* MERGEFORMAT </w:instrText>
      </w:r>
      <w:r w:rsidR="00C95D0C" w:rsidRPr="001308F7">
        <w:fldChar w:fldCharType="separate"/>
      </w:r>
      <w:r w:rsidR="00D33F62">
        <w:t>2.3.1</w:t>
      </w:r>
      <w:r w:rsidR="00C95D0C" w:rsidRPr="001308F7">
        <w:fldChar w:fldCharType="end"/>
      </w:r>
      <w:r w:rsidR="00C95D0C" w:rsidRPr="001308F7">
        <w:t>.</w:t>
      </w:r>
      <w:r w:rsidRPr="001308F7">
        <w:t>Ved inngangen av sprint 6 ble hovedfokuset å ferdigstille notebookene slik at videre arbeid på rapporten kunne startes. Derfor kom roadmappet til god nytte. Gruppen fikk endelige frister på når enhver oppgave skulle bli ferdig og på den måten hadde et bedre perspektiv på hvor lang tid som var tilgjengelig. Effektiviteten var på topp rundt dette tidspunktet og gruppen opplevde å få mye gjennomført på korte tidsperioder. </w:t>
      </w:r>
    </w:p>
    <w:p w14:paraId="2D51D516" w14:textId="77777777" w:rsidR="00CA6216" w:rsidRPr="001308F7" w:rsidRDefault="00CA6216" w:rsidP="00CA6216">
      <w:pPr>
        <w:pStyle w:val="Heading3"/>
      </w:pPr>
      <w:bookmarkStart w:id="66" w:name="_Toc198047538"/>
      <w:r w:rsidRPr="001308F7">
        <w:lastRenderedPageBreak/>
        <w:t>Avslutning</w:t>
      </w:r>
      <w:bookmarkEnd w:id="66"/>
      <w:r w:rsidRPr="001308F7">
        <w:t> </w:t>
      </w:r>
    </w:p>
    <w:p w14:paraId="2210494E" w14:textId="77777777" w:rsidR="005E5BC8" w:rsidRPr="001308F7" w:rsidRDefault="005E5BC8" w:rsidP="00DA2398">
      <w:pPr>
        <w:spacing w:line="240" w:lineRule="auto"/>
        <w:rPr>
          <w:rFonts w:ascii="Segoe UI" w:hAnsi="Segoe UI" w:cs="Segoe UI"/>
          <w:sz w:val="18"/>
          <w:szCs w:val="18"/>
        </w:rPr>
      </w:pPr>
      <w:r w:rsidRPr="001308F7">
        <w:rPr>
          <w:rStyle w:val="normaltextrun"/>
        </w:rPr>
        <w:t>Det endelige resultatet ble ferdigstilt etter påsken og ble bestående av interaktive notebooks som løser de forskjellige brukerhistoriene. Det var tydelig at gruppen kjente på anspenthet mot veien videre hvor resultatene skulle vurderes opp mot prosjektets mål og kriterier. Det ville bli avgjørende å sikre at det ferdige produktet holdt høyest mulig kvalitet.</w:t>
      </w:r>
      <w:r w:rsidRPr="001308F7">
        <w:rPr>
          <w:rStyle w:val="eop"/>
        </w:rPr>
        <w:t> </w:t>
      </w:r>
    </w:p>
    <w:p w14:paraId="65D8EB95" w14:textId="56946431" w:rsidR="005E5BC8" w:rsidRPr="001308F7" w:rsidRDefault="005E5BC8" w:rsidP="00DA2398">
      <w:pPr>
        <w:spacing w:line="240" w:lineRule="auto"/>
        <w:rPr>
          <w:rFonts w:ascii="Segoe UI" w:hAnsi="Segoe UI" w:cs="Segoe UI"/>
          <w:sz w:val="18"/>
          <w:szCs w:val="18"/>
        </w:rPr>
      </w:pPr>
      <w:r w:rsidRPr="001308F7">
        <w:rPr>
          <w:rStyle w:val="normaltextrun"/>
        </w:rPr>
        <w:t xml:space="preserve">Den avsluttende fasen strakk seg fra sprint 7 og ut sprint 8, se </w:t>
      </w:r>
      <w:commentRangeStart w:id="67"/>
      <w:commentRangeStart w:id="68"/>
      <w:r w:rsidRPr="001308F7">
        <w:rPr>
          <w:rStyle w:val="normaltextrun"/>
        </w:rPr>
        <w:t xml:space="preserve">vedlegg </w:t>
      </w:r>
      <w:r w:rsidRPr="001308F7">
        <w:rPr>
          <w:rStyle w:val="normaltextrun"/>
          <w:shd w:val="clear" w:color="auto" w:fill="FFFF00"/>
        </w:rPr>
        <w:t>X</w:t>
      </w:r>
      <w:r w:rsidR="004E4D7A" w:rsidRPr="001308F7">
        <w:rPr>
          <w:rStyle w:val="normaltextrun"/>
          <w:shd w:val="clear" w:color="auto" w:fill="FFFF00"/>
        </w:rPr>
        <w:t>XX</w:t>
      </w:r>
      <w:commentRangeEnd w:id="67"/>
      <w:r w:rsidR="004E4D7A" w:rsidRPr="001308F7">
        <w:rPr>
          <w:rStyle w:val="CommentReference"/>
        </w:rPr>
        <w:commentReference w:id="67"/>
      </w:r>
      <w:commentRangeEnd w:id="68"/>
      <w:r>
        <w:rPr>
          <w:rStyle w:val="CommentReference"/>
        </w:rPr>
        <w:commentReference w:id="68"/>
      </w:r>
      <w:r w:rsidRPr="001308F7">
        <w:rPr>
          <w:rStyle w:val="normaltextrun"/>
        </w:rPr>
        <w:t>. Her blir resultatene presentert og evaluert opp mot prosjektets akseptkriterier. Det var tydelig at selve koden behøvet en gjennomgang internt i gruppen. Det ville bli viktig å sikre at alle kriteriene oppført tidligere i sprint har blitt gjennomført etter beste evne. Særlig måtte koden vise til en rekke kriterier for at ferdigstilling kunne aksepteres. Derfor ble en sjekkliste utformet, med innhold av alle viktige komponenter for god og lesbar kode. I tillegg ble enhver ansvarlig for egentesting av brukervennlighet og forhindring av feiling i koden. </w:t>
      </w:r>
      <w:r w:rsidRPr="001308F7">
        <w:rPr>
          <w:rStyle w:val="eop"/>
        </w:rPr>
        <w:t> </w:t>
      </w:r>
    </w:p>
    <w:p w14:paraId="4DD2A073" w14:textId="77777777" w:rsidR="005E5BC8" w:rsidRPr="001308F7" w:rsidRDefault="005E5BC8" w:rsidP="00DA2398">
      <w:pPr>
        <w:spacing w:line="240" w:lineRule="auto"/>
        <w:rPr>
          <w:rFonts w:ascii="Segoe UI" w:hAnsi="Segoe UI" w:cs="Segoe UI"/>
          <w:sz w:val="18"/>
          <w:szCs w:val="18"/>
        </w:rPr>
      </w:pPr>
      <w:r w:rsidRPr="001308F7">
        <w:rPr>
          <w:rStyle w:val="normaltextrun"/>
        </w:rPr>
        <w:t>Gruppen måtte gjennomføre vurderinger rundt hvorvidt det endelige produktet står til eksterne forventninger fra veiledere og produkteier. Gjennom flere møter med veiledere og eksterne interesser har gruppen fått et inntrykk at produktet er står til de kravene som har blitt gitt gjennom prosjektperioden. Det er en overordnet forståelse fra alle aktører at oppgaven har endret seg betraktelig siden starten av semesteret, likevel viser de til stort engasjement rundt det gruppen har oppnådd. </w:t>
      </w:r>
      <w:r w:rsidRPr="001308F7">
        <w:rPr>
          <w:rStyle w:val="eop"/>
        </w:rPr>
        <w:t> </w:t>
      </w:r>
    </w:p>
    <w:p w14:paraId="24623625" w14:textId="77777777" w:rsidR="005E5BC8" w:rsidRPr="001308F7" w:rsidRDefault="005E5BC8" w:rsidP="00DA2398">
      <w:pPr>
        <w:spacing w:line="240" w:lineRule="auto"/>
        <w:rPr>
          <w:rFonts w:ascii="Segoe UI" w:hAnsi="Segoe UI" w:cs="Segoe UI"/>
          <w:sz w:val="18"/>
          <w:szCs w:val="18"/>
        </w:rPr>
      </w:pPr>
      <w:r w:rsidRPr="001308F7">
        <w:rPr>
          <w:rStyle w:val="normaltextrun"/>
        </w:rPr>
        <w:t>Den siste tiden ble i stor grad preget av å strukturere hvordan rapporten skulle ferdigstilles. Det ville vise seg å bli en utfordring å bestemme hvordan oppsette skulle bygges, ettersom prosjektet er av såpass unik forstand at svært få tidligere bachelor rapporten er likedan. Etter en samtale med veileder ved UIA ble det bestemt at gruppen måtte ta del i en “workshop” for å idémyldre rundt rapport struktur. Under denne workshopen fikk mange ideer og tanker løpe fritt, og det ble en åpen og effektiv samtale. Resultatet endte i en utfyllende skisse som omfavner alle aspekter av oppgaven. Gruppen forlot møtet med en forsterket motivasjon og lettelse, da en strukturert rapport var i rekkevidde. Etter et følgende møte hvor gruppen aktivt satt hele disposisjonen inn i et dokument, var det klart for å ferdigstille all tekst rapporten skulle bestå av. </w:t>
      </w:r>
      <w:r w:rsidRPr="001308F7">
        <w:rPr>
          <w:rStyle w:val="eop"/>
        </w:rPr>
        <w:t> </w:t>
      </w:r>
    </w:p>
    <w:p w14:paraId="66C3DF2A" w14:textId="53B2133A" w:rsidR="005E5BC8" w:rsidRPr="001308F7" w:rsidRDefault="005E5BC8" w:rsidP="00DA2398">
      <w:pPr>
        <w:spacing w:line="240" w:lineRule="auto"/>
        <w:rPr>
          <w:rFonts w:ascii="Segoe UI" w:hAnsi="Segoe UI" w:cs="Segoe UI"/>
          <w:sz w:val="18"/>
          <w:szCs w:val="18"/>
        </w:rPr>
      </w:pPr>
      <w:r w:rsidRPr="00846CB2">
        <w:rPr>
          <w:rStyle w:val="normaltextrun"/>
        </w:rPr>
        <w:t xml:space="preserve">Sprint 8 ble i stor grad et effektivt tidsrom for skriving og daglige møter for å diskutere hva som må gjøres og hvilke prioriteringer som skal bli gjort. Det ble en </w:t>
      </w:r>
      <w:r w:rsidRPr="41E640DD">
        <w:rPr>
          <w:rStyle w:val="normaltextrun"/>
        </w:rPr>
        <w:t>br</w:t>
      </w:r>
      <w:r w:rsidR="32691D06" w:rsidRPr="41E640DD">
        <w:rPr>
          <w:rStyle w:val="normaltextrun"/>
        </w:rPr>
        <w:t>å</w:t>
      </w:r>
      <w:r w:rsidRPr="00846CB2">
        <w:rPr>
          <w:rStyle w:val="normaltextrun"/>
        </w:rPr>
        <w:t xml:space="preserve"> vending fra å ha daily scrum tre ganger i uken, til å ha det 7 ganger i uken med tilleggs møter ut over dagen. </w:t>
      </w:r>
      <w:r w:rsidRPr="001308F7">
        <w:rPr>
          <w:rStyle w:val="normaltextrun"/>
        </w:rPr>
        <w:t>Gruppen ble enige om at dette var nødvendig for å sikre god kommunikasjon og en effektiv skriveflyt. På denne måten kunne arbeid raskt allokeres utover hver enkelt og ved bruk av korte tidsfrister ble kapitlene ferdigstilt i løpet av den førte uken i sprinten. Det som da gjenstod før levering, var å avvente tilbakemeldinger for så å gjøre de siste endelige endringene som var nødvendige.</w:t>
      </w:r>
      <w:r w:rsidRPr="001308F7">
        <w:rPr>
          <w:rStyle w:val="eop"/>
        </w:rPr>
        <w:t> </w:t>
      </w:r>
    </w:p>
    <w:p w14:paraId="7CC388BD" w14:textId="7D605C6B" w:rsidR="002032E6" w:rsidRPr="001308F7" w:rsidRDefault="005E5BC8" w:rsidP="00DA2398">
      <w:pPr>
        <w:spacing w:line="240" w:lineRule="auto"/>
      </w:pPr>
      <w:r w:rsidRPr="001308F7">
        <w:rPr>
          <w:rStyle w:val="normaltextrun"/>
        </w:rPr>
        <w:t>Det er med stor forhåpning at dette kapittelet har tilført en overordnet beskrivelse av hvordan gjennomførelsen av prosjektet har fungert i praksis. Gruppen ønsker å presisere hvor lærerikt og nyttig det har vært å jobbe agilt med scrum og oppleve hvordan god prosjektstyring påvirker arbeidet. </w:t>
      </w:r>
      <w:r w:rsidRPr="001308F7">
        <w:rPr>
          <w:rStyle w:val="eop"/>
        </w:rPr>
        <w:t> </w:t>
      </w:r>
    </w:p>
    <w:p w14:paraId="77521AAF" w14:textId="74C67226" w:rsidR="00937340" w:rsidRPr="001308F7" w:rsidRDefault="00937340">
      <w:pPr>
        <w:spacing w:before="0" w:after="160"/>
      </w:pPr>
      <w:r w:rsidRPr="001308F7">
        <w:br w:type="page"/>
      </w:r>
    </w:p>
    <w:p w14:paraId="7C16109D" w14:textId="75507697" w:rsidR="0038165E" w:rsidRPr="001308F7" w:rsidRDefault="00F3090A" w:rsidP="00F3090A">
      <w:pPr>
        <w:pStyle w:val="Heading1"/>
        <w:rPr>
          <w:lang w:val="nb-NO"/>
        </w:rPr>
      </w:pPr>
      <w:bookmarkStart w:id="69" w:name="_Toc198047539"/>
      <w:r w:rsidRPr="001308F7">
        <w:rPr>
          <w:lang w:val="nb-NO"/>
        </w:rPr>
        <w:lastRenderedPageBreak/>
        <w:t>Bakgrunn</w:t>
      </w:r>
      <w:bookmarkEnd w:id="69"/>
      <w:r w:rsidRPr="001308F7">
        <w:rPr>
          <w:lang w:val="nb-NO"/>
        </w:rPr>
        <w:t> </w:t>
      </w:r>
    </w:p>
    <w:p w14:paraId="246F35A0" w14:textId="77777777" w:rsidR="00AD7BAB" w:rsidRPr="001308F7" w:rsidRDefault="00AD7BAB" w:rsidP="00DA2398">
      <w:pPr>
        <w:spacing w:line="240" w:lineRule="auto"/>
      </w:pPr>
      <w:r w:rsidRPr="001308F7">
        <w:t>Dette kapittelet presenterer teori om teknologier, verktøy og dataformater som er relevante for å forstå og løse prosjektets problemstilling. Målet er å gi en faglig innføring i hvordan disse fungerer, og hvilke egenskaper som gjør dem egnet i konteksten av prosjektets behov. Det blir presentert en oversikt over grunnleggende prinsipper innen GIS og cloud-native arkitektur, samt teori om ulike verktøy og dataformater som vurderes opp mot dette.</w:t>
      </w:r>
    </w:p>
    <w:p w14:paraId="59FC6BCA" w14:textId="77777777" w:rsidR="002E32AD" w:rsidRPr="001308F7" w:rsidRDefault="002E32AD" w:rsidP="002E32AD">
      <w:pPr>
        <w:pStyle w:val="Heading2"/>
      </w:pPr>
      <w:bookmarkStart w:id="70" w:name="_Toc198047540"/>
      <w:r w:rsidRPr="001308F7">
        <w:t>Brukerhistorier</w:t>
      </w:r>
      <w:bookmarkEnd w:id="70"/>
    </w:p>
    <w:p w14:paraId="5CA87B29" w14:textId="498F9DBF" w:rsidR="00336A36" w:rsidRPr="001308F7" w:rsidRDefault="00336A36" w:rsidP="00DA2398">
      <w:pPr>
        <w:spacing w:line="240" w:lineRule="auto"/>
      </w:pPr>
      <w:r w:rsidRPr="001308F7">
        <w:t>For å undersøke og dokumentere funksjonalitet og ytelse ved bruk av forskjellige teknologier på geografiske datasett, har gruppen utarbeidet brukerhistorier tilpasset ulike roller og tilsvarende typer geografiske data</w:t>
      </w:r>
      <w:r w:rsidR="00E86F87" w:rsidRPr="001308F7">
        <w:t xml:space="preserve"> </w:t>
      </w:r>
      <w:r w:rsidRPr="001308F7">
        <w:t>(</w:t>
      </w:r>
      <w:r w:rsidR="00BE64C9" w:rsidRPr="001308F7">
        <w:t xml:space="preserve">Se </w:t>
      </w:r>
      <w:r w:rsidR="00E86F87" w:rsidRPr="001308F7">
        <w:fldChar w:fldCharType="begin"/>
      </w:r>
      <w:r w:rsidR="00E86F87" w:rsidRPr="001308F7">
        <w:instrText xml:space="preserve"> REF _Ref197960799 \h </w:instrText>
      </w:r>
      <w:r w:rsidR="00DA2398">
        <w:instrText xml:space="preserve"> \* MERGEFORMAT </w:instrText>
      </w:r>
      <w:r w:rsidR="00E86F87" w:rsidRPr="001308F7">
        <w:fldChar w:fldCharType="separate"/>
      </w:r>
      <w:r w:rsidR="00D33F62" w:rsidRPr="001308F7">
        <w:t>Vedlegg - Brukerhistorier</w:t>
      </w:r>
      <w:r w:rsidR="00E86F87" w:rsidRPr="001308F7">
        <w:fldChar w:fldCharType="end"/>
      </w:r>
      <w:r w:rsidRPr="001308F7">
        <w:t>).</w:t>
      </w:r>
    </w:p>
    <w:p w14:paraId="0B9AF6D5" w14:textId="32A0E423" w:rsidR="009016ED" w:rsidRPr="001308F7" w:rsidRDefault="009E3A20" w:rsidP="00DA2398">
      <w:pPr>
        <w:spacing w:line="240" w:lineRule="auto"/>
      </w:pPr>
      <w:r w:rsidRPr="001308F7">
        <w:t>Brukerhistorier fungerer som utgangspunkt for å visualisere brukerens motivasjon for å løse en oppgave, identifisere hvilke typer brukere, samt avklare forventet input og output (</w:t>
      </w:r>
      <w:commentRangeStart w:id="71"/>
      <w:commentRangeStart w:id="72"/>
      <w:r w:rsidRPr="001308F7">
        <w:rPr>
          <w:highlight w:val="yellow"/>
        </w:rPr>
        <w:t>Figma, u.å</w:t>
      </w:r>
      <w:commentRangeEnd w:id="71"/>
      <w:r w:rsidR="005211CE" w:rsidRPr="001308F7">
        <w:rPr>
          <w:rStyle w:val="CommentReference"/>
        </w:rPr>
        <w:commentReference w:id="71"/>
      </w:r>
      <w:commentRangeEnd w:id="72"/>
      <w:r w:rsidRPr="001308F7">
        <w:rPr>
          <w:rStyle w:val="CommentReference"/>
        </w:rPr>
        <w:commentReference w:id="72"/>
      </w:r>
      <w:r w:rsidRPr="001308F7">
        <w:t>.). Dette danner grunnlag for å følge opp behovene med konkrete løsningsforslag ved bruk av teknologier gjennom implementering. Hver historie er strukturert med de utvalgte feltene løsningsmodell, akseptansekriterier, input/output og implementering (se</w:t>
      </w:r>
      <w:r w:rsidR="00FD1124" w:rsidRPr="001308F7">
        <w:t xml:space="preserve"> </w:t>
      </w:r>
      <w:r w:rsidR="00FD1124" w:rsidRPr="001308F7">
        <w:rPr>
          <w:highlight w:val="yellow"/>
        </w:rPr>
        <w:fldChar w:fldCharType="begin"/>
      </w:r>
      <w:r w:rsidR="00FD1124" w:rsidRPr="001308F7">
        <w:instrText xml:space="preserve"> REF _Ref197960923 \h </w:instrText>
      </w:r>
      <w:r w:rsidR="00DA2398">
        <w:rPr>
          <w:highlight w:val="yellow"/>
        </w:rPr>
        <w:instrText xml:space="preserve"> \* MERGEFORMAT </w:instrText>
      </w:r>
      <w:r w:rsidR="00FD1124" w:rsidRPr="001308F7">
        <w:rPr>
          <w:highlight w:val="yellow"/>
        </w:rPr>
      </w:r>
      <w:r w:rsidR="00FD1124" w:rsidRPr="001308F7">
        <w:rPr>
          <w:highlight w:val="yellow"/>
        </w:rPr>
        <w:fldChar w:fldCharType="separate"/>
      </w:r>
      <w:r w:rsidR="00D33F62" w:rsidRPr="00E75176">
        <w:t xml:space="preserve">Figur </w:t>
      </w:r>
      <w:r w:rsidR="00D33F62">
        <w:t>9</w:t>
      </w:r>
      <w:r w:rsidR="00FD1124" w:rsidRPr="001308F7">
        <w:rPr>
          <w:highlight w:val="yellow"/>
        </w:rPr>
        <w:fldChar w:fldCharType="end"/>
      </w:r>
      <w:r w:rsidRPr="001308F7">
        <w:t>). Dette bidrar til å avklare hva som må være oppfylt for at behovet anses som løst, og hva som er forventes i brukergrensesnittet.</w:t>
      </w:r>
    </w:p>
    <w:p w14:paraId="62BDCDAC" w14:textId="77777777" w:rsidR="00FD1124" w:rsidRPr="001308F7" w:rsidRDefault="004134AB" w:rsidP="00FD1124">
      <w:pPr>
        <w:keepNext/>
        <w:jc w:val="center"/>
      </w:pPr>
      <w:r w:rsidRPr="001308F7">
        <w:rPr>
          <w:noProof/>
        </w:rPr>
        <w:drawing>
          <wp:inline distT="0" distB="0" distL="0" distR="0" wp14:anchorId="349C873F" wp14:editId="231411FF">
            <wp:extent cx="4346575" cy="3069590"/>
            <wp:effectExtent l="0" t="0" r="0" b="0"/>
            <wp:docPr id="1986508295" name="Bilde 15" descr="A white and black text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white and black text on a white surfac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6575" cy="3069590"/>
                    </a:xfrm>
                    <a:prstGeom prst="rect">
                      <a:avLst/>
                    </a:prstGeom>
                    <a:noFill/>
                    <a:ln>
                      <a:noFill/>
                    </a:ln>
                  </pic:spPr>
                </pic:pic>
              </a:graphicData>
            </a:graphic>
          </wp:inline>
        </w:drawing>
      </w:r>
    </w:p>
    <w:p w14:paraId="4F69189D" w14:textId="536A93E0" w:rsidR="009E3A20" w:rsidRPr="00E75176" w:rsidRDefault="00FD1124" w:rsidP="00FD1124">
      <w:pPr>
        <w:pStyle w:val="Caption"/>
        <w:jc w:val="center"/>
      </w:pPr>
      <w:bookmarkStart w:id="73" w:name="_Ref197960923"/>
      <w:bookmarkStart w:id="74" w:name="_Toc198045346"/>
      <w:bookmarkStart w:id="75" w:name="_Toc198045556"/>
      <w:r w:rsidRPr="00E75176">
        <w:t xml:space="preserve">Figur </w:t>
      </w:r>
      <w:r w:rsidRPr="00E75176">
        <w:fldChar w:fldCharType="begin"/>
      </w:r>
      <w:r w:rsidRPr="00E75176">
        <w:instrText xml:space="preserve"> SEQ Figur \* ARABIC </w:instrText>
      </w:r>
      <w:r w:rsidRPr="00E75176">
        <w:fldChar w:fldCharType="separate"/>
      </w:r>
      <w:r w:rsidR="00D33F62">
        <w:rPr>
          <w:noProof/>
        </w:rPr>
        <w:t>9</w:t>
      </w:r>
      <w:r w:rsidRPr="00E75176">
        <w:fldChar w:fldCharType="end"/>
      </w:r>
      <w:bookmarkEnd w:id="73"/>
      <w:r w:rsidRPr="00E75176">
        <w:t>. Utsnitt av brukerhistorie 1: Henting ab historiske skipsdata innenfor en gitt radius.</w:t>
      </w:r>
      <w:bookmarkEnd w:id="74"/>
      <w:bookmarkEnd w:id="75"/>
    </w:p>
    <w:p w14:paraId="1453300B" w14:textId="36793882" w:rsidR="002858D5" w:rsidRPr="001308F7" w:rsidRDefault="002858D5" w:rsidP="00DA2398">
      <w:pPr>
        <w:spacing w:line="240" w:lineRule="auto"/>
      </w:pPr>
      <w:r w:rsidRPr="001308F7">
        <w:t xml:space="preserve">Brukerhistoriene knyttet til AIS-datasettet er rettet mot roller som havnesjefer og dataeiere, og omhandler scenarier som uthenting av informasjon om skip innenfor en gitt radius på en spesifikk dato, sporing av passasjerskip over tid. Tilsvarende fokuserer AR50-datasettet på behov innen arealplanlegging og miljøvurdering. Dette retter mot brukere som arealplanleggere </w:t>
      </w:r>
      <w:r w:rsidRPr="001308F7">
        <w:lastRenderedPageBreak/>
        <w:t>og miljøkonsulenter, og inkluderer uthenting av data om treslag, arealtyper og bebyggelse innenfor definerte geografiske områder basert på koordinater og radius.  </w:t>
      </w:r>
    </w:p>
    <w:p w14:paraId="2412D0EA" w14:textId="6CC0F747" w:rsidR="002858D5" w:rsidRPr="001308F7" w:rsidRDefault="00F86B22" w:rsidP="00AD6E9C">
      <w:pPr>
        <w:pStyle w:val="Heading2"/>
      </w:pPr>
      <w:bookmarkStart w:id="76" w:name="_Toc198047541"/>
      <w:r w:rsidRPr="001308F7">
        <w:t>Tekniske konsepter og verktøy</w:t>
      </w:r>
      <w:bookmarkEnd w:id="76"/>
    </w:p>
    <w:p w14:paraId="2AA36669" w14:textId="2300BA1E" w:rsidR="004361CA" w:rsidRPr="001308F7" w:rsidRDefault="001F5290" w:rsidP="00DA2398">
      <w:pPr>
        <w:spacing w:line="240" w:lineRule="auto"/>
      </w:pPr>
      <w:r w:rsidRPr="001308F7">
        <w:t>Delkapitlet introduserer G</w:t>
      </w:r>
      <w:r w:rsidR="00034363">
        <w:t>IS</w:t>
      </w:r>
      <w:r w:rsidRPr="001308F7">
        <w:t xml:space="preserve"> og dens </w:t>
      </w:r>
      <w:r w:rsidR="72AAD992" w:rsidRPr="001308F7">
        <w:t>bruksområder</w:t>
      </w:r>
      <w:r w:rsidRPr="001308F7">
        <w:t xml:space="preserve"> samt egenskaper </w:t>
      </w:r>
      <w:r w:rsidR="49FFE794" w:rsidRPr="001308F7">
        <w:t>med</w:t>
      </w:r>
      <w:r w:rsidRPr="001308F7">
        <w:t xml:space="preserve"> moderne skybasert løsning (cloud native), som muliggjør for datahåndtering ved skalerbart miljø.</w:t>
      </w:r>
    </w:p>
    <w:p w14:paraId="144BD741" w14:textId="748B2DF1" w:rsidR="00F86B22" w:rsidRPr="001308F7" w:rsidRDefault="00D078A4" w:rsidP="0077778A">
      <w:pPr>
        <w:pStyle w:val="Heading3"/>
      </w:pPr>
      <w:bookmarkStart w:id="77" w:name="_Toc198047542"/>
      <w:r w:rsidRPr="001308F7">
        <w:t>Geografiske informasjonssystemer</w:t>
      </w:r>
      <w:bookmarkEnd w:id="77"/>
      <w:r w:rsidR="001F5290" w:rsidRPr="001308F7">
        <w:t> </w:t>
      </w:r>
    </w:p>
    <w:p w14:paraId="0ED1F6B4" w14:textId="78974E3C" w:rsidR="00136BB3" w:rsidRPr="001308F7" w:rsidRDefault="00034363" w:rsidP="00DA2398">
      <w:pPr>
        <w:spacing w:line="240" w:lineRule="auto"/>
        <w:rPr>
          <w:rFonts w:ascii="Segoe UI" w:hAnsi="Segoe UI" w:cs="Segoe UI"/>
          <w:sz w:val="18"/>
          <w:szCs w:val="18"/>
        </w:rPr>
      </w:pPr>
      <w:r>
        <w:rPr>
          <w:rStyle w:val="normaltextrun"/>
        </w:rPr>
        <w:t>G</w:t>
      </w:r>
      <w:r w:rsidR="00136BB3" w:rsidRPr="001308F7">
        <w:rPr>
          <w:rStyle w:val="normaltextrun"/>
        </w:rPr>
        <w:t xml:space="preserve">eografiske informasjonssystemer (GIS) er en teknologi som samler, håndterer, analyserer og visualiserer spatiale data. Ved å integrere geografiske koordinater, som breddegrad og lengdegrad, kobler GIS data til et kart. Dette innebærer både informasjon om hvor noe befinner seg og en beskrivelse av hva som finnes på stedet. Når GIS data blir visualisert så kan brukeren beregne avstander, identifisering av potensielle trender eller sammenhenger, samt planlegge valgt rute mest effektiv mellom ulike destinasjoner </w:t>
      </w:r>
      <w:r w:rsidR="002250E8" w:rsidRPr="001308F7">
        <w:rPr>
          <w:rStyle w:val="normaltextrun"/>
        </w:rPr>
        <w:fldChar w:fldCharType="begin"/>
      </w:r>
      <w:r w:rsidR="00176D22">
        <w:rPr>
          <w:rStyle w:val="normaltextrun"/>
        </w:rPr>
        <w:instrText xml:space="preserve"> ADDIN EN.CITE &lt;EndNote&gt;&lt;Cite&gt;&lt;Author&gt;GISGeography&lt;/Author&gt;&lt;Year&gt;u.å.&lt;/Year&gt;&lt;RecNum&gt;91&lt;/RecNum&gt;&lt;DisplayText&gt;(Esri, u.å.; GISGeography, u.å.–b)&lt;/DisplayText&gt;&lt;record&gt;&lt;rec-number&gt;91&lt;/rec-number&gt;&lt;foreign-keys&gt;&lt;key app="EN" db-id="vtxstr9xi5pdw2eatwtxpvaqz5z50zdfwtzx" timestamp="1747071550"&gt;91&lt;/key&gt;&lt;/foreign-keys&gt;&lt;ref-type name="Web Page"&gt;12&lt;/ref-type&gt;&lt;contributors&gt;&lt;authors&gt;&lt;author&gt;GISGeography&lt;/author&gt;&lt;/authors&gt;&lt;/contributors&gt;&lt;titles&gt;&lt;title&gt;What is GIS? Geographic Information Systems&lt;/title&gt;&lt;/titles&gt;&lt;volume&gt;2025&lt;/volume&gt;&lt;number&gt;13. Februar &lt;/number&gt;&lt;dates&gt;&lt;year&gt;u.å.&lt;/year&gt;&lt;/dates&gt;&lt;urls&gt;&lt;related-urls&gt;&lt;url&gt;https://gisgeography.com/what-is-gis/&lt;/url&gt;&lt;/related-urls&gt;&lt;/urls&gt;&lt;/record&gt;&lt;/Cite&gt;&lt;Cite&gt;&lt;Author&gt;Esri&lt;/Author&gt;&lt;Year&gt;u.å.&lt;/Year&gt;&lt;RecNum&gt;92&lt;/RecNum&gt;&lt;record&gt;&lt;rec-number&gt;92&lt;/rec-number&gt;&lt;foreign-keys&gt;&lt;key app="EN" db-id="vtxstr9xi5pdw2eatwtxpvaqz5z50zdfwtzx" timestamp="1747071665"&gt;92&lt;/key&gt;&lt;/foreign-keys&gt;&lt;ref-type name="Web Page"&gt;12&lt;/ref-type&gt;&lt;contributors&gt;&lt;authors&gt;&lt;author&gt;Esri&lt;/author&gt;&lt;/authors&gt;&lt;/contributors&gt;&lt;titles&gt;&lt;title&gt;What is gis?&lt;/title&gt;&lt;/titles&gt;&lt;volume&gt;2025 &lt;/volume&gt;&lt;number&gt;13. Februar &lt;/number&gt;&lt;dates&gt;&lt;year&gt;u.å.&lt;/year&gt;&lt;/dates&gt;&lt;urls&gt;&lt;related-urls&gt;&lt;url&gt;https://www.esri.com/en-us/what-is-gis/overview&lt;/url&gt;&lt;/related-urls&gt;&lt;/urls&gt;&lt;/record&gt;&lt;/Cite&gt;&lt;/EndNote&gt;</w:instrText>
      </w:r>
      <w:r w:rsidR="002250E8" w:rsidRPr="001308F7">
        <w:rPr>
          <w:rStyle w:val="normaltextrun"/>
        </w:rPr>
        <w:fldChar w:fldCharType="separate"/>
      </w:r>
      <w:r w:rsidR="00176D22">
        <w:rPr>
          <w:rStyle w:val="normaltextrun"/>
          <w:noProof/>
        </w:rPr>
        <w:t>(Esri, u.å.; GISGeography, u.å.–b)</w:t>
      </w:r>
      <w:r w:rsidR="002250E8" w:rsidRPr="001308F7">
        <w:rPr>
          <w:rStyle w:val="normaltextrun"/>
        </w:rPr>
        <w:fldChar w:fldCharType="end"/>
      </w:r>
      <w:r w:rsidR="00111F4E" w:rsidRPr="001308F7">
        <w:rPr>
          <w:rStyle w:val="normaltextrun"/>
          <w:rFonts w:ascii="Arial" w:hAnsi="Arial" w:cs="Arial"/>
          <w:color w:val="000000"/>
          <w:sz w:val="22"/>
          <w:szCs w:val="22"/>
        </w:rPr>
        <w:t>.</w:t>
      </w:r>
      <w:r w:rsidR="00136BB3" w:rsidRPr="001308F7">
        <w:rPr>
          <w:rStyle w:val="normaltextrun"/>
          <w:rFonts w:ascii="Arial" w:hAnsi="Arial" w:cs="Arial"/>
          <w:color w:val="000000"/>
          <w:sz w:val="22"/>
          <w:szCs w:val="22"/>
        </w:rPr>
        <w:t xml:space="preserve"> </w:t>
      </w:r>
      <w:r w:rsidR="00136BB3" w:rsidRPr="001308F7">
        <w:rPr>
          <w:rStyle w:val="normaltextrun"/>
        </w:rPr>
        <w:t>Eksempel kan en bruker raskt finne nærmeste bensinstasjon eller butikk ved hjelp av tjenester som Google Maps, hvor bakgrunns systemet bygger på GIS teknologien. </w:t>
      </w:r>
      <w:r w:rsidR="00136BB3" w:rsidRPr="001308F7">
        <w:rPr>
          <w:rStyle w:val="eop"/>
        </w:rPr>
        <w:t> </w:t>
      </w:r>
    </w:p>
    <w:p w14:paraId="326333A8" w14:textId="360B585B" w:rsidR="009F52E0" w:rsidRPr="001308F7" w:rsidRDefault="00136BB3" w:rsidP="00DA2398">
      <w:pPr>
        <w:spacing w:line="240" w:lineRule="auto"/>
        <w:rPr>
          <w:rStyle w:val="eop"/>
          <w:color w:val="000000"/>
        </w:rPr>
      </w:pPr>
      <w:r w:rsidRPr="001308F7">
        <w:rPr>
          <w:rStyle w:val="normaltextrun"/>
        </w:rPr>
        <w:t>Det er to typer hovedformater som er byggeklossene til GIS og det er raster- og vektordata</w:t>
      </w:r>
      <w:r w:rsidRPr="001308F7">
        <w:rPr>
          <w:rStyle w:val="normaltextrun"/>
          <w:color w:val="000000"/>
        </w:rPr>
        <w:t xml:space="preserve">. Vektordata består av punkter, linjer eller polygoner som kan representere bygninger, grenser og veier. GeoParquet er et eksempel på vektordata-formater. Rastedata derimot er et rutenett, der hver celle inneholder informasjon som farge, temperatur eller høyde </w:t>
      </w:r>
      <w:r w:rsidR="0095129E" w:rsidRPr="001308F7">
        <w:rPr>
          <w:rStyle w:val="normaltextrun"/>
          <w:color w:val="000000"/>
        </w:rPr>
        <w:fldChar w:fldCharType="begin"/>
      </w:r>
      <w:r w:rsidR="00176D22">
        <w:rPr>
          <w:rStyle w:val="normaltextrun"/>
          <w:color w:val="000000"/>
        </w:rPr>
        <w:instrText xml:space="preserve"> ADDIN EN.CITE &lt;EndNote&gt;&lt;Cite&gt;&lt;Author&gt;GISGeography&lt;/Author&gt;&lt;Year&gt;u.å.&lt;/Year&gt;&lt;RecNum&gt;93&lt;/RecNum&gt;&lt;DisplayText&gt;(GISGeography, u.å.–a)&lt;/DisplayText&gt;&lt;record&gt;&lt;rec-number&gt;93&lt;/rec-number&gt;&lt;foreign-keys&gt;&lt;key app="EN" db-id="vtxstr9xi5pdw2eatwtxpvaqz5z50zdfwtzx" timestamp="1747071741"&gt;93&lt;/key&gt;&lt;/foreign-keys&gt;&lt;ref-type name="Web Page"&gt;12&lt;/ref-type&gt;&lt;contributors&gt;&lt;authors&gt;&lt;author&gt;GISGeography&lt;/author&gt;&lt;/authors&gt;&lt;/contributors&gt;&lt;titles&gt;&lt;title&gt;Vector vs Raster in GIS: What’s the Difference?&lt;/title&gt;&lt;/titles&gt;&lt;volume&gt;2025&lt;/volume&gt;&lt;number&gt;13. Februar&lt;/number&gt;&lt;dates&gt;&lt;year&gt;u.å.&lt;/year&gt;&lt;/dates&gt;&lt;urls&gt;&lt;related-urls&gt;&lt;url&gt;https://gisgeography.com/spatial-data-types-vector-raster/&lt;/url&gt;&lt;/related-urls&gt;&lt;/urls&gt;&lt;/record&gt;&lt;/Cite&gt;&lt;/EndNote&gt;</w:instrText>
      </w:r>
      <w:r w:rsidR="0095129E" w:rsidRPr="001308F7">
        <w:rPr>
          <w:rStyle w:val="normaltextrun"/>
          <w:color w:val="000000"/>
        </w:rPr>
        <w:fldChar w:fldCharType="separate"/>
      </w:r>
      <w:r w:rsidR="00176D22">
        <w:rPr>
          <w:rStyle w:val="normaltextrun"/>
          <w:noProof/>
          <w:color w:val="000000"/>
        </w:rPr>
        <w:t>(GISGeography, u.å.–a)</w:t>
      </w:r>
      <w:r w:rsidR="0095129E" w:rsidRPr="001308F7">
        <w:rPr>
          <w:rStyle w:val="normaltextrun"/>
          <w:color w:val="000000"/>
        </w:rPr>
        <w:fldChar w:fldCharType="end"/>
      </w:r>
      <w:r w:rsidR="0095129E" w:rsidRPr="001308F7">
        <w:rPr>
          <w:rStyle w:val="normaltextrun"/>
          <w:color w:val="000000"/>
        </w:rPr>
        <w:t>.</w:t>
      </w:r>
    </w:p>
    <w:p w14:paraId="5FBDAA36" w14:textId="67FBF924" w:rsidR="009F52E0" w:rsidRPr="001308F7" w:rsidRDefault="009F52E0" w:rsidP="009F52E0">
      <w:pPr>
        <w:pStyle w:val="Heading4"/>
        <w:numPr>
          <w:ilvl w:val="0"/>
          <w:numId w:val="0"/>
        </w:numPr>
        <w:ind w:left="864" w:hanging="864"/>
      </w:pPr>
      <w:r w:rsidRPr="001308F7">
        <w:t>Bruk av GIS </w:t>
      </w:r>
    </w:p>
    <w:p w14:paraId="2C0D31C3" w14:textId="7ACFF656" w:rsidR="000318F3" w:rsidRPr="001308F7" w:rsidRDefault="000318F3" w:rsidP="00DA2398">
      <w:pPr>
        <w:spacing w:line="240" w:lineRule="auto"/>
      </w:pPr>
      <w:r w:rsidRPr="001308F7">
        <w:t xml:space="preserve">GIS-teknologier spiller en avgjørende rolle i mange beslutningsprosesser globalt, med store innvirkninger på både offentlige og private sektor </w:t>
      </w:r>
      <w:r w:rsidR="001141E8" w:rsidRPr="001308F7">
        <w:fldChar w:fldCharType="begin"/>
      </w:r>
      <w:r w:rsidR="001141E8" w:rsidRPr="001308F7">
        <w:instrText xml:space="preserve"> ADDIN EN.CITE &lt;EndNote&gt;&lt;Cite&gt;&lt;Author&gt;GEOOWL&lt;/Author&gt;&lt;Year&gt;2020&lt;/Year&gt;&lt;RecNum&gt;103&lt;/RecNum&gt;&lt;DisplayText&gt;(GEOOWL, 2020)&lt;/DisplayText&gt;&lt;record&gt;&lt;rec-number&gt;103&lt;/rec-number&gt;&lt;foreign-keys&gt;&lt;key app="EN" db-id="vtxstr9xi5pdw2eatwtxpvaqz5z50zdfwtzx" timestamp="1747074451"&gt;103&lt;/key&gt;&lt;/foreign-keys&gt;&lt;ref-type name="Web Page"&gt;12&lt;/ref-type&gt;&lt;contributors&gt;&lt;authors&gt;&lt;author&gt;GEOOWL&lt;/author&gt;&lt;/authors&gt;&lt;/contributors&gt;&lt;titles&gt;&lt;title&gt;GIS In Everyday Life&lt;/title&gt;&lt;/titles&gt;&lt;dates&gt;&lt;year&gt;2020&lt;/year&gt;&lt;pub-dates&gt;&lt;date&gt;20/11/2020&lt;/date&gt;&lt;/pub-dates&gt;&lt;/dates&gt;&lt;urls&gt;&lt;related-urls&gt;&lt;url&gt;https://www.geoowl.com/gis-in-everyday-life/&lt;/url&gt;&lt;/related-urls&gt;&lt;/urls&gt;&lt;/record&gt;&lt;/Cite&gt;&lt;/EndNote&gt;</w:instrText>
      </w:r>
      <w:r w:rsidR="001141E8" w:rsidRPr="001308F7">
        <w:fldChar w:fldCharType="separate"/>
      </w:r>
      <w:r w:rsidR="001141E8" w:rsidRPr="001308F7">
        <w:t>(GEOOWL, 2020)</w:t>
      </w:r>
      <w:r w:rsidR="001141E8" w:rsidRPr="001308F7">
        <w:fldChar w:fldCharType="end"/>
      </w:r>
      <w:r w:rsidR="001141E8" w:rsidRPr="001308F7">
        <w:t>.</w:t>
      </w:r>
    </w:p>
    <w:p w14:paraId="16BB94E4" w14:textId="43D78A6E" w:rsidR="000318F3" w:rsidRPr="001308F7" w:rsidRDefault="000318F3" w:rsidP="00996F15">
      <w:pPr>
        <w:pStyle w:val="NoSpacing"/>
      </w:pPr>
      <w:r w:rsidRPr="001308F7">
        <w:t>Teknologien muliggjør effektiv håndtering av komplekse utforminger som for eksempel:  </w:t>
      </w:r>
    </w:p>
    <w:p w14:paraId="354BB08B" w14:textId="42C6AB53" w:rsidR="000318F3" w:rsidRPr="00E75176" w:rsidRDefault="000318F3" w:rsidP="00DA0CA7">
      <w:pPr>
        <w:pStyle w:val="NoSpacing"/>
        <w:numPr>
          <w:ilvl w:val="0"/>
          <w:numId w:val="53"/>
        </w:numPr>
      </w:pPr>
      <w:r w:rsidRPr="00996F15">
        <w:rPr>
          <w:b/>
          <w:bCs/>
        </w:rPr>
        <w:t>Klimaendringer</w:t>
      </w:r>
      <w:r w:rsidRPr="00E75176">
        <w:t xml:space="preserve">: Overvåkning av temperaturøkninger, nedbørmønstre og miljøendringer for å identifisere sårbare områder </w:t>
      </w:r>
      <w:r w:rsidR="00695B58">
        <w:fldChar w:fldCharType="begin"/>
      </w:r>
      <w:r w:rsidR="00695B58">
        <w:instrText xml:space="preserve"> ADDIN EN.CITE &lt;EndNote&gt;&lt;Cite&gt;&lt;Author&gt;Esri&lt;/Author&gt;&lt;Year&gt;u.å.&lt;/Year&gt;&lt;RecNum&gt;92&lt;/RecNum&gt;&lt;DisplayText&gt;(Esri, u.å.)&lt;/DisplayText&gt;&lt;record&gt;&lt;rec-number&gt;92&lt;/rec-number&gt;&lt;foreign-keys&gt;&lt;key app="EN" db-id="vtxstr9xi5pdw2eatwtxpvaqz5z50zdfwtzx" timestamp="1747071665"&gt;92&lt;/key&gt;&lt;/foreign-keys&gt;&lt;ref-type name="Web Page"&gt;12&lt;/ref-type&gt;&lt;contributors&gt;&lt;authors&gt;&lt;author&gt;Esri&lt;/author&gt;&lt;/authors&gt;&lt;/contributors&gt;&lt;titles&gt;&lt;title&gt;What is gis?&lt;/title&gt;&lt;/titles&gt;&lt;volume&gt;2025 &lt;/volume&gt;&lt;number&gt;13. Februar &lt;/number&gt;&lt;dates&gt;&lt;year&gt;u.å.&lt;/year&gt;&lt;/dates&gt;&lt;urls&gt;&lt;related-urls&gt;&lt;url&gt;https://www.esri.com/en-us/what-is-gis/overview&lt;/url&gt;&lt;/related-urls&gt;&lt;/urls&gt;&lt;/record&gt;&lt;/Cite&gt;&lt;/EndNote&gt;</w:instrText>
      </w:r>
      <w:r w:rsidR="00695B58">
        <w:fldChar w:fldCharType="separate"/>
      </w:r>
      <w:r w:rsidR="00695B58">
        <w:rPr>
          <w:noProof/>
        </w:rPr>
        <w:t>(Esri, u.å.)</w:t>
      </w:r>
      <w:r w:rsidR="00695B58">
        <w:fldChar w:fldCharType="end"/>
      </w:r>
    </w:p>
    <w:p w14:paraId="33C08370" w14:textId="77777777" w:rsidR="000318F3" w:rsidRPr="00E75176" w:rsidRDefault="000318F3" w:rsidP="00DA0CA7">
      <w:pPr>
        <w:pStyle w:val="NoSpacing"/>
        <w:numPr>
          <w:ilvl w:val="0"/>
          <w:numId w:val="53"/>
        </w:numPr>
      </w:pPr>
      <w:r w:rsidRPr="00996F15">
        <w:rPr>
          <w:b/>
          <w:bCs/>
        </w:rPr>
        <w:t>Naturkatastrofehåndtering</w:t>
      </w:r>
      <w:r w:rsidRPr="00E75176">
        <w:t>: Sanntidskoordiner av beredskapsressurser ved orkaner, skogbranner og jordskjelv.  </w:t>
      </w:r>
    </w:p>
    <w:p w14:paraId="7B7F2957" w14:textId="7F69E4BE" w:rsidR="000318F3" w:rsidRPr="00E75176" w:rsidRDefault="000318F3" w:rsidP="00DA0CA7">
      <w:pPr>
        <w:pStyle w:val="NoSpacing"/>
        <w:numPr>
          <w:ilvl w:val="0"/>
          <w:numId w:val="53"/>
        </w:numPr>
      </w:pPr>
      <w:r w:rsidRPr="00996F15">
        <w:rPr>
          <w:b/>
          <w:bCs/>
        </w:rPr>
        <w:t>Bærekraftig utvikling</w:t>
      </w:r>
      <w:r w:rsidRPr="00E75176">
        <w:t xml:space="preserve">: Kartlegging av miljøpåvirkning, sosiale ulikheter og samfunnstrender </w:t>
      </w:r>
      <w:r w:rsidR="00C3474B">
        <w:fldChar w:fldCharType="begin"/>
      </w:r>
      <w:r w:rsidR="00C3474B">
        <w:instrText xml:space="preserve"> ADDIN EN.CITE &lt;EndNote&gt;&lt;Cite&gt;&lt;Author&gt;GISnavigator&lt;/Author&gt;&lt;Year&gt;2025&lt;/Year&gt;&lt;RecNum&gt;94&lt;/RecNum&gt;&lt;DisplayText&gt;(GISnavigator, 2025)&lt;/DisplayText&gt;&lt;record&gt;&lt;rec-number&gt;94&lt;/rec-number&gt;&lt;foreign-keys&gt;&lt;key app="EN" db-id="vtxstr9xi5pdw2eatwtxpvaqz5z50zdfwtzx" timestamp="1747071945"&gt;94&lt;/key&gt;&lt;/foreign-keys&gt;&lt;ref-type name="Web Page"&gt;12&lt;/ref-type&gt;&lt;contributors&gt;&lt;authors&gt;&lt;author&gt;GISnavigator&lt;/author&gt;&lt;/authors&gt;&lt;/contributors&gt;&lt;titles&gt;&lt;title&gt;Top 10 Advantages of GIS &lt;/title&gt;&lt;/titles&gt;&lt;dates&gt;&lt;year&gt;2025&lt;/year&gt;&lt;pub-dates&gt;&lt;date&gt;13/01/2025&lt;/date&gt;&lt;/pub-dates&gt;&lt;/dates&gt;&lt;urls&gt;&lt;related-urls&gt;&lt;url&gt;https://gisnavigator.co.uk/advantages-of-gis/&lt;/url&gt;&lt;/related-urls&gt;&lt;/urls&gt;&lt;/record&gt;&lt;/Cite&gt;&lt;/EndNote&gt;</w:instrText>
      </w:r>
      <w:r w:rsidR="00C3474B">
        <w:fldChar w:fldCharType="separate"/>
      </w:r>
      <w:r w:rsidR="00C3474B">
        <w:rPr>
          <w:noProof/>
        </w:rPr>
        <w:t>(GISnavigator, 2025)</w:t>
      </w:r>
      <w:r w:rsidR="00C3474B">
        <w:fldChar w:fldCharType="end"/>
      </w:r>
      <w:r w:rsidR="00C3474B">
        <w:t>.</w:t>
      </w:r>
    </w:p>
    <w:p w14:paraId="5D5E42BE" w14:textId="6C35FF7F" w:rsidR="00034363" w:rsidRPr="00846CB2" w:rsidRDefault="000318F3" w:rsidP="00DA2398">
      <w:pPr>
        <w:spacing w:line="240" w:lineRule="auto"/>
      </w:pPr>
      <w:r w:rsidRPr="00846CB2">
        <w:t>Gis gir organisasjoner og myndigheter et kraftig verktøy for å ta informerte beslutninger, optimalisere ressursfordeling og fremme sosial rettferdighet. Ved å analysere spatiale data kan man iverksette mer presise og effektive tiltak for samfunnets beste.   </w:t>
      </w:r>
    </w:p>
    <w:p w14:paraId="16C98A29" w14:textId="530C0AB9" w:rsidR="00D078A4" w:rsidRPr="001308F7" w:rsidRDefault="00F16521" w:rsidP="00F16521">
      <w:pPr>
        <w:pStyle w:val="Heading3"/>
      </w:pPr>
      <w:bookmarkStart w:id="78" w:name="_Toc198047543"/>
      <w:r w:rsidRPr="001308F7">
        <w:t>Cloud Computing og Cloud Native</w:t>
      </w:r>
      <w:bookmarkEnd w:id="78"/>
      <w:r w:rsidRPr="001308F7">
        <w:t> </w:t>
      </w:r>
    </w:p>
    <w:p w14:paraId="12CFBA8C" w14:textId="531B8CC7" w:rsidR="004E7F4A" w:rsidRPr="00846CB2" w:rsidRDefault="00CB5DF1" w:rsidP="00DA2398">
      <w:pPr>
        <w:spacing w:line="240" w:lineRule="auto"/>
      </w:pPr>
      <w:r w:rsidRPr="00CB5DF1">
        <w:t>Cloud Native innebærer å utvikle applikasjoner som drar nytte av skytjenesters fordeler som skalerbarhet og automatisert administrasjon (AWS, u.å.–f). Kjernen ligger i overgangen fra monolittiske systemer til uavhengige mikrotjenester, noe som gir raskere utvikling, smidigere utrulling og bedre tilpasning til varierende behov. Cloud Native Computing Foundation (CNCF) har vært sentral i å fremme økosystemet for skybasert åpen kildekode (CNCF, u.å.).</w:t>
      </w:r>
      <w:r w:rsidR="00002BE5">
        <w:br/>
      </w:r>
      <w:r w:rsidR="00002BE5">
        <w:lastRenderedPageBreak/>
        <w:br/>
      </w:r>
      <w:r w:rsidR="00002BE5" w:rsidRPr="00002BE5">
        <w:t>Arkitekturen (se Figur 9) bygger på prinsipper fra CNCF, inkludert uforanderlig infrastruktur (servere erstattes fremfor oppdateres), mikrotjenester (selvstendige funksjoner), API-basert kommunikasjon, bruk av containere for standardisert pakking og kjøring, samt en service mesh for effektiv håndtering av kommunikasjon mellom tjenester (Fishchuck, Vasyuta, 2024).</w:t>
      </w:r>
    </w:p>
    <w:p w14:paraId="790BEE2C" w14:textId="77777777" w:rsidR="0078758A" w:rsidRPr="001308F7" w:rsidRDefault="0078758A" w:rsidP="0078758A">
      <w:pPr>
        <w:keepNext/>
        <w:jc w:val="center"/>
      </w:pPr>
      <w:r w:rsidRPr="001308F7">
        <w:rPr>
          <w:noProof/>
        </w:rPr>
        <w:drawing>
          <wp:inline distT="0" distB="0" distL="0" distR="0" wp14:anchorId="1B0DB9D6" wp14:editId="0C115E81">
            <wp:extent cx="4590639" cy="2083443"/>
            <wp:effectExtent l="0" t="0" r="0" b="0"/>
            <wp:docPr id="1085445075" name="Bilde 16" descr="Cloud-native architectural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loud-native architectural block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7822" cy="2095780"/>
                    </a:xfrm>
                    <a:prstGeom prst="rect">
                      <a:avLst/>
                    </a:prstGeom>
                    <a:noFill/>
                    <a:ln>
                      <a:noFill/>
                    </a:ln>
                  </pic:spPr>
                </pic:pic>
              </a:graphicData>
            </a:graphic>
          </wp:inline>
        </w:drawing>
      </w:r>
    </w:p>
    <w:p w14:paraId="15DB1AFD" w14:textId="57BDBD46" w:rsidR="0078758A" w:rsidRPr="00E75176" w:rsidRDefault="0078758A" w:rsidP="0078758A">
      <w:pPr>
        <w:pStyle w:val="Caption"/>
        <w:jc w:val="center"/>
      </w:pPr>
      <w:bookmarkStart w:id="79" w:name="_Ref197971874"/>
      <w:bookmarkStart w:id="80" w:name="_Toc198045347"/>
      <w:bookmarkStart w:id="81" w:name="_Toc198045557"/>
      <w:r w:rsidRPr="00E75176">
        <w:t xml:space="preserve">Figur </w:t>
      </w:r>
      <w:r w:rsidRPr="00E75176">
        <w:fldChar w:fldCharType="begin"/>
      </w:r>
      <w:r w:rsidRPr="00E75176">
        <w:instrText xml:space="preserve"> SEQ Figur \* ARABIC </w:instrText>
      </w:r>
      <w:r w:rsidRPr="00E75176">
        <w:fldChar w:fldCharType="separate"/>
      </w:r>
      <w:r w:rsidR="00D33F62">
        <w:rPr>
          <w:noProof/>
        </w:rPr>
        <w:t>10</w:t>
      </w:r>
      <w:r w:rsidRPr="00E75176">
        <w:fldChar w:fldCharType="end"/>
      </w:r>
      <w:bookmarkEnd w:id="79"/>
      <w:r w:rsidRPr="00E75176">
        <w:t>. Illustrasjon av Cloud Native arkitekturen (Fishchuck, Vasyuta, 2024)</w:t>
      </w:r>
      <w:bookmarkEnd w:id="80"/>
      <w:bookmarkEnd w:id="81"/>
    </w:p>
    <w:p w14:paraId="63F6D425" w14:textId="3CC080BB" w:rsidR="007A65B4" w:rsidRPr="007A65B4" w:rsidRDefault="000C070B" w:rsidP="00DA2398">
      <w:pPr>
        <w:spacing w:line="240" w:lineRule="auto"/>
      </w:pPr>
      <w:r w:rsidRPr="000C070B">
        <w:t>Lagring i Cloud Native miljøer utnytter skyens skalerbare og tilgjengelige løsninger. Objektlagring muliggjør horisontal skalering (AWS, u.å.–b). Blokklagring er for ytelseskritiske behov (AWS, u.å.–d), mens fillagring tilbyr delte filsystemer (AWS, u.å.–e). En nyere form er container-native storage, som kjører i containere og gir tettere integrasjon og samordnet skalering av lagring og applikasjoner (Appvia, 2024).</w:t>
      </w:r>
    </w:p>
    <w:p w14:paraId="4305B8DB" w14:textId="43D1B43D" w:rsidR="006655FE" w:rsidRPr="001308F7" w:rsidRDefault="00551F4B" w:rsidP="006E0263">
      <w:pPr>
        <w:pStyle w:val="Heading2"/>
      </w:pPr>
      <w:bookmarkStart w:id="82" w:name="_Toc198047544"/>
      <w:r w:rsidRPr="001308F7">
        <w:t>Programmering og utviklingsverktøy</w:t>
      </w:r>
      <w:bookmarkEnd w:id="82"/>
    </w:p>
    <w:p w14:paraId="7946A636" w14:textId="577F969E" w:rsidR="00BC1453" w:rsidRPr="001308F7" w:rsidRDefault="00BC1453" w:rsidP="00DA2398">
      <w:pPr>
        <w:spacing w:line="240" w:lineRule="auto"/>
      </w:pPr>
      <w:r w:rsidRPr="00BC1453">
        <w:t>Python (Python, u.å.) ble valgt som hovedspråk for prosjektet. Språkets allsidighet og biblioteker gjorde det godt egnet til å lese, behandle, transformere og visualisere AIS- og AR50-data, inkludert geografiske operasjoner og automatisering av prosesser. Utviklingen foregikk i Jupyter Notebook (Jupyter, u.å.), et interaktivt miljø som støttet koding, testing, datautforsking, dokumentasjon av prosessen og presentasjon av resultater.</w:t>
      </w:r>
    </w:p>
    <w:p w14:paraId="70CB817C" w14:textId="46519674" w:rsidR="0077487C" w:rsidRPr="001308F7" w:rsidRDefault="0077487C" w:rsidP="006E0263">
      <w:pPr>
        <w:pStyle w:val="Heading2"/>
      </w:pPr>
      <w:bookmarkStart w:id="83" w:name="_Toc198047545"/>
      <w:r w:rsidRPr="001308F7">
        <w:t>Datalagring og -behandling</w:t>
      </w:r>
      <w:bookmarkEnd w:id="83"/>
    </w:p>
    <w:p w14:paraId="0DF0AB61" w14:textId="0D13FD5C" w:rsidR="005219B9" w:rsidRPr="001308F7" w:rsidRDefault="00F724EE" w:rsidP="00DA2398">
      <w:pPr>
        <w:spacing w:line="240" w:lineRule="auto"/>
      </w:pPr>
      <w:r w:rsidRPr="001308F7">
        <w:t xml:space="preserve">Geografiske datasett stiller særlige krav til både lagring og behandling, noe som gjør valg av lagringsform og dataformat til en avgjørende faktor. For å kunne vurdere hvilke teknologi som egner seg i ulike sammenhenger, er det viktig å forstå dens potensial og begrensninger. </w:t>
      </w:r>
      <w:r w:rsidR="063C88A5" w:rsidRPr="001308F7">
        <w:t>Dette delkapitlet gir</w:t>
      </w:r>
      <w:r w:rsidRPr="001308F7">
        <w:t xml:space="preserve"> en gjennomgang av </w:t>
      </w:r>
      <w:r w:rsidR="6A08C9F9" w:rsidRPr="001308F7">
        <w:t>formater</w:t>
      </w:r>
      <w:r w:rsidR="4AC7B14A" w:rsidRPr="001308F7">
        <w:t xml:space="preserve"> som</w:t>
      </w:r>
      <w:r w:rsidR="6A08C9F9" w:rsidRPr="001308F7">
        <w:t xml:space="preserve"> </w:t>
      </w:r>
      <w:r w:rsidRPr="001308F7">
        <w:t xml:space="preserve">GeoParquet og FlatGeobuf </w:t>
      </w:r>
      <w:r w:rsidR="00725A89" w:rsidRPr="001308F7">
        <w:rPr>
          <w:rStyle w:val="normaltextrun"/>
          <w:color w:val="000000" w:themeColor="text1"/>
        </w:rPr>
        <w:t xml:space="preserve">(FGB) </w:t>
      </w:r>
      <w:r w:rsidRPr="001308F7">
        <w:t>med deres respektive egenskaper og anvendelsesområder</w:t>
      </w:r>
      <w:r w:rsidR="3ABA6409" w:rsidRPr="001308F7">
        <w:t xml:space="preserve"> </w:t>
      </w:r>
      <w:r w:rsidR="3503AE57" w:rsidRPr="001308F7">
        <w:t>og innblikk i bruken av Delta-Lake.</w:t>
      </w:r>
    </w:p>
    <w:p w14:paraId="0AEAE9BB" w14:textId="77777777" w:rsidR="0002239B" w:rsidRPr="001308F7" w:rsidRDefault="0002239B" w:rsidP="00067058">
      <w:pPr>
        <w:pStyle w:val="Heading3"/>
      </w:pPr>
      <w:bookmarkStart w:id="84" w:name="_Toc198047546"/>
      <w:r w:rsidRPr="001308F7">
        <w:t>Dataformater</w:t>
      </w:r>
      <w:bookmarkEnd w:id="84"/>
      <w:r w:rsidRPr="001308F7">
        <w:t> </w:t>
      </w:r>
    </w:p>
    <w:p w14:paraId="465A6CF7" w14:textId="1D3A80AE" w:rsidR="00725A89" w:rsidRPr="001308F7" w:rsidRDefault="00725A89" w:rsidP="00DA2398">
      <w:pPr>
        <w:spacing w:line="240" w:lineRule="auto"/>
        <w:rPr>
          <w:rFonts w:ascii="Segoe UI" w:hAnsi="Segoe UI" w:cs="Segoe UI"/>
          <w:sz w:val="18"/>
          <w:szCs w:val="18"/>
        </w:rPr>
      </w:pPr>
      <w:r w:rsidRPr="001308F7">
        <w:rPr>
          <w:rStyle w:val="normaltextrun"/>
          <w:color w:val="000000" w:themeColor="text1"/>
        </w:rPr>
        <w:t xml:space="preserve">I arbeid med geospatiale data er valg av dataformat avgjørende for både effektivitet, ytelse og kostnader. Dette er spesielt viktig når man håndterer store mengder geografiske data i </w:t>
      </w:r>
      <w:r w:rsidRPr="001308F7">
        <w:rPr>
          <w:rStyle w:val="normaltextrun"/>
          <w:color w:val="000000" w:themeColor="text1"/>
        </w:rPr>
        <w:lastRenderedPageBreak/>
        <w:t>skyløsninger, der både sending, lagring og prosessering av data kan medføre betydelige kostnader. Derfor er det viktig å velge riktig dataformat til sitt formål slik at man reduserer både ressursbruk og miljøavtrykk, samtidig som det muliggjør raskere og mer effektiv analyse. </w:t>
      </w:r>
      <w:r w:rsidRPr="001308F7">
        <w:rPr>
          <w:rStyle w:val="eop"/>
          <w:color w:val="000000" w:themeColor="text1"/>
        </w:rPr>
        <w:t> </w:t>
      </w:r>
    </w:p>
    <w:p w14:paraId="227056F2" w14:textId="19191F6F" w:rsidR="00725A89" w:rsidRPr="001308F7" w:rsidRDefault="00560AF2" w:rsidP="00560AF2">
      <w:pPr>
        <w:pStyle w:val="Heading4"/>
        <w:numPr>
          <w:ilvl w:val="0"/>
          <w:numId w:val="0"/>
        </w:numPr>
        <w:ind w:left="864" w:hanging="864"/>
        <w:rPr>
          <w:rStyle w:val="eop"/>
          <w:color w:val="000000"/>
        </w:rPr>
      </w:pPr>
      <w:r w:rsidRPr="001308F7">
        <w:rPr>
          <w:color w:val="000000"/>
        </w:rPr>
        <w:t>GeoParquet </w:t>
      </w:r>
    </w:p>
    <w:p w14:paraId="07A28A62" w14:textId="2D1107DC" w:rsidR="00506E2A" w:rsidRPr="001308F7" w:rsidRDefault="00506E2A" w:rsidP="00DA2398">
      <w:pPr>
        <w:spacing w:line="240" w:lineRule="auto"/>
      </w:pPr>
      <w:r w:rsidRPr="001308F7">
        <w:t xml:space="preserve">GeoParquet er en utvidelse av Apache Parquet, spesielt tilpasset geospatiale data. Den tar med seg alle fordelene fra Parquet og legger til muligheten for å lagre geografiske objekter som punkter, linjer eller polygoner på en standardisert måte. Formatet følger OGC-standarder for geospatiale data, noe som sikrer at data kan utveksles mellom ulike verktøy og plattformer uten konverteringsproblemer </w:t>
      </w:r>
      <w:r w:rsidR="002D3BF1" w:rsidRPr="001308F7">
        <w:fldChar w:fldCharType="begin"/>
      </w:r>
      <w:r w:rsidR="002D3BF1" w:rsidRPr="001308F7">
        <w:instrText xml:space="preserve"> ADDIN EN.CITE &lt;EndNote&gt;&lt;Cite&gt;&lt;Author&gt;GeoParquet&lt;/Author&gt;&lt;Year&gt;u.å.&lt;/Year&gt;&lt;RecNum&gt;105&lt;/RecNum&gt;&lt;DisplayText&gt;(GeoParquet, u.å.)&lt;/DisplayText&gt;&lt;record&gt;&lt;rec-number&gt;105&lt;/rec-number&gt;&lt;foreign-keys&gt;&lt;key app="EN" db-id="vtxstr9xi5pdw2eatwtxpvaqz5z50zdfwtzx" timestamp="1747074988"&gt;105&lt;/key&gt;&lt;/foreign-keys&gt;&lt;ref-type name="Web Page"&gt;12&lt;/ref-type&gt;&lt;contributors&gt;&lt;authors&gt;&lt;author&gt;GeoParquet&lt;/author&gt;&lt;/authors&gt;&lt;/contributors&gt;&lt;titles&gt;&lt;title&gt;Geospatial data in Apache Parquet&lt;/title&gt;&lt;/titles&gt;&lt;volume&gt;2025&lt;/volume&gt;&lt;number&gt;6. Februar&lt;/number&gt;&lt;dates&gt;&lt;year&gt;u.å.&lt;/year&gt;&lt;/dates&gt;&lt;urls&gt;&lt;related-urls&gt;&lt;url&gt;https://geoparquet.org&lt;/url&gt;&lt;/related-urls&gt;&lt;/urls&gt;&lt;/record&gt;&lt;/Cite&gt;&lt;/EndNote&gt;</w:instrText>
      </w:r>
      <w:r w:rsidR="002D3BF1" w:rsidRPr="001308F7">
        <w:fldChar w:fldCharType="separate"/>
      </w:r>
      <w:r w:rsidR="002D3BF1" w:rsidRPr="001308F7">
        <w:t>(GeoParquet, u.å.)</w:t>
      </w:r>
      <w:r w:rsidR="002D3BF1" w:rsidRPr="001308F7">
        <w:fldChar w:fldCharType="end"/>
      </w:r>
      <w:r w:rsidR="002D3BF1" w:rsidRPr="001308F7">
        <w:t>.</w:t>
      </w:r>
    </w:p>
    <w:p w14:paraId="780D0F41" w14:textId="527E9279" w:rsidR="00506E2A" w:rsidRPr="001308F7" w:rsidRDefault="00506E2A" w:rsidP="00DA2398">
      <w:pPr>
        <w:spacing w:line="240" w:lineRule="auto"/>
      </w:pPr>
      <w:r w:rsidRPr="001308F7">
        <w:t>GeoParquet lagrer data kolonnevis, slik at brukeren kun laster ned de kolonne som er nødvendige. Det sparer både tid, båndbredde og kostnader ved skylagring og overføring. Formatet støtter også effektiv komprimering, som reduserer lagringsbehovet. Fordi GeoParquet følger OGC standarder, kan data enkelt utveksles mellom ulike plattformer uten konvertering. I tillegg gir det høy skalerbarhet ettersom distribuerte verktøy kan lese Parquet direkte, som muliggjør kjøring av avanserte spørringer, analyser og maskinlæring kan kjøres rett på geodata uten ekstra forbehandling</w:t>
      </w:r>
      <w:r w:rsidR="002D3BF1" w:rsidRPr="001308F7">
        <w:t xml:space="preserve"> </w:t>
      </w:r>
      <w:r w:rsidR="002D3BF1" w:rsidRPr="001308F7">
        <w:fldChar w:fldCharType="begin"/>
      </w:r>
      <w:r w:rsidR="002D3BF1" w:rsidRPr="001308F7">
        <w:instrText xml:space="preserve"> ADDIN EN.CITE &lt;EndNote&gt;&lt;Cite&gt;&lt;Author&gt;GeoParquet&lt;/Author&gt;&lt;Year&gt;u.å.&lt;/Year&gt;&lt;RecNum&gt;105&lt;/RecNum&gt;&lt;DisplayText&gt;(GeoParquet, u.å.)&lt;/DisplayText&gt;&lt;record&gt;&lt;rec-number&gt;105&lt;/rec-number&gt;&lt;foreign-keys&gt;&lt;key app="EN" db-id="vtxstr9xi5pdw2eatwtxpvaqz5z50zdfwtzx" timestamp="1747074988"&gt;105&lt;/key&gt;&lt;/foreign-keys&gt;&lt;ref-type name="Web Page"&gt;12&lt;/ref-type&gt;&lt;contributors&gt;&lt;authors&gt;&lt;author&gt;GeoParquet&lt;/author&gt;&lt;/authors&gt;&lt;/contributors&gt;&lt;titles&gt;&lt;title&gt;Geospatial data in Apache Parquet&lt;/title&gt;&lt;/titles&gt;&lt;volume&gt;2025&lt;/volume&gt;&lt;number&gt;6. Februar&lt;/number&gt;&lt;dates&gt;&lt;year&gt;u.å.&lt;/year&gt;&lt;/dates&gt;&lt;urls&gt;&lt;related-urls&gt;&lt;url&gt;https://geoparquet.org&lt;/url&gt;&lt;/related-urls&gt;&lt;/urls&gt;&lt;/record&gt;&lt;/Cite&gt;&lt;/EndNote&gt;</w:instrText>
      </w:r>
      <w:r w:rsidR="002D3BF1" w:rsidRPr="001308F7">
        <w:fldChar w:fldCharType="separate"/>
      </w:r>
      <w:r w:rsidR="002D3BF1" w:rsidRPr="001308F7">
        <w:t>(GeoParquet, u.å.)</w:t>
      </w:r>
      <w:r w:rsidR="002D3BF1" w:rsidRPr="001308F7">
        <w:fldChar w:fldCharType="end"/>
      </w:r>
      <w:r w:rsidR="002D3BF1" w:rsidRPr="001308F7">
        <w:t>.</w:t>
      </w:r>
    </w:p>
    <w:p w14:paraId="280F32D7" w14:textId="32E1278C" w:rsidR="00506E2A" w:rsidRPr="001308F7" w:rsidRDefault="00506E2A" w:rsidP="00DA2398">
      <w:pPr>
        <w:spacing w:line="240" w:lineRule="auto"/>
      </w:pPr>
      <w:r w:rsidRPr="001308F7">
        <w:t xml:space="preserve">Selv om GeoParquet tilbyr en rekke fordeler, finnes det også flere utfordringer knyttet til formatet. For det første kan oppsett og integrasjon være for komplekst for nybegynnere, siden man må sette seg inn i både Parquet-spefikasjonene og tilhørende biblioteker. Det egner seg heller ikke godt for små, transaksjonsbaserte datasett, fordi behandling av radgrupper og sider kan bli uhensiktsmessig ved små datamengder. I tillegg kan det være tregere å skrive data til Parquet-format enn til andre lagringsformater, noe som kan påvirke ytelsen ved hyppige skriveoperasjoner. Til slutt er Parquet et binært filformat, noe som gjør filene utilgjengelige for lesing uten spesialverktøy, og kan gjøre feilsøking og rask inspeksjon mer utfordrende </w:t>
      </w:r>
      <w:r w:rsidR="007B791D" w:rsidRPr="001308F7">
        <w:fldChar w:fldCharType="begin"/>
      </w:r>
      <w:r w:rsidR="007B791D" w:rsidRPr="001308F7">
        <w:instrText xml:space="preserve"> ADDIN EN.CITE &lt;EndNote&gt;&lt;Cite&gt;&lt;Author&gt;Pálma&lt;/Author&gt;&lt;Year&gt;2024&lt;/Year&gt;&lt;RecNum&gt;106&lt;/RecNum&gt;&lt;DisplayText&gt;(Pálma, 2024)&lt;/DisplayText&gt;&lt;record&gt;&lt;rec-number&gt;106&lt;/rec-number&gt;&lt;foreign-keys&gt;&lt;key app="EN" db-id="vtxstr9xi5pdw2eatwtxpvaqz5z50zdfwtzx" timestamp="1747075112"&gt;106&lt;/key&gt;&lt;/foreign-keys&gt;&lt;ref-type name="Web Page"&gt;12&lt;/ref-type&gt;&lt;contributors&gt;&lt;authors&gt;&lt;author&gt;Dani Pálma&lt;/author&gt;&lt;/authors&gt;&lt;/contributors&gt;&lt;titles&gt;&lt;title&gt;Apache Parquet for Data Engineers: Optimized Data Storage&lt;/title&gt;&lt;/titles&gt;&lt;dates&gt;&lt;year&gt;2024&lt;/year&gt;&lt;pub-dates&gt;&lt;date&gt;01/07/2025&lt;/date&gt;&lt;/pub-dates&gt;&lt;/dates&gt;&lt;urls&gt;&lt;related-urls&gt;&lt;url&gt;https://estuary.dev/blog/apache-parquet-for-data-engineers/&lt;/url&gt;&lt;/related-urls&gt;&lt;/urls&gt;&lt;/record&gt;&lt;/Cite&gt;&lt;/EndNote&gt;</w:instrText>
      </w:r>
      <w:r w:rsidR="007B791D" w:rsidRPr="001308F7">
        <w:fldChar w:fldCharType="separate"/>
      </w:r>
      <w:r w:rsidR="007B791D" w:rsidRPr="001308F7">
        <w:t>(Pálma, 2024)</w:t>
      </w:r>
      <w:r w:rsidR="007B791D" w:rsidRPr="001308F7">
        <w:fldChar w:fldCharType="end"/>
      </w:r>
      <w:r w:rsidR="007B791D" w:rsidRPr="001308F7">
        <w:t>.</w:t>
      </w:r>
    </w:p>
    <w:p w14:paraId="1A51BFC4" w14:textId="624A2B20" w:rsidR="00506E2A" w:rsidRPr="001308F7" w:rsidRDefault="00CD317F" w:rsidP="00CD317F">
      <w:pPr>
        <w:pStyle w:val="Heading4"/>
        <w:numPr>
          <w:ilvl w:val="0"/>
          <w:numId w:val="0"/>
        </w:numPr>
        <w:ind w:left="864" w:hanging="864"/>
      </w:pPr>
      <w:r w:rsidRPr="001308F7">
        <w:t>FlatGeobuf  </w:t>
      </w:r>
    </w:p>
    <w:p w14:paraId="7F67E416" w14:textId="17521D64" w:rsidR="00257912" w:rsidRPr="001308F7" w:rsidRDefault="00257912" w:rsidP="00DA2398">
      <w:pPr>
        <w:spacing w:line="240" w:lineRule="auto"/>
        <w:rPr>
          <w:rFonts w:ascii="Segoe UI" w:hAnsi="Segoe UI" w:cs="Segoe UI"/>
          <w:sz w:val="18"/>
          <w:szCs w:val="18"/>
        </w:rPr>
      </w:pPr>
      <w:r w:rsidRPr="001308F7">
        <w:rPr>
          <w:rStyle w:val="normaltextrun"/>
          <w:color w:val="000000"/>
        </w:rPr>
        <w:t>FGB er et åpent, binært format for effektive vektorbaserte geografiske data som punkter, linjer og polygoner. Formatet støtter alle geometri-typene som er definert i OGC</w:t>
      </w:r>
      <w:r w:rsidRPr="001308F7">
        <w:rPr>
          <w:rStyle w:val="normaltextrun"/>
          <w:color w:val="000000"/>
        </w:rPr>
        <w:noBreakHyphen/>
        <w:t xml:space="preserve">spesifikasjonen, og er implementert blant annet i GDAL og QGIS </w:t>
      </w:r>
      <w:r w:rsidR="003B03BD" w:rsidRPr="001308F7">
        <w:rPr>
          <w:rStyle w:val="normaltextrun"/>
          <w:color w:val="000000"/>
        </w:rPr>
        <w:fldChar w:fldCharType="begin"/>
      </w:r>
      <w:r w:rsidR="003B03BD" w:rsidRPr="001308F7">
        <w:rPr>
          <w:rStyle w:val="normaltextrun"/>
          <w:color w:val="000000"/>
        </w:rPr>
        <w:instrText xml:space="preserve"> ADDIN EN.CITE &lt;EndNote&gt;&lt;Cite&gt;&lt;Author&gt;Williams&lt;/Author&gt;&lt;Year&gt;2022&lt;/Year&gt;&lt;RecNum&gt;107&lt;/RecNum&gt;&lt;DisplayText&gt;(Williams, 2022)&lt;/DisplayText&gt;&lt;record&gt;&lt;rec-number&gt;107&lt;/rec-number&gt;&lt;foreign-keys&gt;&lt;key app="EN" db-id="vtxstr9xi5pdw2eatwtxpvaqz5z50zdfwtzx" timestamp="1747075183"&gt;107&lt;/key&gt;&lt;/foreign-keys&gt;&lt;ref-type name="Web Page"&gt;12&lt;/ref-type&gt;&lt;contributors&gt;&lt;authors&gt;&lt;author&gt;Horace Williams&lt;/author&gt;&lt;/authors&gt;&lt;/contributors&gt;&lt;titles&gt;&lt;title&gt;Kicking the Tires: Flatgeobuf&lt;/title&gt;&lt;/titles&gt;&lt;dates&gt;&lt;year&gt;2022&lt;/year&gt;&lt;pub-dates&gt;&lt;date&gt;23/02/2022&lt;/date&gt;&lt;/pub-dates&gt;&lt;/dates&gt;&lt;urls&gt;&lt;related-urls&gt;&lt;url&gt;https://worace.works/2022/02/23/kicking-the-tires-flatgeobuf/&lt;/url&gt;&lt;/related-urls&gt;&lt;/urls&gt;&lt;/record&gt;&lt;/Cite&gt;&lt;/EndNote&gt;</w:instrText>
      </w:r>
      <w:r w:rsidR="003B03BD" w:rsidRPr="001308F7">
        <w:rPr>
          <w:rStyle w:val="normaltextrun"/>
          <w:color w:val="000000"/>
        </w:rPr>
        <w:fldChar w:fldCharType="separate"/>
      </w:r>
      <w:r w:rsidR="003B03BD" w:rsidRPr="001308F7">
        <w:rPr>
          <w:rStyle w:val="normaltextrun"/>
          <w:color w:val="000000"/>
        </w:rPr>
        <w:t>(Williams, 2022)</w:t>
      </w:r>
      <w:r w:rsidR="003B03BD" w:rsidRPr="001308F7">
        <w:rPr>
          <w:rStyle w:val="normaltextrun"/>
          <w:color w:val="000000"/>
        </w:rPr>
        <w:fldChar w:fldCharType="end"/>
      </w:r>
      <w:r w:rsidR="003B03BD" w:rsidRPr="001308F7">
        <w:rPr>
          <w:rStyle w:val="normaltextrun"/>
          <w:color w:val="000000"/>
        </w:rPr>
        <w:t>.</w:t>
      </w:r>
    </w:p>
    <w:p w14:paraId="4FA61122" w14:textId="78B623A3" w:rsidR="00257912" w:rsidRPr="001308F7" w:rsidRDefault="00257912" w:rsidP="00DA2398">
      <w:pPr>
        <w:spacing w:line="240" w:lineRule="auto"/>
        <w:rPr>
          <w:rFonts w:ascii="Segoe UI" w:hAnsi="Segoe UI" w:cs="Segoe UI"/>
          <w:sz w:val="18"/>
          <w:szCs w:val="18"/>
        </w:rPr>
      </w:pPr>
      <w:r w:rsidRPr="001308F7">
        <w:rPr>
          <w:rStyle w:val="normaltextrun"/>
          <w:color w:val="000000"/>
        </w:rPr>
        <w:t>FGB-filer kan leses direkte med verktøy som GeoPandas, hvor den innebygde, romlige indeksen gjør det mulig å laste kun de objektene som faller innenfor et gitt geografisk område, for eksempel ved bruk av et bounding</w:t>
      </w:r>
      <w:r w:rsidRPr="001308F7">
        <w:rPr>
          <w:rStyle w:val="normaltextrun"/>
          <w:color w:val="000000"/>
        </w:rPr>
        <w:noBreakHyphen/>
        <w:t>box</w:t>
      </w:r>
      <w:r w:rsidRPr="001308F7">
        <w:rPr>
          <w:rStyle w:val="normaltextrun"/>
          <w:color w:val="000000"/>
        </w:rPr>
        <w:noBreakHyphen/>
        <w:t xml:space="preserve">filter </w:t>
      </w:r>
      <w:r w:rsidR="003B03BD" w:rsidRPr="001308F7">
        <w:rPr>
          <w:rStyle w:val="normaltextrun"/>
          <w:color w:val="000000"/>
        </w:rPr>
        <w:fldChar w:fldCharType="begin"/>
      </w:r>
      <w:r w:rsidR="003B03BD" w:rsidRPr="001308F7">
        <w:rPr>
          <w:rStyle w:val="normaltextrun"/>
          <w:color w:val="000000"/>
        </w:rPr>
        <w:instrText xml:space="preserve"> ADDIN EN.CITE &lt;EndNote&gt;&lt;Cite&gt;&lt;Author&gt;Williams&lt;/Author&gt;&lt;Year&gt;2022&lt;/Year&gt;&lt;RecNum&gt;107&lt;/RecNum&gt;&lt;DisplayText&gt;(Williams, 2022)&lt;/DisplayText&gt;&lt;record&gt;&lt;rec-number&gt;107&lt;/rec-number&gt;&lt;foreign-keys&gt;&lt;key app="EN" db-id="vtxstr9xi5pdw2eatwtxpvaqz5z50zdfwtzx" timestamp="1747075183"&gt;107&lt;/key&gt;&lt;/foreign-keys&gt;&lt;ref-type name="Web Page"&gt;12&lt;/ref-type&gt;&lt;contributors&gt;&lt;authors&gt;&lt;author&gt;Horace Williams&lt;/author&gt;&lt;/authors&gt;&lt;/contributors&gt;&lt;titles&gt;&lt;title&gt;Kicking the Tires: Flatgeobuf&lt;/title&gt;&lt;/titles&gt;&lt;dates&gt;&lt;year&gt;2022&lt;/year&gt;&lt;pub-dates&gt;&lt;date&gt;23/02/2022&lt;/date&gt;&lt;/pub-dates&gt;&lt;/dates&gt;&lt;urls&gt;&lt;related-urls&gt;&lt;url&gt;https://worace.works/2022/02/23/kicking-the-tires-flatgeobuf/&lt;/url&gt;&lt;/related-urls&gt;&lt;/urls&gt;&lt;/record&gt;&lt;/Cite&gt;&lt;/EndNote&gt;</w:instrText>
      </w:r>
      <w:r w:rsidR="003B03BD" w:rsidRPr="001308F7">
        <w:rPr>
          <w:rStyle w:val="normaltextrun"/>
          <w:color w:val="000000"/>
        </w:rPr>
        <w:fldChar w:fldCharType="separate"/>
      </w:r>
      <w:r w:rsidR="003B03BD" w:rsidRPr="001308F7">
        <w:rPr>
          <w:rStyle w:val="normaltextrun"/>
          <w:color w:val="000000"/>
        </w:rPr>
        <w:t>(Williams, 2022)</w:t>
      </w:r>
      <w:r w:rsidR="003B03BD" w:rsidRPr="001308F7">
        <w:rPr>
          <w:rStyle w:val="normaltextrun"/>
          <w:color w:val="000000"/>
        </w:rPr>
        <w:fldChar w:fldCharType="end"/>
      </w:r>
      <w:r w:rsidR="003B03BD" w:rsidRPr="001308F7">
        <w:rPr>
          <w:rStyle w:val="normaltextrun"/>
          <w:color w:val="000000"/>
        </w:rPr>
        <w:t xml:space="preserve">. </w:t>
      </w:r>
      <w:r w:rsidRPr="001308F7">
        <w:rPr>
          <w:rStyle w:val="normaltextrun"/>
          <w:color w:val="000000"/>
        </w:rPr>
        <w:t xml:space="preserve">I tillegg støtter DuckDB-formatet via den geografiske utvidelsen funksjonen </w:t>
      </w:r>
      <w:r w:rsidRPr="001308F7">
        <w:rPr>
          <w:rStyle w:val="normaltextrun"/>
          <w:i/>
          <w:color w:val="000000"/>
        </w:rPr>
        <w:t>ST_Read()</w:t>
      </w:r>
      <w:r w:rsidRPr="001308F7">
        <w:rPr>
          <w:rStyle w:val="normaltextrun"/>
          <w:color w:val="000000"/>
        </w:rPr>
        <w:t xml:space="preserve">, som benytter GDAL til å lese FGB og en rekke andre geospatiale formater som SQL-tabeller uten først å importere dem til en database </w:t>
      </w:r>
      <w:r w:rsidR="005A55C3" w:rsidRPr="001308F7">
        <w:rPr>
          <w:rStyle w:val="normaltextrun"/>
          <w:color w:val="000000"/>
        </w:rPr>
        <w:fldChar w:fldCharType="begin"/>
      </w:r>
      <w:r w:rsidR="00176D22">
        <w:rPr>
          <w:rStyle w:val="normaltextrun"/>
          <w:color w:val="000000"/>
        </w:rPr>
        <w:instrText xml:space="preserve"> ADDIN EN.CITE &lt;EndNote&gt;&lt;Cite&gt;&lt;Author&gt;DuckDB&lt;/Author&gt;&lt;Year&gt;u.å.&lt;/Year&gt;&lt;RecNum&gt;108&lt;/RecNum&gt;&lt;DisplayText&gt;(DuckDB, u.å.–c)&lt;/DisplayText&gt;&lt;record&gt;&lt;rec-number&gt;108&lt;/rec-number&gt;&lt;foreign-keys&gt;&lt;key app="EN" db-id="vtxstr9xi5pdw2eatwtxpvaqz5z50zdfwtzx" timestamp="1747075320"&gt;108&lt;/key&gt;&lt;/foreign-keys&gt;&lt;ref-type name="Web Page"&gt;12&lt;/ref-type&gt;&lt;contributors&gt;&lt;authors&gt;&lt;author&gt;DuckDB&lt;/author&gt;&lt;/authors&gt;&lt;/contributors&gt;&lt;titles&gt;&lt;title&gt;Spatial Functions: ST_Read.&lt;/title&gt;&lt;/titles&gt;&lt;dates&gt;&lt;year&gt;u.å.&lt;/year&gt;&lt;/dates&gt;&lt;urls&gt;&lt;related-urls&gt;&lt;url&gt;https://duckdb.org/docs/stable/extensions/spatial/functions.html#st_read&lt;/url&gt;&lt;/related-urls&gt;&lt;/urls&gt;&lt;/record&gt;&lt;/Cite&gt;&lt;/EndNote&gt;</w:instrText>
      </w:r>
      <w:r w:rsidR="005A55C3" w:rsidRPr="001308F7">
        <w:rPr>
          <w:rStyle w:val="normaltextrun"/>
          <w:color w:val="000000"/>
        </w:rPr>
        <w:fldChar w:fldCharType="separate"/>
      </w:r>
      <w:r w:rsidR="00176D22">
        <w:rPr>
          <w:rStyle w:val="normaltextrun"/>
          <w:noProof/>
          <w:color w:val="000000"/>
        </w:rPr>
        <w:t>(DuckDB, u.å.–c)</w:t>
      </w:r>
      <w:r w:rsidR="005A55C3" w:rsidRPr="001308F7">
        <w:rPr>
          <w:rStyle w:val="normaltextrun"/>
          <w:color w:val="000000"/>
        </w:rPr>
        <w:fldChar w:fldCharType="end"/>
      </w:r>
      <w:r w:rsidR="005A55C3" w:rsidRPr="001308F7">
        <w:rPr>
          <w:rStyle w:val="normaltextrun"/>
          <w:color w:val="000000"/>
        </w:rPr>
        <w:t>.</w:t>
      </w:r>
    </w:p>
    <w:p w14:paraId="30EC29FB" w14:textId="7FC2F1CC" w:rsidR="00257912" w:rsidRPr="001308F7" w:rsidRDefault="00257912" w:rsidP="00DA2398">
      <w:pPr>
        <w:spacing w:line="240" w:lineRule="auto"/>
        <w:rPr>
          <w:rFonts w:ascii="Segoe UI" w:hAnsi="Segoe UI" w:cs="Segoe UI"/>
          <w:sz w:val="18"/>
          <w:szCs w:val="18"/>
        </w:rPr>
      </w:pPr>
      <w:r w:rsidRPr="001308F7">
        <w:rPr>
          <w:rStyle w:val="normaltextrun"/>
          <w:color w:val="000000"/>
        </w:rPr>
        <w:t>I motsetning til kolonneorienterte formater som GeoParquet, er FGB radioorientert som GeoJSON. Det betyr at hver rad lagrer både geometrien og alle tilhørende attributter samlet, noe som gir rask adgang til individuelle objekter, men mindre effektivitet når man kun ønsker én enkelt kolonne</w:t>
      </w:r>
      <w:r w:rsidR="008E2648" w:rsidRPr="001308F7">
        <w:rPr>
          <w:rStyle w:val="normaltextrun"/>
          <w:color w:val="000000"/>
        </w:rPr>
        <w:t xml:space="preserve"> </w:t>
      </w:r>
      <w:r w:rsidR="00E07C7E" w:rsidRPr="001308F7">
        <w:rPr>
          <w:rStyle w:val="normaltextrun"/>
          <w:color w:val="000000"/>
        </w:rPr>
        <w:fldChar w:fldCharType="begin"/>
      </w:r>
      <w:r w:rsidR="00E07C7E" w:rsidRPr="001308F7">
        <w:rPr>
          <w:rStyle w:val="normaltextrun"/>
          <w:color w:val="000000"/>
        </w:rPr>
        <w:instrText xml:space="preserve"> ADDIN EN.CITE &lt;EndNote&gt;&lt;Cite&gt;&lt;Author&gt;Cloudnativegeo&lt;/Author&gt;&lt;Year&gt;u.å.&lt;/Year&gt;&lt;RecNum&gt;109&lt;/RecNum&gt;&lt;DisplayText&gt;(Cloudnativegeo, u.å.)&lt;/DisplayText&gt;&lt;record&gt;&lt;rec-number&gt;109&lt;/rec-number&gt;&lt;foreign-keys&gt;&lt;key app="EN" db-id="vtxstr9xi5pdw2eatwtxpvaqz5z50zdfwtzx" timestamp="1747075463"&gt;109&lt;/key&gt;&lt;/foreign-keys&gt;&lt;ref-type name="Web Page"&gt;12&lt;/ref-type&gt;&lt;contributors&gt;&lt;authors&gt;&lt;author&gt;Cloudnativegeo&lt;/author&gt;&lt;/authors&gt;&lt;/contributors&gt;&lt;titles&gt;&lt;title&gt;FlatGeobuf&lt;/title&gt;&lt;/titles&gt;&lt;dates&gt;&lt;year&gt;u.å.&lt;/year&gt;&lt;/dates&gt;&lt;urls&gt;&lt;related-urls&gt;&lt;url&gt;https://guide.cloudnativegeo.org/flatgeobuf/intro.html&lt;/url&gt;&lt;/related-urls&gt;&lt;/urls&gt;&lt;/record&gt;&lt;/Cite&gt;&lt;/EndNote&gt;</w:instrText>
      </w:r>
      <w:r w:rsidR="00E07C7E" w:rsidRPr="001308F7">
        <w:rPr>
          <w:rStyle w:val="normaltextrun"/>
          <w:color w:val="000000"/>
        </w:rPr>
        <w:fldChar w:fldCharType="separate"/>
      </w:r>
      <w:r w:rsidR="00E07C7E" w:rsidRPr="001308F7">
        <w:rPr>
          <w:rStyle w:val="normaltextrun"/>
          <w:color w:val="000000"/>
        </w:rPr>
        <w:t>(Cloudnativegeo, u.å.)</w:t>
      </w:r>
      <w:r w:rsidR="00E07C7E" w:rsidRPr="001308F7">
        <w:rPr>
          <w:rStyle w:val="normaltextrun"/>
          <w:color w:val="000000"/>
        </w:rPr>
        <w:fldChar w:fldCharType="end"/>
      </w:r>
      <w:r w:rsidR="00E07C7E" w:rsidRPr="001308F7">
        <w:rPr>
          <w:rStyle w:val="normaltextrun"/>
          <w:color w:val="000000"/>
        </w:rPr>
        <w:t>.</w:t>
      </w:r>
    </w:p>
    <w:p w14:paraId="6F1359D9" w14:textId="752EE234" w:rsidR="00257912" w:rsidRPr="001308F7" w:rsidRDefault="00257912" w:rsidP="00DA2398">
      <w:pPr>
        <w:spacing w:line="240" w:lineRule="auto"/>
        <w:rPr>
          <w:rFonts w:ascii="Segoe UI" w:hAnsi="Segoe UI" w:cs="Segoe UI"/>
          <w:sz w:val="18"/>
          <w:szCs w:val="18"/>
        </w:rPr>
      </w:pPr>
      <w:r w:rsidRPr="001308F7">
        <w:rPr>
          <w:rStyle w:val="normaltextrun"/>
          <w:color w:val="000000" w:themeColor="text1"/>
        </w:rPr>
        <w:lastRenderedPageBreak/>
        <w:t xml:space="preserve">Den interne strukturen i en FGB-fil er delt inn i fire hovedkomponenter. </w:t>
      </w:r>
      <w:r w:rsidR="2A156A63" w:rsidRPr="001308F7">
        <w:rPr>
          <w:rStyle w:val="normaltextrun"/>
          <w:color w:val="000000" w:themeColor="text1"/>
        </w:rPr>
        <w:t>Den startet med en signatur på 8 bytes som identifisere filtype og hvilken versjon den tilhører til et program</w:t>
      </w:r>
      <w:r w:rsidR="00E07C7E" w:rsidRPr="001308F7">
        <w:rPr>
          <w:rStyle w:val="normaltextrun"/>
          <w:color w:val="000000" w:themeColor="text1"/>
        </w:rPr>
        <w:t xml:space="preserve"> </w:t>
      </w:r>
      <w:r w:rsidR="00E07C7E" w:rsidRPr="001308F7">
        <w:rPr>
          <w:rStyle w:val="normaltextrun"/>
          <w:color w:val="000000" w:themeColor="text1"/>
        </w:rPr>
        <w:fldChar w:fldCharType="begin"/>
      </w:r>
      <w:r w:rsidR="00E07C7E" w:rsidRPr="001308F7">
        <w:rPr>
          <w:rStyle w:val="normaltextrun"/>
          <w:color w:val="000000" w:themeColor="text1"/>
        </w:rPr>
        <w:instrText xml:space="preserve"> ADDIN EN.CITE &lt;EndNote&gt;&lt;Cite&gt;&lt;Author&gt;Cloudnativegeo&lt;/Author&gt;&lt;Year&gt;u.å.&lt;/Year&gt;&lt;RecNum&gt;109&lt;/RecNum&gt;&lt;DisplayText&gt;(Cloudnativegeo, u.å.)&lt;/DisplayText&gt;&lt;record&gt;&lt;rec-number&gt;109&lt;/rec-number&gt;&lt;foreign-keys&gt;&lt;key app="EN" db-id="vtxstr9xi5pdw2eatwtxpvaqz5z50zdfwtzx" timestamp="1747075463"&gt;109&lt;/key&gt;&lt;/foreign-keys&gt;&lt;ref-type name="Web Page"&gt;12&lt;/ref-type&gt;&lt;contributors&gt;&lt;authors&gt;&lt;author&gt;Cloudnativegeo&lt;/author&gt;&lt;/authors&gt;&lt;/contributors&gt;&lt;titles&gt;&lt;title&gt;FlatGeobuf&lt;/title&gt;&lt;/titles&gt;&lt;dates&gt;&lt;year&gt;u.å.&lt;/year&gt;&lt;/dates&gt;&lt;urls&gt;&lt;related-urls&gt;&lt;url&gt;https://guide.cloudnativegeo.org/flatgeobuf/intro.html&lt;/url&gt;&lt;/related-urls&gt;&lt;/urls&gt;&lt;/record&gt;&lt;/Cite&gt;&lt;/EndNote&gt;</w:instrText>
      </w:r>
      <w:r w:rsidR="00E07C7E" w:rsidRPr="001308F7">
        <w:rPr>
          <w:rStyle w:val="normaltextrun"/>
          <w:color w:val="000000" w:themeColor="text1"/>
        </w:rPr>
        <w:fldChar w:fldCharType="separate"/>
      </w:r>
      <w:r w:rsidR="00E07C7E" w:rsidRPr="001308F7">
        <w:rPr>
          <w:rStyle w:val="normaltextrun"/>
          <w:color w:val="000000" w:themeColor="text1"/>
        </w:rPr>
        <w:t>(Cloudnativegeo, u.å.)</w:t>
      </w:r>
      <w:r w:rsidR="00E07C7E" w:rsidRPr="001308F7">
        <w:rPr>
          <w:rStyle w:val="normaltextrun"/>
          <w:color w:val="000000" w:themeColor="text1"/>
        </w:rPr>
        <w:fldChar w:fldCharType="end"/>
      </w:r>
      <w:r w:rsidRPr="001308F7">
        <w:rPr>
          <w:rStyle w:val="normaltextrun"/>
          <w:color w:val="000000" w:themeColor="text1"/>
        </w:rPr>
        <w:t>. Deretter følger headeren, som pakker inn alle viktige metadata som bounding box, geometri type, attributtskjema, antall objekter og koordinater. Et valgfritt trinn er å legge på en romlig indeks for raskere oppslag, for eksempel slik at brukeren kan be om bare de delene av filen som trengs via HTTP Range-forespørsel. Til slutt følger datalaget, der alle funksjoner ligger radvis i en jevn strøm med både geometri og attributter</w:t>
      </w:r>
      <w:r w:rsidR="00E07C7E" w:rsidRPr="001308F7">
        <w:rPr>
          <w:rStyle w:val="normaltextrun"/>
          <w:color w:val="000000" w:themeColor="text1"/>
        </w:rPr>
        <w:t xml:space="preserve"> </w:t>
      </w:r>
      <w:r w:rsidR="00E07C7E" w:rsidRPr="001308F7">
        <w:rPr>
          <w:rStyle w:val="normaltextrun"/>
          <w:color w:val="000000" w:themeColor="text1"/>
        </w:rPr>
        <w:fldChar w:fldCharType="begin"/>
      </w:r>
      <w:r w:rsidR="00E07C7E" w:rsidRPr="001308F7">
        <w:rPr>
          <w:rStyle w:val="normaltextrun"/>
          <w:color w:val="000000" w:themeColor="text1"/>
        </w:rPr>
        <w:instrText xml:space="preserve"> ADDIN EN.CITE &lt;EndNote&gt;&lt;Cite&gt;&lt;Author&gt;Cloudnativegeo&lt;/Author&gt;&lt;Year&gt;u.å.&lt;/Year&gt;&lt;RecNum&gt;109&lt;/RecNum&gt;&lt;DisplayText&gt;(Cloudnativegeo, u.å.)&lt;/DisplayText&gt;&lt;record&gt;&lt;rec-number&gt;109&lt;/rec-number&gt;&lt;foreign-keys&gt;&lt;key app="EN" db-id="vtxstr9xi5pdw2eatwtxpvaqz5z50zdfwtzx" timestamp="1747075463"&gt;109&lt;/key&gt;&lt;/foreign-keys&gt;&lt;ref-type name="Web Page"&gt;12&lt;/ref-type&gt;&lt;contributors&gt;&lt;authors&gt;&lt;author&gt;Cloudnativegeo&lt;/author&gt;&lt;/authors&gt;&lt;/contributors&gt;&lt;titles&gt;&lt;title&gt;FlatGeobuf&lt;/title&gt;&lt;/titles&gt;&lt;dates&gt;&lt;year&gt;u.å.&lt;/year&gt;&lt;/dates&gt;&lt;urls&gt;&lt;related-urls&gt;&lt;url&gt;https://guide.cloudnativegeo.org/flatgeobuf/intro.html&lt;/url&gt;&lt;/related-urls&gt;&lt;/urls&gt;&lt;/record&gt;&lt;/Cite&gt;&lt;/EndNote&gt;</w:instrText>
      </w:r>
      <w:r w:rsidR="00E07C7E" w:rsidRPr="001308F7">
        <w:rPr>
          <w:rStyle w:val="normaltextrun"/>
          <w:color w:val="000000" w:themeColor="text1"/>
        </w:rPr>
        <w:fldChar w:fldCharType="separate"/>
      </w:r>
      <w:r w:rsidR="00E07C7E" w:rsidRPr="001308F7">
        <w:rPr>
          <w:rStyle w:val="normaltextrun"/>
          <w:color w:val="000000" w:themeColor="text1"/>
        </w:rPr>
        <w:t>(Cloudnativegeo, u.å.)</w:t>
      </w:r>
      <w:r w:rsidR="00E07C7E" w:rsidRPr="001308F7">
        <w:rPr>
          <w:rStyle w:val="normaltextrun"/>
          <w:color w:val="000000" w:themeColor="text1"/>
        </w:rPr>
        <w:fldChar w:fldCharType="end"/>
      </w:r>
      <w:r w:rsidR="00E07C7E" w:rsidRPr="001308F7">
        <w:rPr>
          <w:rStyle w:val="normaltextrun"/>
          <w:color w:val="000000" w:themeColor="text1"/>
        </w:rPr>
        <w:t>.</w:t>
      </w:r>
    </w:p>
    <w:p w14:paraId="546AC79A" w14:textId="51C8B8F0" w:rsidR="00257912" w:rsidRPr="001308F7" w:rsidRDefault="00257912" w:rsidP="00DA2398">
      <w:pPr>
        <w:spacing w:line="240" w:lineRule="auto"/>
        <w:rPr>
          <w:rFonts w:ascii="Segoe UI" w:hAnsi="Segoe UI" w:cs="Segoe UI"/>
          <w:sz w:val="18"/>
          <w:szCs w:val="18"/>
        </w:rPr>
      </w:pPr>
      <w:r w:rsidRPr="001308F7">
        <w:rPr>
          <w:rStyle w:val="normaltextrun"/>
          <w:color w:val="000000"/>
        </w:rPr>
        <w:t xml:space="preserve">FGB har likevel noen begrensninger, ettersom filen ikke kan redigeres eller utvides etter at den er skrevet. Når datasettet skal oppdateres, må man derfor opprette en helt ny fil med den reviderte versjonen. I tillegg mangler formatet intern komprimering som støtter tilfeldig tilgang uten å pakke ut hele filen. Derfor egner det seg best for statiske datasett som produseres en gang og distribueres uten endring </w:t>
      </w:r>
      <w:r w:rsidR="003B03BD" w:rsidRPr="001308F7">
        <w:rPr>
          <w:rStyle w:val="normaltextrun"/>
          <w:color w:val="000000"/>
        </w:rPr>
        <w:fldChar w:fldCharType="begin"/>
      </w:r>
      <w:r w:rsidR="003B03BD" w:rsidRPr="001308F7">
        <w:rPr>
          <w:rStyle w:val="normaltextrun"/>
          <w:color w:val="000000"/>
        </w:rPr>
        <w:instrText xml:space="preserve"> ADDIN EN.CITE &lt;EndNote&gt;&lt;Cite&gt;&lt;Author&gt;Williams&lt;/Author&gt;&lt;Year&gt;2022&lt;/Year&gt;&lt;RecNum&gt;107&lt;/RecNum&gt;&lt;DisplayText&gt;(Williams, 2022)&lt;/DisplayText&gt;&lt;record&gt;&lt;rec-number&gt;107&lt;/rec-number&gt;&lt;foreign-keys&gt;&lt;key app="EN" db-id="vtxstr9xi5pdw2eatwtxpvaqz5z50zdfwtzx" timestamp="1747075183"&gt;107&lt;/key&gt;&lt;/foreign-keys&gt;&lt;ref-type name="Web Page"&gt;12&lt;/ref-type&gt;&lt;contributors&gt;&lt;authors&gt;&lt;author&gt;Horace Williams&lt;/author&gt;&lt;/authors&gt;&lt;/contributors&gt;&lt;titles&gt;&lt;title&gt;Kicking the Tires: Flatgeobuf&lt;/title&gt;&lt;/titles&gt;&lt;dates&gt;&lt;year&gt;2022&lt;/year&gt;&lt;pub-dates&gt;&lt;date&gt;23/02/2022&lt;/date&gt;&lt;/pub-dates&gt;&lt;/dates&gt;&lt;urls&gt;&lt;related-urls&gt;&lt;url&gt;https://worace.works/2022/02/23/kicking-the-tires-flatgeobuf/&lt;/url&gt;&lt;/related-urls&gt;&lt;/urls&gt;&lt;/record&gt;&lt;/Cite&gt;&lt;/EndNote&gt;</w:instrText>
      </w:r>
      <w:r w:rsidR="003B03BD" w:rsidRPr="001308F7">
        <w:rPr>
          <w:rStyle w:val="normaltextrun"/>
          <w:color w:val="000000"/>
        </w:rPr>
        <w:fldChar w:fldCharType="separate"/>
      </w:r>
      <w:r w:rsidR="003B03BD" w:rsidRPr="001308F7">
        <w:rPr>
          <w:rStyle w:val="normaltextrun"/>
          <w:color w:val="000000"/>
        </w:rPr>
        <w:t>(Williams, 2022)</w:t>
      </w:r>
      <w:r w:rsidR="003B03BD" w:rsidRPr="001308F7">
        <w:rPr>
          <w:rStyle w:val="normaltextrun"/>
          <w:color w:val="000000"/>
        </w:rPr>
        <w:fldChar w:fldCharType="end"/>
      </w:r>
      <w:r w:rsidR="003B03BD" w:rsidRPr="001308F7">
        <w:rPr>
          <w:rStyle w:val="normaltextrun"/>
          <w:color w:val="000000"/>
        </w:rPr>
        <w:t>.</w:t>
      </w:r>
    </w:p>
    <w:p w14:paraId="1F553C4D" w14:textId="55E77C43" w:rsidR="001A7E3E" w:rsidRPr="001308F7" w:rsidRDefault="000B018F" w:rsidP="0054336A">
      <w:pPr>
        <w:pStyle w:val="Heading3"/>
      </w:pPr>
      <w:bookmarkStart w:id="85" w:name="_Toc198047547"/>
      <w:r w:rsidRPr="001308F7">
        <w:t>Delta Lake</w:t>
      </w:r>
      <w:bookmarkEnd w:id="85"/>
    </w:p>
    <w:p w14:paraId="18EC704D" w14:textId="0C662CA3" w:rsidR="00275DCD" w:rsidRPr="001308F7" w:rsidRDefault="001D584E" w:rsidP="00DA2398">
      <w:pPr>
        <w:spacing w:line="240" w:lineRule="auto"/>
      </w:pPr>
      <w:r w:rsidRPr="001308F7">
        <w:t xml:space="preserve">Delta Lake er en optimalisert datalagrings prosess utviklet av Databricks som legger grunnlaget for tabeller i Lakehouse arkitekturer </w:t>
      </w:r>
      <w:r w:rsidR="00833588" w:rsidRPr="001308F7">
        <w:fldChar w:fldCharType="begin"/>
      </w:r>
      <w:r w:rsidR="009E4640" w:rsidRPr="001308F7">
        <w:instrText xml:space="preserve"> ADDIN EN.CITE &lt;EndNote&gt;&lt;Cite&gt;&lt;Author&gt;Databricks&lt;/Author&gt;&lt;Year&gt;2024&lt;/Year&gt;&lt;RecNum&gt;110&lt;/RecNum&gt;&lt;DisplayText&gt;(Databricks, 2024d)&lt;/DisplayText&gt;&lt;record&gt;&lt;rec-number&gt;110&lt;/rec-number&gt;&lt;foreign-keys&gt;&lt;key app="EN" db-id="vtxstr9xi5pdw2eatwtxpvaqz5z50zdfwtzx" timestamp="1747075655"&gt;110&lt;/key&gt;&lt;/foreign-keys&gt;&lt;ref-type name="Web Page"&gt;12&lt;/ref-type&gt;&lt;contributors&gt;&lt;authors&gt;&lt;author&gt;Databricks&lt;/author&gt;&lt;/authors&gt;&lt;/contributors&gt;&lt;titles&gt;&lt;title&gt;What is Delta Lake?&lt;/title&gt;&lt;/titles&gt;&lt;volume&gt;2025&lt;/volume&gt;&lt;number&gt;2. Februar&lt;/number&gt;&lt;dates&gt;&lt;year&gt;2024&lt;/year&gt;&lt;pub-dates&gt;&lt;date&gt;18/12/2024&lt;/date&gt;&lt;/pub-dates&gt;&lt;/dates&gt;&lt;publisher&gt;Amezon&lt;/publisher&gt;&lt;urls&gt;&lt;related-urls&gt;&lt;url&gt;https://docs.databricks.com/aws/en/delta&lt;/url&gt;&lt;/related-urls&gt;&lt;/urls&gt;&lt;/record&gt;&lt;/Cite&gt;&lt;/EndNote&gt;</w:instrText>
      </w:r>
      <w:r w:rsidR="00833588" w:rsidRPr="001308F7">
        <w:fldChar w:fldCharType="separate"/>
      </w:r>
      <w:r w:rsidR="009E4640" w:rsidRPr="001308F7">
        <w:t>(Databricks, 2024d)</w:t>
      </w:r>
      <w:r w:rsidR="00833588" w:rsidRPr="001308F7">
        <w:fldChar w:fldCharType="end"/>
      </w:r>
      <w:r w:rsidR="00833588" w:rsidRPr="001308F7">
        <w:t>.</w:t>
      </w:r>
      <w:r w:rsidRPr="001308F7">
        <w:t xml:space="preserve"> I den følgende prosessen blir det tatt i bruk transaksjonslogger som blir komprimert til Apache parquet format. Dette gir muligheten for ACID transaksjoner, tidsreise og signifikant raskere prosessering av metadata. For å utdype, gir Delta lake muligheten for å søke gjennom millioner av “tabels” for den relevante informasjonen til en spørring </w:t>
      </w:r>
      <w:r w:rsidR="009E4640" w:rsidRPr="001308F7">
        <w:fldChar w:fldCharType="begin"/>
      </w:r>
      <w:r w:rsidR="009E4640" w:rsidRPr="001308F7">
        <w:instrText xml:space="preserve"> ADDIN EN.CITE &lt;EndNote&gt;&lt;Cite&gt;&lt;Author&gt;Databricks&lt;/Author&gt;&lt;Year&gt;2024&lt;/Year&gt;&lt;RecNum&gt;131&lt;/RecNum&gt;&lt;DisplayText&gt;(Databricks, 2024c)&lt;/DisplayText&gt;&lt;record&gt;&lt;rec-number&gt;131&lt;/rec-number&gt;&lt;foreign-keys&gt;&lt;key app="EN" db-id="vtxstr9xi5pdw2eatwtxpvaqz5z50zdfwtzx" timestamp="1747080028"&gt;131&lt;/key&gt;&lt;/foreign-keys&gt;&lt;ref-type name="Web Page"&gt;12&lt;/ref-type&gt;&lt;contributors&gt;&lt;authors&gt;&lt;author&gt;Databricks,&lt;/author&gt;&lt;/authors&gt;&lt;/contributors&gt;&lt;titles&gt;&lt;title&gt;What are all the Delta things in Databricks?&lt;/title&gt;&lt;/titles&gt;&lt;dates&gt;&lt;year&gt;2024&lt;/year&gt;&lt;pub-dates&gt;&lt;date&gt;29/08/2024&lt;/date&gt;&lt;/pub-dates&gt;&lt;/dates&gt;&lt;urls&gt;&lt;related-urls&gt;&lt;url&gt;https://docs.databricks.com/aws/en/introduction/delta-comparison&lt;/url&gt;&lt;/related-urls&gt;&lt;/urls&gt;&lt;/record&gt;&lt;/Cite&gt;&lt;/EndNote&gt;</w:instrText>
      </w:r>
      <w:r w:rsidR="009E4640" w:rsidRPr="001308F7">
        <w:fldChar w:fldCharType="separate"/>
      </w:r>
      <w:r w:rsidR="009E4640" w:rsidRPr="001308F7">
        <w:t>(Databricks, 2024c)</w:t>
      </w:r>
      <w:r w:rsidR="009E4640" w:rsidRPr="001308F7">
        <w:fldChar w:fldCharType="end"/>
      </w:r>
      <w:r w:rsidR="009E4640" w:rsidRPr="001308F7">
        <w:t>.</w:t>
      </w:r>
      <w:r w:rsidRPr="001308F7">
        <w:t xml:space="preserve"> Delta Lake er en åpen kildekode som frigjør muligheten for å bygge et Lakehouse på toppen av en data-lake. Delta Lake er en påbyggelse av Apache Parquet, som er en kolonne basert lagringsformat. Delta Lake effektiviserer spørringer ved å direkte hente den informasjonen som er relevant til spørringen, i stedet for å lese hele tabellen. Slik gjøres prosessen raskere og sparer lagringsplass</w:t>
      </w:r>
      <w:r w:rsidR="007C334A" w:rsidRPr="001308F7">
        <w:t xml:space="preserve"> </w:t>
      </w:r>
      <w:r w:rsidR="007C334A" w:rsidRPr="001308F7">
        <w:fldChar w:fldCharType="begin"/>
      </w:r>
      <w:r w:rsidR="003D2953" w:rsidRPr="001308F7">
        <w:instrText xml:space="preserve"> ADDIN EN.CITE &lt;EndNote&gt;&lt;Cite&gt;&lt;Author&gt;Microsoft&lt;/Author&gt;&lt;Year&gt;2025&lt;/Year&gt;&lt;RecNum&gt;111&lt;/RecNum&gt;&lt;DisplayText&gt;(Microsoft, 2025)&lt;/DisplayText&gt;&lt;record&gt;&lt;rec-number&gt;111&lt;/rec-number&gt;&lt;foreign-keys&gt;&lt;key app="EN" db-id="vtxstr9xi5pdw2eatwtxpvaqz5z50zdfwtzx" timestamp="1747075828"&gt;111&lt;/key&gt;&lt;/foreign-keys&gt;&lt;ref-type name="Web Page"&gt;12&lt;/ref-type&gt;&lt;contributors&gt;&lt;authors&gt;&lt;author&gt;Microsoft&lt;/author&gt;&lt;/authors&gt;&lt;/contributors&gt;&lt;titles&gt;&lt;title&gt;Eksportere Dataverse-data i Delta Lake-format&lt;/title&gt;&lt;/titles&gt;&lt;volume&gt;2025&lt;/volume&gt;&lt;number&gt;20. Febraur&lt;/number&gt;&lt;dates&gt;&lt;year&gt;2025&lt;/year&gt;&lt;pub-dates&gt;&lt;date&gt;05/02/2025&lt;/date&gt;&lt;/pub-dates&gt;&lt;/dates&gt;&lt;urls&gt;&lt;related-urls&gt;&lt;url&gt;https://learn.microsoft.com/nb-no/power-apps/maker/data-platform/azure-synapse-link-delta-lake&lt;/url&gt;&lt;/related-urls&gt;&lt;/urls&gt;&lt;/record&gt;&lt;/Cite&gt;&lt;/EndNote&gt;</w:instrText>
      </w:r>
      <w:r w:rsidR="007C334A" w:rsidRPr="001308F7">
        <w:fldChar w:fldCharType="separate"/>
      </w:r>
      <w:r w:rsidR="007C334A" w:rsidRPr="001308F7">
        <w:t>(Microsoft, 2025)</w:t>
      </w:r>
      <w:r w:rsidR="007C334A" w:rsidRPr="001308F7">
        <w:fldChar w:fldCharType="end"/>
      </w:r>
    </w:p>
    <w:p w14:paraId="7C6F034F" w14:textId="77777777" w:rsidR="006F2C15" w:rsidRPr="001308F7" w:rsidRDefault="006F2C15" w:rsidP="006F2C15">
      <w:pPr>
        <w:pStyle w:val="Heading4"/>
        <w:numPr>
          <w:ilvl w:val="0"/>
          <w:numId w:val="0"/>
        </w:numPr>
        <w:ind w:left="864" w:hanging="864"/>
      </w:pPr>
      <w:r w:rsidRPr="001308F7">
        <w:t>Delta Sharing</w:t>
      </w:r>
    </w:p>
    <w:p w14:paraId="40B05BD1" w14:textId="76969F39" w:rsidR="005E0C82" w:rsidRPr="001308F7" w:rsidRDefault="005E0C82" w:rsidP="00DA2398">
      <w:pPr>
        <w:spacing w:line="240" w:lineRule="auto"/>
      </w:pPr>
      <w:r w:rsidRPr="001308F7">
        <w:t xml:space="preserve">Delta Sharing er en viktig funksjon i Databricks-plattformen som gjør det mulig å dele data lagret i Delta Lake på en sikker og effektiv måte med eksterne aktører </w:t>
      </w:r>
      <w:r w:rsidR="003A0AA5" w:rsidRPr="001308F7">
        <w:fldChar w:fldCharType="begin"/>
      </w:r>
      <w:r w:rsidR="001C32FF" w:rsidRPr="001308F7">
        <w:instrText xml:space="preserve"> ADDIN EN.CITE &lt;EndNote&gt;&lt;Cite&gt;&lt;Author&gt;Delta Lake&lt;/Author&gt;&lt;Year&gt;u.å.&lt;/Year&gt;&lt;RecNum&gt;113&lt;/RecNum&gt;&lt;DisplayText&gt;(Delta Lake, u.å.)&lt;/DisplayText&gt;&lt;record&gt;&lt;rec-number&gt;113&lt;/rec-number&gt;&lt;foreign-keys&gt;&lt;key app="EN" db-id="vtxstr9xi5pdw2eatwtxpvaqz5z50zdfwtzx" timestamp="1747076209"&gt;113&lt;/key&gt;&lt;/foreign-keys&gt;&lt;ref-type name="Web Page"&gt;12&lt;/ref-type&gt;&lt;contributors&gt;&lt;authors&gt;&lt;author&gt;Delta Lake,&lt;/author&gt;&lt;/authors&gt;&lt;/contributors&gt;&lt;titles&gt;&lt;title&gt;Delta Sharing – An open standard for secure data sharing&lt;/title&gt;&lt;/titles&gt;&lt;dates&gt;&lt;year&gt;u.å.&lt;/year&gt;&lt;/dates&gt;&lt;urls&gt;&lt;related-urls&gt;&lt;url&gt;https://delta.io/sharing/&lt;/url&gt;&lt;/related-urls&gt;&lt;/urls&gt;&lt;/record&gt;&lt;/Cite&gt;&lt;/EndNote&gt;</w:instrText>
      </w:r>
      <w:r w:rsidR="003A0AA5" w:rsidRPr="001308F7">
        <w:fldChar w:fldCharType="separate"/>
      </w:r>
      <w:r w:rsidR="001C32FF" w:rsidRPr="001308F7">
        <w:t>(Delta Lake, u.å.)</w:t>
      </w:r>
      <w:r w:rsidR="003A0AA5" w:rsidRPr="001308F7">
        <w:fldChar w:fldCharType="end"/>
      </w:r>
      <w:r w:rsidR="003A0AA5" w:rsidRPr="001308F7">
        <w:t>.</w:t>
      </w:r>
      <w:r w:rsidRPr="001308F7">
        <w:t xml:space="preserve"> Dette er særlig relevant for samarbeid mellom aktører som Kystverket, arealplanleggere og andre interessenter som har behov for tilgang til AIS- og AR-50-data. Gjennom Databricks kan man enkelt opprette såkalte «shares», som gir eksterne brukere tilgang til utvalgte datasett uten at de selv må være brukere av Databricks </w:t>
      </w:r>
      <w:r w:rsidR="00B118E9" w:rsidRPr="001308F7">
        <w:fldChar w:fldCharType="begin"/>
      </w:r>
      <w:r w:rsidR="00176D22">
        <w:instrText xml:space="preserve"> ADDIN EN.CITE &lt;EndNote&gt;&lt;Cite&gt;&lt;Author&gt;Databricks&lt;/Author&gt;&lt;Year&gt;u.å.&lt;/Year&gt;&lt;RecNum&gt;114&lt;/RecNum&gt;&lt;DisplayText&gt;(Databricks, u.å.–a)&lt;/DisplayText&gt;&lt;record&gt;&lt;rec-number&gt;114&lt;/rec-number&gt;&lt;foreign-keys&gt;&lt;key app="EN" db-id="vtxstr9xi5pdw2eatwtxpvaqz5z50zdfwtzx" timestamp="1747076448"&gt;114&lt;/key&gt;&lt;/foreign-keys&gt;&lt;ref-type name="Web Page"&gt;12&lt;/ref-type&gt;&lt;contributors&gt;&lt;authors&gt;&lt;author&gt;Databricks&lt;/author&gt;&lt;/authors&gt;&lt;/contributors&gt;&lt;titles&gt;&lt;title&gt;Data Sharing&lt;/title&gt;&lt;/titles&gt;&lt;dates&gt;&lt;year&gt;u.å.&lt;/year&gt;&lt;/dates&gt;&lt;urls&gt;&lt;related-urls&gt;&lt;url&gt;https://www.databricks.com/product/delta-sharing&lt;/url&gt;&lt;/related-urls&gt;&lt;/urls&gt;&lt;/record&gt;&lt;/Cite&gt;&lt;/EndNote&gt;</w:instrText>
      </w:r>
      <w:r w:rsidR="00B118E9" w:rsidRPr="001308F7">
        <w:fldChar w:fldCharType="separate"/>
      </w:r>
      <w:r w:rsidR="00176D22">
        <w:rPr>
          <w:noProof/>
        </w:rPr>
        <w:t>(Databricks, u.å.–a)</w:t>
      </w:r>
      <w:r w:rsidR="00B118E9" w:rsidRPr="001308F7">
        <w:fldChar w:fldCharType="end"/>
      </w:r>
      <w:r w:rsidR="00E31495" w:rsidRPr="001308F7">
        <w:t>.</w:t>
      </w:r>
      <w:r w:rsidRPr="001308F7">
        <w:t xml:space="preserve"> Dette gir stor fleksibilitet og gjør det enklere å integrere data i ulike systemer og arbeidsflyter. I tillegg passer plattformen på sikkerhet ved å gi detaljert kontroll over tilgangsnivå og hvilke data som deles, noe som er avgjørende for å beskytte sensitive data. </w:t>
      </w:r>
    </w:p>
    <w:p w14:paraId="1628A535" w14:textId="45A29885" w:rsidR="001B64D0" w:rsidRPr="001308F7" w:rsidRDefault="001B64D0" w:rsidP="001B64D0">
      <w:pPr>
        <w:pStyle w:val="Heading2"/>
      </w:pPr>
      <w:bookmarkStart w:id="86" w:name="_Toc198047548"/>
      <w:r w:rsidRPr="001308F7">
        <w:t>Geospatial datahåndtering</w:t>
      </w:r>
      <w:bookmarkEnd w:id="86"/>
    </w:p>
    <w:p w14:paraId="71D4D87A" w14:textId="46FF4B5A" w:rsidR="001B64D0" w:rsidRPr="001308F7" w:rsidRDefault="009C0B95" w:rsidP="00DA2398">
      <w:pPr>
        <w:spacing w:line="240" w:lineRule="auto"/>
      </w:pPr>
      <w:r w:rsidRPr="001308F7">
        <w:rPr>
          <w:rFonts w:eastAsia="Times New Roman" w:cs="Times New Roman"/>
        </w:rPr>
        <w:t xml:space="preserve">Dette delkapittelet gir en teoretisk </w:t>
      </w:r>
      <w:r w:rsidR="06D73031" w:rsidRPr="001308F7">
        <w:rPr>
          <w:rFonts w:eastAsia="Times New Roman" w:cs="Times New Roman"/>
        </w:rPr>
        <w:t>innledning</w:t>
      </w:r>
      <w:r w:rsidRPr="001308F7">
        <w:rPr>
          <w:rFonts w:eastAsia="Times New Roman" w:cs="Times New Roman"/>
        </w:rPr>
        <w:t xml:space="preserve"> til tre sentrale teknologier som </w:t>
      </w:r>
      <w:r w:rsidR="06D73031" w:rsidRPr="001308F7">
        <w:rPr>
          <w:rFonts w:eastAsia="Times New Roman" w:cs="Times New Roman"/>
        </w:rPr>
        <w:t>gruppen har valgt å teste</w:t>
      </w:r>
      <w:r w:rsidRPr="001308F7">
        <w:rPr>
          <w:rFonts w:eastAsia="Times New Roman" w:cs="Times New Roman"/>
        </w:rPr>
        <w:t xml:space="preserve">: GeoPandas, DuckDB og Databricks. Formålet er å beskrive deres egenskaper, styrker og begrensninger ved behandling av geografiske data. Dette danner grunnlaget for en senere vurdering av </w:t>
      </w:r>
      <w:r w:rsidR="06D73031" w:rsidRPr="001308F7">
        <w:rPr>
          <w:rFonts w:eastAsia="Times New Roman" w:cs="Times New Roman"/>
        </w:rPr>
        <w:t>hvordan hver</w:t>
      </w:r>
      <w:r w:rsidRPr="001308F7">
        <w:rPr>
          <w:rFonts w:eastAsia="Times New Roman" w:cs="Times New Roman"/>
        </w:rPr>
        <w:t xml:space="preserve"> teknologi </w:t>
      </w:r>
      <w:r w:rsidR="06D73031" w:rsidRPr="001308F7">
        <w:rPr>
          <w:rFonts w:eastAsia="Times New Roman" w:cs="Times New Roman"/>
        </w:rPr>
        <w:t>fungerer</w:t>
      </w:r>
      <w:r w:rsidRPr="001308F7">
        <w:rPr>
          <w:rFonts w:eastAsia="Times New Roman" w:cs="Times New Roman"/>
        </w:rPr>
        <w:t xml:space="preserve"> i </w:t>
      </w:r>
      <w:r w:rsidR="06D73031" w:rsidRPr="001308F7">
        <w:rPr>
          <w:rFonts w:eastAsia="Times New Roman" w:cs="Times New Roman"/>
        </w:rPr>
        <w:t>praksis i Kapittel 4.</w:t>
      </w:r>
    </w:p>
    <w:p w14:paraId="668E5B18" w14:textId="23CE5DFE" w:rsidR="00EE1B72" w:rsidRPr="001308F7" w:rsidRDefault="009C0B95" w:rsidP="009C0B95">
      <w:pPr>
        <w:pStyle w:val="Heading3"/>
      </w:pPr>
      <w:bookmarkStart w:id="87" w:name="_Toc198047549"/>
      <w:r w:rsidRPr="001308F7">
        <w:lastRenderedPageBreak/>
        <w:t>GeoPandas</w:t>
      </w:r>
      <w:bookmarkEnd w:id="87"/>
    </w:p>
    <w:p w14:paraId="1C17F285" w14:textId="37CDBB20" w:rsidR="00956DC8" w:rsidRPr="001308F7" w:rsidRDefault="00956DC8" w:rsidP="00DA2398">
      <w:pPr>
        <w:spacing w:line="240" w:lineRule="auto"/>
      </w:pPr>
      <w:r w:rsidRPr="00956DC8">
        <w:t>GeoPandas (GeoPandas, u.å.) er et sentralt Python-bibliotek for håndtering av geografiske data. Det utvider Pandas for å representere geografiske objekter og attributter. Biblioteket bruker Shapely (Shapely, u.å.) for geografiske operasjoner og Pyproj (Pyproj, u.å.) for håndtering av koordinatsystemer, noe som er viktig for nøyaktige beregninger og dataintegrasjon. GeoPandas ble valgt grunnet god integrasjon i Python-økosystemet, inkludert kompatibilitet med visualiseringsverktøy som Folium (Folium, u.å.) for interaktive kart. Til tross for begrensninger med ytelse på svært store datasett (grunnet fundamentet i Pandas (pandas, u.å.)), var GeoPandas hensiktsmessig for prosjektet, da det bidro til rask prototypeutvikling og god kode-lesbarhet.</w:t>
      </w:r>
    </w:p>
    <w:p w14:paraId="50B1040C" w14:textId="77777777" w:rsidR="007F0420" w:rsidRPr="001308F7" w:rsidRDefault="007F0420" w:rsidP="004F3B18">
      <w:pPr>
        <w:pStyle w:val="Heading3"/>
      </w:pPr>
      <w:bookmarkStart w:id="88" w:name="_Toc198047550"/>
      <w:r w:rsidRPr="001308F7">
        <w:t>DuckDB</w:t>
      </w:r>
      <w:bookmarkEnd w:id="88"/>
    </w:p>
    <w:p w14:paraId="7F7052F7" w14:textId="0D5ECF1E" w:rsidR="00DE1472" w:rsidRDefault="00DE1472" w:rsidP="00DA2398">
      <w:pPr>
        <w:spacing w:line="240" w:lineRule="auto"/>
      </w:pPr>
      <w:r>
        <w:t>DuckDB (DuckDB, u.å.–a) er en innebygd analytisk database valgt for sin ytelse på store datasett som AIS/AR50-data. Dens kolonneorienterte arkitektur og støtte for vektoriserte spørringer gir fordeler sammenlignet med f.eks. Pandas (Späti, 2025). Som innebygd krever den ingen separat server, noe som forenkler oppsett og bruk.</w:t>
      </w:r>
      <w:r w:rsidR="0080389F">
        <w:t xml:space="preserve"> </w:t>
      </w:r>
      <w:r>
        <w:t>DuckDB strømlinjeformer datahåndteringen ved å lese og skrive Parquet-filer direkte, og tilbyr et kraftig SQL-grensesnitt for analyse og potensielt in-database geografiske operasjoner.</w:t>
      </w:r>
    </w:p>
    <w:p w14:paraId="740F290A" w14:textId="3D3D270D" w:rsidR="00DE1472" w:rsidRPr="001308F7" w:rsidRDefault="00DE1472" w:rsidP="00DA2398">
      <w:pPr>
        <w:spacing w:line="240" w:lineRule="auto"/>
      </w:pPr>
      <w:r>
        <w:t>Biblioteket har begrensninger; geospatiale funksjoner (DuckDB, u.å.–b) krever utvidelser og har en læringskurve, og integrasjonen med visualiseringsverktøy er mindre sømløs enn med GeoPandas. Skalerbarheten begrenses av maskinvaren DuckDB kjører på. Likevel var DuckDB et godt valg for prosjektets behov for rask databehandling og analyse.</w:t>
      </w:r>
    </w:p>
    <w:p w14:paraId="5BEB5215" w14:textId="77777777" w:rsidR="00B87AD8" w:rsidRPr="001308F7" w:rsidRDefault="00B87AD8" w:rsidP="00B87AD8">
      <w:pPr>
        <w:pStyle w:val="Heading3"/>
      </w:pPr>
      <w:bookmarkStart w:id="89" w:name="_Toc198047551"/>
      <w:r w:rsidRPr="001308F7">
        <w:t>Databricks</w:t>
      </w:r>
      <w:bookmarkEnd w:id="89"/>
    </w:p>
    <w:p w14:paraId="3CF9D483" w14:textId="3AADCA10" w:rsidR="006E4BD4" w:rsidRDefault="006E4BD4" w:rsidP="00DA2398">
      <w:pPr>
        <w:spacing w:line="240" w:lineRule="auto"/>
      </w:pPr>
      <w:r>
        <w:t>Databricks ble vurdert som en plattform for skalerbar håndtering av store AIS/AR50-data, spesielt med tanke på potensiell videreutvikling utover en PoC (Databricks, 2024a). Plattformen bygger på Apache Spark (AWS, u.å.–c), kjent for sin minnebaserte, distribuerte databehandling som gir høy ytelse på store datasett sammenlignet med enkeltmaskin-verktøy.</w:t>
      </w:r>
    </w:p>
    <w:p w14:paraId="43DD8765" w14:textId="7B48DDA4" w:rsidR="006E4BD4" w:rsidRDefault="006E4BD4" w:rsidP="00DA2398">
      <w:pPr>
        <w:spacing w:line="240" w:lineRule="auto"/>
      </w:pPr>
      <w:r>
        <w:t>Spark bruker DataFrames (Apache Spark, u.å.–b) til å strukturere data fra kilder som Parquet. Databricks tilbyr funksjoner som Structured Streaming (Databricks, 2024b) for sanntidsanalyse, Apache Sedona for skalerbar geografisk analyse, og Delta Lake (Databricks, 2025) for pålitelig lagring.</w:t>
      </w:r>
    </w:p>
    <w:p w14:paraId="12805AF5" w14:textId="24A0037C" w:rsidR="006E4BD4" w:rsidRPr="001308F7" w:rsidRDefault="006E4BD4" w:rsidP="00DA2398">
      <w:pPr>
        <w:spacing w:line="240" w:lineRule="auto"/>
      </w:pPr>
      <w:r>
        <w:t>Bruk av Databricks og Spark medfører kostnader, krever teknisk ekspertise og kan ha en læringskurve for geospatiale funksjoner. Skalerbarheten begrenses av underliggende ressurser. Likevel ble plattformens potensial for å håndtere avanserte scenarier og stor skala vurdert som relevant å utforske i prosjektet, spesielt gitt tilgangen via Kartverket.</w:t>
      </w:r>
    </w:p>
    <w:p w14:paraId="02F226D6" w14:textId="541C366B" w:rsidR="00AC6711" w:rsidRDefault="00AC6711">
      <w:pPr>
        <w:spacing w:before="0" w:after="160"/>
      </w:pPr>
      <w:r>
        <w:br w:type="page"/>
      </w:r>
    </w:p>
    <w:p w14:paraId="59607BEA" w14:textId="3A8E6F61" w:rsidR="00A82CA1" w:rsidRDefault="00C71572" w:rsidP="00C71572">
      <w:pPr>
        <w:pStyle w:val="Heading1"/>
        <w:rPr>
          <w:bCs/>
          <w:lang w:val="nb-NO"/>
        </w:rPr>
      </w:pPr>
      <w:bookmarkStart w:id="90" w:name="_Toc198047552"/>
      <w:r w:rsidRPr="00C71572">
        <w:rPr>
          <w:bCs/>
          <w:lang w:val="nb-NO"/>
        </w:rPr>
        <w:lastRenderedPageBreak/>
        <w:t>Utviklingsprosessen</w:t>
      </w:r>
      <w:bookmarkEnd w:id="90"/>
      <w:r w:rsidRPr="00C71572">
        <w:rPr>
          <w:bCs/>
          <w:lang w:val="nb-NO"/>
        </w:rPr>
        <w:t> </w:t>
      </w:r>
    </w:p>
    <w:p w14:paraId="5B44C789" w14:textId="117098E9" w:rsidR="00C71572" w:rsidRDefault="00284548" w:rsidP="00DA2398">
      <w:pPr>
        <w:spacing w:line="240" w:lineRule="auto"/>
      </w:pPr>
      <w:r w:rsidRPr="00284548">
        <w:t>Dette kapitlet beskriver de tekniske løsningene for behandling, filtrering og visualisering av geografiske data, basert på tre løsningsmodeller: GeoPandas, DuckDB og Databricks. Strukturen de forskjellige modellene vil følge: Løsningsmodell, utførelse ved bruk av AIS-data, utførelse ved bruk av AR50-data og Utfordringer og løsninger.</w:t>
      </w:r>
    </w:p>
    <w:p w14:paraId="1BE02A2E" w14:textId="1FBE236D" w:rsidR="00284548" w:rsidRDefault="007B31DA" w:rsidP="007B31DA">
      <w:pPr>
        <w:pStyle w:val="Heading2"/>
      </w:pPr>
      <w:bookmarkStart w:id="91" w:name="_Toc198047553"/>
      <w:r w:rsidRPr="007B31DA">
        <w:t>Felleskomponenter</w:t>
      </w:r>
      <w:bookmarkEnd w:id="91"/>
    </w:p>
    <w:p w14:paraId="64A2737B" w14:textId="0FDA7FDE" w:rsidR="00E260D0" w:rsidRDefault="00075E49" w:rsidP="00DA2398">
      <w:pPr>
        <w:spacing w:line="240" w:lineRule="auto"/>
      </w:pPr>
      <w:r w:rsidRPr="00075E49">
        <w:t>For å unngå gjentakelse og sikre god flyt, beskrives felles funksjoner og prosesser her, før selve utviklingsprosessen. Dette omfatter</w:t>
      </w:r>
      <w:r w:rsidR="009932B5" w:rsidRPr="009932B5">
        <w:t xml:space="preserve"> felles </w:t>
      </w:r>
      <w:r w:rsidRPr="00075E49">
        <w:t>håndtering av data-</w:t>
      </w:r>
      <w:r w:rsidR="009932B5" w:rsidRPr="009932B5">
        <w:t xml:space="preserve"> og </w:t>
      </w:r>
      <w:r w:rsidRPr="00075E49">
        <w:t>koordinatkonvertering,</w:t>
      </w:r>
      <w:r w:rsidR="009932B5" w:rsidRPr="009932B5">
        <w:t xml:space="preserve"> ugyldig data, en generell beskrivelse av brukergrensesnittet og dataflyten </w:t>
      </w:r>
      <w:r w:rsidRPr="00075E49">
        <w:t>i løsningen.</w:t>
      </w:r>
    </w:p>
    <w:p w14:paraId="11B7C6E7" w14:textId="25EB4D3A" w:rsidR="009932B5" w:rsidRDefault="002A7260" w:rsidP="002A7260">
      <w:pPr>
        <w:pStyle w:val="Heading3"/>
      </w:pPr>
      <w:bookmarkStart w:id="92" w:name="_Toc198047554"/>
      <w:r w:rsidRPr="002A7260">
        <w:t>Konvertering av dataformater</w:t>
      </w:r>
      <w:r w:rsidR="00AB5CF9">
        <w:t xml:space="preserve"> og</w:t>
      </w:r>
      <w:r w:rsidR="00E310DE">
        <w:t xml:space="preserve"> </w:t>
      </w:r>
      <w:r w:rsidR="00626277">
        <w:t>data</w:t>
      </w:r>
      <w:r w:rsidR="004F3F4C">
        <w:t>rensing</w:t>
      </w:r>
      <w:bookmarkEnd w:id="92"/>
    </w:p>
    <w:p w14:paraId="44AA4009" w14:textId="1364802C" w:rsidR="009B7342" w:rsidRDefault="009B7342" w:rsidP="00DA2398">
      <w:pPr>
        <w:spacing w:line="240" w:lineRule="auto"/>
      </w:pPr>
      <w:r>
        <w:t>For AIS-data i Parquet-format er konvertering til GeoParquet et nøkkelsteg. Standard Parquet mangler nødvendig geometrimetadata for effektive romlige operasjoner, mens GeoParquet integrerer denne informasjonen for raskere og mer målrettet datatilgang. Prosessen innebærer å lese originaldata, opprette punkt-geometrier fra koordinater, og lagre resultatet i GeoParquet-format. Partisjonering kan brukes for ytelsesoptimalisering.</w:t>
      </w:r>
    </w:p>
    <w:p w14:paraId="350E1CF0" w14:textId="526776B4" w:rsidR="009B7342" w:rsidRDefault="009B7342" w:rsidP="00DA2398">
      <w:pPr>
        <w:spacing w:line="240" w:lineRule="auto"/>
      </w:pPr>
      <w:r>
        <w:t>For AR50-data innebærer prosessen å konvertere eksisterende GML- eller GDB-filer til FGB-format. GML/GDB er uegnet for strømming da de krever at hele filen leses. FGB gir rask, kolonneorientert tilgang via "partial-read". Konverteringen inkluderer valg av geometrilag, sikrer kun polygon/multipolygon-geometrier, og lagrer dataene i FGB-format.</w:t>
      </w:r>
    </w:p>
    <w:p w14:paraId="1DCCEB49" w14:textId="596B1FC4" w:rsidR="00B12B33" w:rsidRDefault="00B12B33" w:rsidP="00DA2398">
      <w:pPr>
        <w:spacing w:line="240" w:lineRule="auto"/>
      </w:pPr>
      <w:r w:rsidRPr="00EF27C7">
        <w:t>Ugyldige verdier i dataen (98 og 99) ble renset ved å bruke en SQL-operasjon i DuckDB for å sette disse til NULL. I en avsluttende behandling ble også tekstverdier som "98: ikke definert" nullstilt for enklere tolkning, visualisering og filtrering.</w:t>
      </w:r>
    </w:p>
    <w:p w14:paraId="4F86DA58" w14:textId="71DF9B7B" w:rsidR="006B4F27" w:rsidRPr="00C3079F" w:rsidRDefault="006B4F27" w:rsidP="006B4F27">
      <w:pPr>
        <w:pStyle w:val="Heading3"/>
      </w:pPr>
      <w:bookmarkStart w:id="93" w:name="_Toc198047555"/>
      <w:r w:rsidRPr="006B4F27">
        <w:t>Transformasjon av koordinater</w:t>
      </w:r>
      <w:bookmarkEnd w:id="93"/>
    </w:p>
    <w:p w14:paraId="10638E1B" w14:textId="01E07DDE" w:rsidR="007A6EAD" w:rsidRDefault="007A6EAD" w:rsidP="00DA2398">
      <w:pPr>
        <w:spacing w:line="240" w:lineRule="auto"/>
      </w:pPr>
      <w:r w:rsidRPr="007A6EAD">
        <w:t>AIS- og AR50-data bruker ofte WGS 84 (lengde/bredde), der avstander representert av grader er inkonsistente avhengig av geografisk posisjon. For nøyaktige beregninger, som f.eks. buffersoner, konverteres derfor geometriene til et metrisk koordinatsystem (CRS). I et metrisk CRS brukes meter som enhet, noe som muliggjør presise avstandsberegninger med valgt radius.</w:t>
      </w:r>
    </w:p>
    <w:p w14:paraId="4331AECD" w14:textId="08B146A2" w:rsidR="00AB2CD1" w:rsidRPr="00AB2CD1" w:rsidRDefault="00B12C6F" w:rsidP="00AB2CD1">
      <w:pPr>
        <w:pStyle w:val="Heading3"/>
      </w:pPr>
      <w:bookmarkStart w:id="94" w:name="_Toc198047556"/>
      <w:r>
        <w:rPr>
          <w:noProof/>
        </w:rPr>
        <w:drawing>
          <wp:anchor distT="0" distB="0" distL="114300" distR="114300" simplePos="0" relativeHeight="251658240" behindDoc="0" locked="0" layoutInCell="1" allowOverlap="1" wp14:anchorId="632DD8C9" wp14:editId="42807121">
            <wp:simplePos x="0" y="0"/>
            <wp:positionH relativeFrom="margin">
              <wp:align>right</wp:align>
            </wp:positionH>
            <wp:positionV relativeFrom="paragraph">
              <wp:posOffset>108686</wp:posOffset>
            </wp:positionV>
            <wp:extent cx="2282825" cy="1045845"/>
            <wp:effectExtent l="0" t="0" r="3175" b="1905"/>
            <wp:wrapSquare wrapText="bothSides"/>
            <wp:docPr id="530573010" name="Bilde 3"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phone numb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2825" cy="104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2CD1" w:rsidRPr="00AB2CD1">
        <w:rPr>
          <w:bCs/>
        </w:rPr>
        <w:t>Brukergrensesnitt</w:t>
      </w:r>
      <w:bookmarkEnd w:id="94"/>
    </w:p>
    <w:p w14:paraId="0A8434DE" w14:textId="7DE70FB5" w:rsidR="00B12C6F" w:rsidRDefault="00B12C6F" w:rsidP="00DA2398">
      <w:pPr>
        <w:spacing w:line="240" w:lineRule="auto"/>
      </w:pPr>
      <w:r>
        <w:rPr>
          <w:noProof/>
        </w:rPr>
        <mc:AlternateContent>
          <mc:Choice Requires="wps">
            <w:drawing>
              <wp:anchor distT="0" distB="0" distL="114300" distR="114300" simplePos="0" relativeHeight="251658241" behindDoc="0" locked="0" layoutInCell="1" allowOverlap="1" wp14:anchorId="6EEECD17" wp14:editId="610C8100">
                <wp:simplePos x="0" y="0"/>
                <wp:positionH relativeFrom="margin">
                  <wp:align>right</wp:align>
                </wp:positionH>
                <wp:positionV relativeFrom="paragraph">
                  <wp:posOffset>916077</wp:posOffset>
                </wp:positionV>
                <wp:extent cx="2282825" cy="635"/>
                <wp:effectExtent l="0" t="0" r="3175" b="0"/>
                <wp:wrapSquare wrapText="bothSides"/>
                <wp:docPr id="15482748" name="Tekstboks 1"/>
                <wp:cNvGraphicFramePr/>
                <a:graphic xmlns:a="http://schemas.openxmlformats.org/drawingml/2006/main">
                  <a:graphicData uri="http://schemas.microsoft.com/office/word/2010/wordprocessingShape">
                    <wps:wsp>
                      <wps:cNvSpPr txBox="1"/>
                      <wps:spPr>
                        <a:xfrm>
                          <a:off x="0" y="0"/>
                          <a:ext cx="2282825" cy="635"/>
                        </a:xfrm>
                        <a:prstGeom prst="rect">
                          <a:avLst/>
                        </a:prstGeom>
                        <a:solidFill>
                          <a:prstClr val="white"/>
                        </a:solidFill>
                        <a:ln>
                          <a:noFill/>
                        </a:ln>
                      </wps:spPr>
                      <wps:txbx>
                        <w:txbxContent>
                          <w:p w14:paraId="3E67DE64" w14:textId="5F30A69F" w:rsidR="008253C5" w:rsidRPr="00754EE7" w:rsidRDefault="008253C5" w:rsidP="00AE6A26">
                            <w:pPr>
                              <w:pStyle w:val="Caption"/>
                              <w:jc w:val="center"/>
                              <w:rPr>
                                <w:b/>
                                <w:noProof/>
                                <w:color w:val="auto"/>
                              </w:rPr>
                            </w:pPr>
                            <w:bookmarkStart w:id="95" w:name="_Ref198040316"/>
                            <w:bookmarkStart w:id="96" w:name="_Toc198045348"/>
                            <w:bookmarkStart w:id="97" w:name="_Toc198045558"/>
                            <w:r>
                              <w:t xml:space="preserve">Figur </w:t>
                            </w:r>
                            <w:r>
                              <w:fldChar w:fldCharType="begin"/>
                            </w:r>
                            <w:r>
                              <w:instrText xml:space="preserve"> SEQ Figur \* ARABIC </w:instrText>
                            </w:r>
                            <w:r>
                              <w:fldChar w:fldCharType="separate"/>
                            </w:r>
                            <w:r w:rsidR="00D33F62">
                              <w:rPr>
                                <w:noProof/>
                              </w:rPr>
                              <w:t>11</w:t>
                            </w:r>
                            <w:r>
                              <w:fldChar w:fldCharType="end"/>
                            </w:r>
                            <w:bookmarkEnd w:id="95"/>
                            <w:r>
                              <w:t xml:space="preserve">. </w:t>
                            </w:r>
                            <w:r w:rsidRPr="00502F68">
                              <w:t>Brukergrensesnittet for å søke etter skip, med felter for dato og radius.</w:t>
                            </w:r>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EECD17" id="_x0000_t202" coordsize="21600,21600" o:spt="202" path="m,l,21600r21600,l21600,xe">
                <v:stroke joinstyle="miter"/>
                <v:path gradientshapeok="t" o:connecttype="rect"/>
              </v:shapetype>
              <v:shape id="Tekstboks 1" o:spid="_x0000_s1026" type="#_x0000_t202" style="position:absolute;margin-left:128.55pt;margin-top:72.15pt;width:179.75pt;height:.05pt;z-index:251658241;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" stroked="f">
                <v:textbox style="mso-fit-shape-to-text:t" inset="0,0,0,0">
                  <w:txbxContent>
                    <w:p w14:paraId="3E67DE64" w14:textId="5F30A69F" w:rsidR="008253C5" w:rsidRPr="00754EE7" w:rsidRDefault="008253C5" w:rsidP="00AE6A26">
                      <w:pPr>
                        <w:pStyle w:val="Caption"/>
                        <w:jc w:val="center"/>
                        <w:rPr>
                          <w:b/>
                          <w:noProof/>
                          <w:color w:val="auto"/>
                        </w:rPr>
                      </w:pPr>
                      <w:bookmarkStart w:id="98" w:name="_Ref198040316"/>
                      <w:bookmarkStart w:id="99" w:name="_Toc198045348"/>
                      <w:bookmarkStart w:id="100" w:name="_Toc198045558"/>
                      <w:r>
                        <w:t xml:space="preserve">Figur </w:t>
                      </w:r>
                      <w:r>
                        <w:fldChar w:fldCharType="begin"/>
                      </w:r>
                      <w:r>
                        <w:instrText xml:space="preserve"> SEQ Figur \* ARABIC </w:instrText>
                      </w:r>
                      <w:r>
                        <w:fldChar w:fldCharType="separate"/>
                      </w:r>
                      <w:r w:rsidR="00D33F62">
                        <w:rPr>
                          <w:noProof/>
                        </w:rPr>
                        <w:t>11</w:t>
                      </w:r>
                      <w:r>
                        <w:fldChar w:fldCharType="end"/>
                      </w:r>
                      <w:bookmarkEnd w:id="98"/>
                      <w:r>
                        <w:t xml:space="preserve">. </w:t>
                      </w:r>
                      <w:r w:rsidRPr="00502F68">
                        <w:t>Brukergrensesnittet for å søke etter skip, med felter for dato og radius.</w:t>
                      </w:r>
                      <w:bookmarkEnd w:id="99"/>
                      <w:bookmarkEnd w:id="100"/>
                    </w:p>
                  </w:txbxContent>
                </v:textbox>
                <w10:wrap type="square" anchorx="margin"/>
              </v:shape>
            </w:pict>
          </mc:Fallback>
        </mc:AlternateContent>
      </w:r>
      <w:commentRangeStart w:id="101"/>
      <w:commentRangeEnd w:id="101"/>
      <w:r w:rsidR="007F7278">
        <w:rPr>
          <w:rStyle w:val="CommentReference"/>
        </w:rPr>
        <w:commentReference w:id="101"/>
      </w:r>
      <w:r w:rsidR="005F0DCD" w:rsidRPr="005F0DCD">
        <w:t>Et interaktivt brukergrensesnitt bruker "ipywidgets" for variabel input, som lar brukeren enkelt modifisere verdier</w:t>
      </w:r>
      <w:r w:rsidR="005F0DCD">
        <w:t xml:space="preserve"> (</w:t>
      </w:r>
      <w:r w:rsidR="00A005B4">
        <w:fldChar w:fldCharType="begin"/>
      </w:r>
      <w:r w:rsidR="00A005B4">
        <w:instrText xml:space="preserve"> REF _Ref198040316 \h </w:instrText>
      </w:r>
      <w:r w:rsidR="00DA2398">
        <w:instrText xml:space="preserve"> \* MERGEFORMAT </w:instrText>
      </w:r>
      <w:r w:rsidR="00A005B4">
        <w:fldChar w:fldCharType="separate"/>
      </w:r>
      <w:r w:rsidR="00D33F62">
        <w:t xml:space="preserve">Figur </w:t>
      </w:r>
      <w:r w:rsidR="00A005B4">
        <w:fldChar w:fldCharType="end"/>
      </w:r>
      <w:r w:rsidR="005F0DCD">
        <w:t>)</w:t>
      </w:r>
      <w:r w:rsidR="005F0DCD" w:rsidRPr="005F0DCD">
        <w:t>. Dette grensesnittet er felles for alle løsningsmodellene, med mindre unntak</w:t>
      </w:r>
      <w:r w:rsidR="00A95F5C" w:rsidRPr="00A95F5C">
        <w:t>.</w:t>
      </w:r>
    </w:p>
    <w:p w14:paraId="53818327" w14:textId="77777777" w:rsidR="00B12C6F" w:rsidRPr="00B12C6F" w:rsidRDefault="00B12C6F" w:rsidP="00B12C6F">
      <w:pPr>
        <w:pStyle w:val="Heading2"/>
      </w:pPr>
      <w:bookmarkStart w:id="102" w:name="_Toc198047557"/>
      <w:r w:rsidRPr="00B12C6F">
        <w:rPr>
          <w:bCs/>
        </w:rPr>
        <w:lastRenderedPageBreak/>
        <w:t>Overordnet dataflyt</w:t>
      </w:r>
      <w:bookmarkEnd w:id="102"/>
    </w:p>
    <w:p w14:paraId="3ECC3899" w14:textId="24F9D2E7" w:rsidR="00520970" w:rsidRDefault="00520970" w:rsidP="00DA2398">
      <w:pPr>
        <w:spacing w:line="240" w:lineRule="auto"/>
      </w:pPr>
      <w:r w:rsidRPr="00520970">
        <w:t>Den overordnede dataflyten i de utviklede løsningsmodellene er designet for å transformere rådata til et format som er optimalisert for geografisk analyse og visualisering (se</w:t>
      </w:r>
      <w:r w:rsidR="00A6324D">
        <w:t xml:space="preserve"> </w:t>
      </w:r>
      <w:r w:rsidR="00A6324D" w:rsidRPr="00A6324D">
        <w:rPr>
          <w:highlight w:val="yellow"/>
        </w:rPr>
        <w:t>Figur 12</w:t>
      </w:r>
      <w:r w:rsidRPr="00520970">
        <w:t>). Råfiler leses inn, konverteres til enten GeoParquet- eller GML-format for å optimalisere for geografiske operasjoner. Videre partisjoneres GeoParquet-filene etter tid for å forbedre ytelsen, mens ugyldige attributter i AR50-dataene renses. De prosesserte dataene filtreres deretter basert på brukerdefinerte kriterier og visualiseres på et interaktivt kart. </w:t>
      </w:r>
    </w:p>
    <w:p w14:paraId="56264D4C" w14:textId="0DFEB225" w:rsidR="00A6324D" w:rsidRDefault="005B001E" w:rsidP="00A6324D">
      <w:pPr>
        <w:keepNext/>
        <w:jc w:val="center"/>
      </w:pPr>
      <w:r>
        <w:fldChar w:fldCharType="begin"/>
      </w:r>
      <w:r>
        <w:instrText xml:space="preserve"> INCLUDEPICTURE "https://documents.lucid.app/documents/db0ad81f-e916-4539-8da2-cf9ae72e2edb/pages/0_0?a=2776&amp;x=4274&amp;y=1240&amp;w=1420&amp;h=343&amp;store=1&amp;accept=image%2F*&amp;auth=LCA%201a7f018ed436f16e0d26b9b89ccc0742b45a6a10310043de0a27fcd8ff99aee8-ts%3D1747148649" \* MERGEFORMATINET </w:instrText>
      </w:r>
      <w:r>
        <w:fldChar w:fldCharType="separate"/>
      </w:r>
      <w:r>
        <w:rPr>
          <w:noProof/>
        </w:rPr>
        <w:drawing>
          <wp:inline distT="0" distB="0" distL="0" distR="0" wp14:anchorId="089D4427" wp14:editId="41E0359A">
            <wp:extent cx="5139055" cy="1239742"/>
            <wp:effectExtent l="0" t="0" r="4445" b="5080"/>
            <wp:docPr id="20557874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01908" cy="1254905"/>
                    </a:xfrm>
                    <a:prstGeom prst="rect">
                      <a:avLst/>
                    </a:prstGeom>
                    <a:noFill/>
                    <a:ln>
                      <a:noFill/>
                    </a:ln>
                  </pic:spPr>
                </pic:pic>
              </a:graphicData>
            </a:graphic>
          </wp:inline>
        </w:drawing>
      </w:r>
      <w:r>
        <w:fldChar w:fldCharType="end"/>
      </w:r>
    </w:p>
    <w:p w14:paraId="6324B3F9" w14:textId="52F4819A" w:rsidR="00A6324D" w:rsidRDefault="00A6324D" w:rsidP="00A6324D">
      <w:pPr>
        <w:pStyle w:val="Caption"/>
        <w:jc w:val="center"/>
      </w:pPr>
      <w:bookmarkStart w:id="103" w:name="_Toc198045349"/>
      <w:bookmarkStart w:id="104" w:name="_Toc198045559"/>
      <w:r>
        <w:t xml:space="preserve">Figur </w:t>
      </w:r>
      <w:r>
        <w:fldChar w:fldCharType="begin"/>
      </w:r>
      <w:r>
        <w:instrText xml:space="preserve"> SEQ Figur \* ARABIC </w:instrText>
      </w:r>
      <w:r>
        <w:fldChar w:fldCharType="separate"/>
      </w:r>
      <w:r w:rsidR="00D33F62">
        <w:rPr>
          <w:noProof/>
        </w:rPr>
        <w:t>12</w:t>
      </w:r>
      <w:r>
        <w:fldChar w:fldCharType="end"/>
      </w:r>
      <w:r>
        <w:t xml:space="preserve">. </w:t>
      </w:r>
      <w:r w:rsidRPr="003D3D93">
        <w:t>Overordnet dataflyt for alle løsningsmodellene.</w:t>
      </w:r>
      <w:bookmarkEnd w:id="103"/>
      <w:bookmarkEnd w:id="104"/>
    </w:p>
    <w:p w14:paraId="2C92A90A" w14:textId="09B28E31" w:rsidR="00A6324D" w:rsidRDefault="00DF154E" w:rsidP="005A72D9">
      <w:pPr>
        <w:pStyle w:val="Heading2"/>
        <w:rPr>
          <w:bCs/>
        </w:rPr>
      </w:pPr>
      <w:bookmarkStart w:id="105" w:name="_Toc198047558"/>
      <w:r w:rsidRPr="00DF154E">
        <w:rPr>
          <w:bCs/>
        </w:rPr>
        <w:t>Løsningsmodell 1: GeoPandas</w:t>
      </w:r>
      <w:bookmarkEnd w:id="105"/>
    </w:p>
    <w:p w14:paraId="5BF388DD" w14:textId="73B936C9" w:rsidR="00A4739F" w:rsidRDefault="00A4739F" w:rsidP="00DA2398">
      <w:pPr>
        <w:spacing w:line="240" w:lineRule="auto"/>
      </w:pPr>
      <w:r w:rsidRPr="00A4739F">
        <w:t>I løsningsmodell 1 håndteres AIS- og AR50-data med GeoPandas. Denne modellen demonstrerer hvordan åpne Python-biblioteker kan brukes til interaktivt søk og simulert strømming av geodata uten eksterne databasetjenester. GeoPandas er sentral for geometribehandling, filtrering og buffering av data.</w:t>
      </w:r>
    </w:p>
    <w:p w14:paraId="482B8CCA" w14:textId="72DC052D" w:rsidR="00A169B0" w:rsidRDefault="004B23C9" w:rsidP="00AD04D6">
      <w:pPr>
        <w:pStyle w:val="Heading3"/>
        <w:rPr>
          <w:bCs/>
        </w:rPr>
      </w:pPr>
      <w:bookmarkStart w:id="106" w:name="_Toc198047559"/>
      <w:r w:rsidRPr="004B23C9">
        <w:rPr>
          <w:bCs/>
        </w:rPr>
        <w:t>GeoPandas og AIS</w:t>
      </w:r>
      <w:bookmarkEnd w:id="106"/>
      <w:r w:rsidRPr="004B23C9">
        <w:rPr>
          <w:bCs/>
        </w:rPr>
        <w:t> </w:t>
      </w:r>
    </w:p>
    <w:p w14:paraId="2539B4F7" w14:textId="485D0901" w:rsidR="0008257B" w:rsidRDefault="0008257B" w:rsidP="00DA2398">
      <w:pPr>
        <w:spacing w:line="240" w:lineRule="auto"/>
      </w:pPr>
      <w:r w:rsidRPr="0008257B">
        <w:t>En kjernefunksjon</w:t>
      </w:r>
      <w:r>
        <w:t xml:space="preserve"> i denne løsningsmodellen</w:t>
      </w:r>
      <w:r w:rsidRPr="0008257B">
        <w:t xml:space="preserve"> filtrerer AIS-data ved å motta forespørsler, hente data fra filsystemet, bruke GeoPandas for romlige operasjoner, og returnere et filtrert datasett.</w:t>
      </w:r>
    </w:p>
    <w:p w14:paraId="67A5CF17" w14:textId="77777777" w:rsidR="00A01ADA" w:rsidRDefault="00A01ADA" w:rsidP="00A01ADA">
      <w:pPr>
        <w:pStyle w:val="Heading4"/>
        <w:numPr>
          <w:ilvl w:val="0"/>
          <w:numId w:val="0"/>
        </w:numPr>
        <w:ind w:left="864" w:hanging="864"/>
        <w:rPr>
          <w:bCs/>
        </w:rPr>
      </w:pPr>
      <w:r w:rsidRPr="00A01ADA">
        <w:rPr>
          <w:bCs/>
        </w:rPr>
        <w:t>Brukerhistorie 1: Interaktivt søk</w:t>
      </w:r>
    </w:p>
    <w:p w14:paraId="5FB0AB01" w14:textId="7212895F" w:rsidR="008645AF" w:rsidRDefault="008645AF" w:rsidP="00DA2398">
      <w:pPr>
        <w:spacing w:line="240" w:lineRule="auto"/>
        <w:rPr>
          <w:bCs/>
        </w:rPr>
      </w:pPr>
      <w:r w:rsidRPr="008645AF">
        <w:rPr>
          <w:bCs/>
        </w:rPr>
        <w:t xml:space="preserve">Systemarkitekturen for brukerhistorie 1, er strukturert for å håndtere brukerinteraksjoner og filtrere geografiske data effektivt (se </w:t>
      </w:r>
      <w:r w:rsidR="00176D22">
        <w:rPr>
          <w:bCs/>
        </w:rPr>
        <w:fldChar w:fldCharType="begin"/>
      </w:r>
      <w:r w:rsidR="00176D22">
        <w:rPr>
          <w:bCs/>
        </w:rPr>
        <w:instrText xml:space="preserve"> REF _Ref198040983 \h </w:instrText>
      </w:r>
      <w:r w:rsidR="00DA2398">
        <w:rPr>
          <w:bCs/>
        </w:rPr>
        <w:instrText xml:space="preserve"> \* MERGEFORMAT </w:instrText>
      </w:r>
      <w:r w:rsidR="00176D22">
        <w:rPr>
          <w:bCs/>
        </w:rPr>
      </w:r>
      <w:r w:rsidR="00176D22">
        <w:rPr>
          <w:bCs/>
        </w:rPr>
        <w:fldChar w:fldCharType="separate"/>
      </w:r>
      <w:r w:rsidR="00D33F62">
        <w:t xml:space="preserve">Figur </w:t>
      </w:r>
      <w:r w:rsidR="00D33F62">
        <w:rPr>
          <w:noProof/>
        </w:rPr>
        <w:t>13</w:t>
      </w:r>
      <w:r w:rsidR="00176D22">
        <w:rPr>
          <w:bCs/>
        </w:rPr>
        <w:fldChar w:fldCharType="end"/>
      </w:r>
      <w:r w:rsidRPr="008645AF">
        <w:rPr>
          <w:bCs/>
        </w:rPr>
        <w:t>). Den starter med et brukergrensesnitt for å motta brukerinput, som deretter valideres av en valideringskomponent. En søkekomponent orkestrerer søkeprosessen og data hentes fra filsystemet av en datahentingskomponent før den filtreres. Før visualisering transformeres dataene og til slutt vises de for brukeren. </w:t>
      </w:r>
    </w:p>
    <w:p w14:paraId="225FC6DC" w14:textId="0BC60AA3" w:rsidR="00176D22" w:rsidRDefault="00672E44" w:rsidP="00176D22">
      <w:pPr>
        <w:keepNext/>
        <w:jc w:val="center"/>
      </w:pPr>
      <w:r w:rsidRPr="00672E44">
        <w:lastRenderedPageBreak/>
        <w:t xml:space="preserve"> </w:t>
      </w:r>
      <w:r>
        <w:fldChar w:fldCharType="begin"/>
      </w:r>
      <w:r>
        <w:instrText xml:space="preserve"> INCLUDEPICTURE "https://documents.lucid.app/documents/db0ad81f-e916-4539-8da2-cf9ae72e2edb/pages/0_0?a=3091&amp;x=2022&amp;y=2444&amp;w=1644&amp;h=719&amp;store=1&amp;accept=image%2F*&amp;auth=LCA%2046930b2a3a7c19c7bbe8e8a91d07a4d533828836502443fc7a5eecf3786e16bc-ts%3D1747148649" \* MERGEFORMATINET </w:instrText>
      </w:r>
      <w:r>
        <w:fldChar w:fldCharType="separate"/>
      </w:r>
      <w:r>
        <w:rPr>
          <w:noProof/>
        </w:rPr>
        <w:drawing>
          <wp:inline distT="0" distB="0" distL="0" distR="0" wp14:anchorId="0F8480B0" wp14:editId="67667EC7">
            <wp:extent cx="5624830" cy="2372810"/>
            <wp:effectExtent l="0" t="0" r="1270" b="2540"/>
            <wp:docPr id="348081780" name="Picture 1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81780" name="Picture 13" descr="A diagram of data processing&#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3436"/>
                    <a:stretch/>
                  </pic:blipFill>
                  <pic:spPr bwMode="auto">
                    <a:xfrm>
                      <a:off x="0" y="0"/>
                      <a:ext cx="5659092" cy="238726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6C2E78C" w14:textId="2D7724BE" w:rsidR="004B23C9" w:rsidRPr="004B23C9" w:rsidRDefault="00176D22" w:rsidP="00176D22">
      <w:pPr>
        <w:pStyle w:val="Caption"/>
        <w:jc w:val="center"/>
      </w:pPr>
      <w:bookmarkStart w:id="107" w:name="_Ref198040983"/>
      <w:bookmarkStart w:id="108" w:name="_Ref198040979"/>
      <w:bookmarkStart w:id="109" w:name="_Toc198045350"/>
      <w:bookmarkStart w:id="110" w:name="_Toc198045560"/>
      <w:r>
        <w:t xml:space="preserve">Figur </w:t>
      </w:r>
      <w:r>
        <w:fldChar w:fldCharType="begin"/>
      </w:r>
      <w:r>
        <w:instrText xml:space="preserve"> SEQ Figur \* ARABIC </w:instrText>
      </w:r>
      <w:r>
        <w:fldChar w:fldCharType="separate"/>
      </w:r>
      <w:r w:rsidR="00D33F62">
        <w:rPr>
          <w:noProof/>
        </w:rPr>
        <w:t>13</w:t>
      </w:r>
      <w:r>
        <w:fldChar w:fldCharType="end"/>
      </w:r>
      <w:bookmarkEnd w:id="107"/>
      <w:r>
        <w:t xml:space="preserve">. </w:t>
      </w:r>
      <w:r w:rsidRPr="002E0C9A">
        <w:t>Systemarkitektur for interaktivt søk (fase 1).</w:t>
      </w:r>
      <w:bookmarkEnd w:id="108"/>
      <w:bookmarkEnd w:id="109"/>
      <w:bookmarkEnd w:id="110"/>
    </w:p>
    <w:p w14:paraId="68D953F3" w14:textId="07CA6BED" w:rsidR="00937356" w:rsidRPr="00937356" w:rsidRDefault="00DA2398" w:rsidP="00DA2398">
      <w:pPr>
        <w:spacing w:line="240" w:lineRule="auto"/>
      </w:pPr>
      <w:r>
        <w:rPr>
          <w:rFonts w:ascii="Arial" w:hAnsi="Arial" w:cs="Arial"/>
          <w:noProof/>
          <w:color w:val="000000"/>
          <w:sz w:val="22"/>
          <w:szCs w:val="22"/>
          <w:bdr w:val="none" w:sz="0" w:space="0" w:color="auto" w:frame="1"/>
        </w:rPr>
        <w:drawing>
          <wp:anchor distT="0" distB="0" distL="114300" distR="114300" simplePos="0" relativeHeight="251658242" behindDoc="0" locked="0" layoutInCell="1" allowOverlap="1" wp14:anchorId="071E3291" wp14:editId="7B9B2961">
            <wp:simplePos x="0" y="0"/>
            <wp:positionH relativeFrom="margin">
              <wp:align>right</wp:align>
            </wp:positionH>
            <wp:positionV relativeFrom="paragraph">
              <wp:posOffset>332165</wp:posOffset>
            </wp:positionV>
            <wp:extent cx="1946499" cy="2275027"/>
            <wp:effectExtent l="0" t="0" r="0" b="0"/>
            <wp:wrapSquare wrapText="bothSides"/>
            <wp:docPr id="1159280879" name="Bilde 9" descr="Et bilde som inneholder kart, skjermbilde, atlas,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0879" name="Bilde 9" descr="Et bilde som inneholder kart, skjermbilde, atlas, tekst&#10;&#10;KI-generert innhold kan være feil."/>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0758" t="10272" r="31546" b="16200"/>
                    <a:stretch/>
                  </pic:blipFill>
                  <pic:spPr bwMode="auto">
                    <a:xfrm>
                      <a:off x="0" y="0"/>
                      <a:ext cx="1946499" cy="22750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7356" w:rsidRPr="00937356">
        <w:t>I den første utviklingsfasen var målet å muliggjøre filtrering av geografiske data basert på brukerdefinerte kriterier og å visualisere resultatene på et interaktivt kart. </w:t>
      </w:r>
    </w:p>
    <w:p w14:paraId="7476827E" w14:textId="320547DD" w:rsidR="00937356" w:rsidRPr="00937356" w:rsidRDefault="00DA2398" w:rsidP="00DA2398">
      <w:pPr>
        <w:spacing w:line="240" w:lineRule="auto"/>
      </w:pPr>
      <w:r>
        <w:rPr>
          <w:noProof/>
        </w:rPr>
        <mc:AlternateContent>
          <mc:Choice Requires="wps">
            <w:drawing>
              <wp:anchor distT="0" distB="0" distL="114300" distR="114300" simplePos="0" relativeHeight="251658243" behindDoc="0" locked="0" layoutInCell="1" allowOverlap="1" wp14:anchorId="66FEA846" wp14:editId="066A7C66">
                <wp:simplePos x="0" y="0"/>
                <wp:positionH relativeFrom="margin">
                  <wp:posOffset>4005951</wp:posOffset>
                </wp:positionH>
                <wp:positionV relativeFrom="paragraph">
                  <wp:posOffset>1916886</wp:posOffset>
                </wp:positionV>
                <wp:extent cx="1946275" cy="635"/>
                <wp:effectExtent l="0" t="0" r="0" b="0"/>
                <wp:wrapSquare wrapText="bothSides"/>
                <wp:docPr id="1157061906" name="Tekstboks 1"/>
                <wp:cNvGraphicFramePr/>
                <a:graphic xmlns:a="http://schemas.openxmlformats.org/drawingml/2006/main">
                  <a:graphicData uri="http://schemas.microsoft.com/office/word/2010/wordprocessingShape">
                    <wps:wsp>
                      <wps:cNvSpPr txBox="1"/>
                      <wps:spPr>
                        <a:xfrm>
                          <a:off x="0" y="0"/>
                          <a:ext cx="1946275" cy="635"/>
                        </a:xfrm>
                        <a:prstGeom prst="rect">
                          <a:avLst/>
                        </a:prstGeom>
                        <a:solidFill>
                          <a:prstClr val="white"/>
                        </a:solidFill>
                        <a:ln>
                          <a:noFill/>
                        </a:ln>
                      </wps:spPr>
                      <wps:txbx>
                        <w:txbxContent>
                          <w:p w14:paraId="6E0C9269" w14:textId="5B12BDE8" w:rsidR="001F5AD9" w:rsidRPr="00B62A33" w:rsidRDefault="001F5AD9" w:rsidP="00A71AFB">
                            <w:pPr>
                              <w:pStyle w:val="Caption"/>
                              <w:rPr>
                                <w:rFonts w:ascii="Arial" w:hAnsi="Arial" w:cs="Arial"/>
                                <w:noProof/>
                                <w:color w:val="000000"/>
                                <w:sz w:val="22"/>
                                <w:szCs w:val="22"/>
                                <w:bdr w:val="none" w:sz="0" w:space="0" w:color="auto" w:frame="1"/>
                              </w:rPr>
                            </w:pPr>
                            <w:bookmarkStart w:id="111" w:name="_Ref198041287"/>
                            <w:bookmarkStart w:id="112" w:name="_Toc198045351"/>
                            <w:bookmarkStart w:id="113" w:name="_Toc198045561"/>
                            <w:r>
                              <w:t xml:space="preserve">Figur </w:t>
                            </w:r>
                            <w:r>
                              <w:fldChar w:fldCharType="begin"/>
                            </w:r>
                            <w:r>
                              <w:instrText xml:space="preserve"> SEQ Figur \* ARABIC </w:instrText>
                            </w:r>
                            <w:r>
                              <w:fldChar w:fldCharType="separate"/>
                            </w:r>
                            <w:r w:rsidR="00D33F62">
                              <w:rPr>
                                <w:noProof/>
                              </w:rPr>
                              <w:t>14</w:t>
                            </w:r>
                            <w:r>
                              <w:fldChar w:fldCharType="end"/>
                            </w:r>
                            <w:bookmarkEnd w:id="111"/>
                            <w:r>
                              <w:t xml:space="preserve">. </w:t>
                            </w:r>
                            <w:r w:rsidRPr="0011475B">
                              <w:t xml:space="preserve"> Kartvisning av filtrerte skipsdata, med markører som representerer skip og en rød sirkel som indikerer søkeradius.</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FEA846" id="_x0000_s1027" type="#_x0000_t202" style="position:absolute;margin-left:315.45pt;margin-top:150.95pt;width:153.25pt;height:.05pt;z-index:251658243;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" stroked="f">
                <v:textbox style="mso-fit-shape-to-text:t" inset="0,0,0,0">
                  <w:txbxContent>
                    <w:p w14:paraId="6E0C9269" w14:textId="5B12BDE8" w:rsidR="001F5AD9" w:rsidRPr="00B62A33" w:rsidRDefault="001F5AD9" w:rsidP="00A71AFB">
                      <w:pPr>
                        <w:pStyle w:val="Caption"/>
                        <w:rPr>
                          <w:rFonts w:ascii="Arial" w:hAnsi="Arial" w:cs="Arial"/>
                          <w:noProof/>
                          <w:color w:val="000000"/>
                          <w:sz w:val="22"/>
                          <w:szCs w:val="22"/>
                          <w:bdr w:val="none" w:sz="0" w:space="0" w:color="auto" w:frame="1"/>
                        </w:rPr>
                      </w:pPr>
                      <w:bookmarkStart w:id="114" w:name="_Ref198041287"/>
                      <w:bookmarkStart w:id="115" w:name="_Toc198045351"/>
                      <w:bookmarkStart w:id="116" w:name="_Toc198045561"/>
                      <w:r>
                        <w:t xml:space="preserve">Figur </w:t>
                      </w:r>
                      <w:r>
                        <w:fldChar w:fldCharType="begin"/>
                      </w:r>
                      <w:r>
                        <w:instrText xml:space="preserve"> SEQ Figur \* ARABIC </w:instrText>
                      </w:r>
                      <w:r>
                        <w:fldChar w:fldCharType="separate"/>
                      </w:r>
                      <w:r w:rsidR="00D33F62">
                        <w:rPr>
                          <w:noProof/>
                        </w:rPr>
                        <w:t>14</w:t>
                      </w:r>
                      <w:r>
                        <w:fldChar w:fldCharType="end"/>
                      </w:r>
                      <w:bookmarkEnd w:id="114"/>
                      <w:r>
                        <w:t xml:space="preserve">. </w:t>
                      </w:r>
                      <w:r w:rsidRPr="0011475B">
                        <w:t xml:space="preserve"> Kartvisning av filtrerte skipsdata, med markører som representerer skip og en rød sirkel som indikerer søkeradius.</w:t>
                      </w:r>
                      <w:bookmarkEnd w:id="115"/>
                      <w:bookmarkEnd w:id="116"/>
                    </w:p>
                  </w:txbxContent>
                </v:textbox>
                <w10:wrap type="square" anchorx="margin"/>
              </v:shape>
            </w:pict>
          </mc:Fallback>
        </mc:AlternateContent>
      </w:r>
      <w:r w:rsidR="00937356" w:rsidRPr="00937356">
        <w:t xml:space="preserve">For å oppnå dette ble det først utviklet funksjonalitet for å konvertere rådata fra Parquet-format til GeoParquet, noe som er avgjørende for effektiv håndtering av geografiske data. Videre ble datapartisjonering implementert ved bruk av Pandas' to_parquet-funksjon, primært basert på tid ved å legge til kolonnene year, month, day og hour som standard. Dette forbedrer ytelsen ved lesing og filtrering av store datamengder, da kun relevante datasett hentes ut for en gitt tidsperiode. Fleksibilitet ble også lagt til for å kunne partisjonere på andre valgfrie kolonner ved behov for fremtidig utvidelse. Funksjonene for å filtrere skipsdata ble utviklet basert på både dato og geografisk plassering. Dette inkluderte definisjonen av </w:t>
      </w:r>
      <w:r w:rsidR="00A50477" w:rsidRPr="00937356">
        <w:t>en polygon</w:t>
      </w:r>
      <w:r w:rsidR="00937356" w:rsidRPr="00937356">
        <w:t xml:space="preserve"> for Agder-regionen og muligheten til å filtrere posisjoner innenfor en spesifikk radius fra Kristiansand sentrum. </w:t>
      </w:r>
    </w:p>
    <w:p w14:paraId="744DAFA5" w14:textId="15066960" w:rsidR="001F5AD9" w:rsidRDefault="00E72B10" w:rsidP="00DA2398">
      <w:pPr>
        <w:spacing w:line="240" w:lineRule="auto"/>
      </w:pPr>
      <w:r w:rsidRPr="00E72B10">
        <w:t>Resultatene presenteres i to formater: tabell for detaljerte dataverdier (GeoDataFrame) og kart for umiddelbar visuell oversikt over geografisk plassering (se Figur 1</w:t>
      </w:r>
      <w:r w:rsidR="00A22EBF">
        <w:t>3</w:t>
      </w:r>
      <w:r w:rsidRPr="00E72B10">
        <w:t>).</w:t>
      </w:r>
    </w:p>
    <w:p w14:paraId="3C439870" w14:textId="7756CA36" w:rsidR="00776C7E" w:rsidRDefault="00A7580E" w:rsidP="00A7580E">
      <w:pPr>
        <w:pStyle w:val="Heading4"/>
        <w:numPr>
          <w:ilvl w:val="0"/>
          <w:numId w:val="0"/>
        </w:numPr>
        <w:ind w:left="864" w:hanging="864"/>
      </w:pPr>
      <w:r w:rsidRPr="00A7580E">
        <w:rPr>
          <w:bCs/>
        </w:rPr>
        <w:t>Brukerhistorie 2: Automatisert strømming </w:t>
      </w:r>
      <w:r w:rsidR="00FB0C72" w:rsidRPr="00FB0C72">
        <w:t xml:space="preserve">  </w:t>
      </w:r>
    </w:p>
    <w:p w14:paraId="00C68111" w14:textId="3BA2F72A" w:rsidR="00735F01" w:rsidRDefault="00735F01" w:rsidP="00DA2398">
      <w:pPr>
        <w:spacing w:line="240" w:lineRule="auto"/>
      </w:pPr>
      <w:r w:rsidRPr="00735F01">
        <w:t>Den andre utviklingsfasen fokuserte på å automatisere databehandlingen for å simulere håndtering av kontinuerlig innkommende data. Målet var å validere et Proof of Concept (PoC) for bruk av GeoPandas til strømming av data, redusere behovet for manuell håndtering og minimere datalatens.</w:t>
      </w:r>
    </w:p>
    <w:p w14:paraId="0B67AB6C" w14:textId="5227B190" w:rsidR="001C20B6" w:rsidRDefault="001C20B6" w:rsidP="00DA2398">
      <w:pPr>
        <w:spacing w:line="240" w:lineRule="auto"/>
      </w:pPr>
      <w:r w:rsidRPr="001C20B6">
        <w:lastRenderedPageBreak/>
        <w:t>Den automatiserte flyten (illustrert i Figur 1</w:t>
      </w:r>
      <w:r>
        <w:t>4</w:t>
      </w:r>
      <w:r w:rsidRPr="001C20B6">
        <w:t>) overvåker en mappe for nye datafiler. Når en fil oppdages, starter en automatisk prosesskjede hvor filen konverteres til GeoParquet-format, filtreres, og visualiseringen på kartet oppdateres.</w:t>
      </w:r>
    </w:p>
    <w:p w14:paraId="6A642332" w14:textId="393BA19D" w:rsidR="00273738" w:rsidRDefault="00975DD0" w:rsidP="006F305B">
      <w:pPr>
        <w:keepNext/>
        <w:jc w:val="center"/>
      </w:pPr>
      <w:r>
        <w:fldChar w:fldCharType="begin"/>
      </w:r>
      <w:r>
        <w:instrText xml:space="preserve"> INCLUDEPICTURE "https://documents.lucid.app/documents/db0ad81f-e916-4539-8da2-cf9ae72e2edb/pages/0_0?a=3219&amp;x=4424&amp;y=2968&amp;w=1211&amp;h=682&amp;store=1&amp;accept=image%2F*&amp;auth=LCA%208d0eb37b5c08c148bb64eaf03f8a29fcbb22234500d7b7583fd795d6628f3abc-ts%3D1747148649" \* MERGEFORMATINET </w:instrText>
      </w:r>
      <w:r>
        <w:fldChar w:fldCharType="separate"/>
      </w:r>
      <w:r>
        <w:rPr>
          <w:noProof/>
        </w:rPr>
        <w:drawing>
          <wp:inline distT="0" distB="0" distL="0" distR="0" wp14:anchorId="7F835EFE" wp14:editId="00A93281">
            <wp:extent cx="4267200" cy="2399388"/>
            <wp:effectExtent l="0" t="0" r="0" b="1270"/>
            <wp:docPr id="1464001474" name="Picture 1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01474" name="Picture 19" descr="A diagram of a data processing proces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99507" cy="2417554"/>
                    </a:xfrm>
                    <a:prstGeom prst="rect">
                      <a:avLst/>
                    </a:prstGeom>
                    <a:noFill/>
                    <a:ln>
                      <a:noFill/>
                    </a:ln>
                  </pic:spPr>
                </pic:pic>
              </a:graphicData>
            </a:graphic>
          </wp:inline>
        </w:drawing>
      </w:r>
      <w:r>
        <w:fldChar w:fldCharType="end"/>
      </w:r>
    </w:p>
    <w:p w14:paraId="2BD67C81" w14:textId="5D3C3A00" w:rsidR="006F305B" w:rsidRDefault="006F305B" w:rsidP="006F305B">
      <w:pPr>
        <w:pStyle w:val="Caption"/>
        <w:jc w:val="center"/>
      </w:pPr>
      <w:bookmarkStart w:id="117" w:name="_Toc198045562"/>
      <w:r>
        <w:t xml:space="preserve">Figur </w:t>
      </w:r>
      <w:r>
        <w:fldChar w:fldCharType="begin"/>
      </w:r>
      <w:r>
        <w:instrText xml:space="preserve"> SEQ Figur \* ARABIC </w:instrText>
      </w:r>
      <w:r>
        <w:fldChar w:fldCharType="separate"/>
      </w:r>
      <w:r w:rsidR="00D33F62">
        <w:rPr>
          <w:noProof/>
        </w:rPr>
        <w:t>15</w:t>
      </w:r>
      <w:r>
        <w:fldChar w:fldCharType="end"/>
      </w:r>
      <w:r>
        <w:t xml:space="preserve">. </w:t>
      </w:r>
      <w:r w:rsidRPr="002B7E1C">
        <w:t>Videreutviklet systemarkitektur for automatisert strømming (fase 2).</w:t>
      </w:r>
      <w:bookmarkEnd w:id="117"/>
    </w:p>
    <w:p w14:paraId="6EF08E0A" w14:textId="4BFA94D4" w:rsidR="008B38F9" w:rsidRDefault="008B38F9" w:rsidP="00DA2398">
      <w:pPr>
        <w:spacing w:line="240" w:lineRule="auto"/>
      </w:pPr>
      <w:r>
        <w:t>Implementasjonen brukte Watchdog for mappeovervåking, og en simuleringsfunksjon for syntetiske data ble utviklet for testing uavhengig av eksterne kilder. Automatiseringen reduserer manuelt arbeid betydelig og gir raskere tilgang til oppdatert informasjon. Filtreringsfunksjonene ble også forbedret for større datamengder.</w:t>
      </w:r>
    </w:p>
    <w:p w14:paraId="0A4933D1" w14:textId="1D85FD09" w:rsidR="008B38F9" w:rsidRDefault="008B38F9" w:rsidP="00DA2398">
      <w:pPr>
        <w:spacing w:line="240" w:lineRule="auto"/>
      </w:pPr>
      <w:r>
        <w:t>PoC-et demonstrerer GeoPandas' potensial for å behandle og visualisere strømmende maritime data, selv om den nåværende simuleringen er filsystem-basert, noe som har begrensninger. I en reell applikasjon ville en integrasjon mot et API (f.eks. fra Kystverket) sannsynligvis erstatte mappeovervåkingen.</w:t>
      </w:r>
    </w:p>
    <w:p w14:paraId="418E8C2C" w14:textId="18D19958" w:rsidR="00AC0C36" w:rsidRDefault="001544D5" w:rsidP="001544D5">
      <w:pPr>
        <w:pStyle w:val="Heading3"/>
        <w:rPr>
          <w:bCs/>
        </w:rPr>
      </w:pPr>
      <w:bookmarkStart w:id="118" w:name="_Toc198047560"/>
      <w:r w:rsidRPr="001544D5">
        <w:rPr>
          <w:bCs/>
        </w:rPr>
        <w:t>GeoPandas og AR50</w:t>
      </w:r>
      <w:bookmarkEnd w:id="118"/>
    </w:p>
    <w:p w14:paraId="2C41E4A6" w14:textId="4EE50CB4" w:rsidR="001544D5" w:rsidRDefault="001E129A" w:rsidP="00E97A96">
      <w:pPr>
        <w:spacing w:line="240" w:lineRule="auto"/>
      </w:pPr>
      <w:commentRangeStart w:id="119"/>
      <w:r>
        <w:t>Denne seksjonen vil beskrive hvordan Geopandas har blitt brukt for filtrering of visualisering av AR50-data</w:t>
      </w:r>
      <w:commentRangeEnd w:id="119"/>
      <w:r>
        <w:rPr>
          <w:rStyle w:val="CommentReference"/>
        </w:rPr>
        <w:commentReference w:id="119"/>
      </w:r>
      <w:r>
        <w:t>. Filtreringsprosessen kan benyttes etter at brukeren har en ferdig konvertert FGB fil. Systemarkitekturen er bygget opp slik at dataen blir direkte hentet fra en valgt mappe, deretter bearbeidet og visualisert etter brukerens filtrerings kriterier. Etter konverteringsfasen, og brukeren har vedlagt sin ønskede FGB fil, kan funksjonene for filtrering bli konfigurert (se</w:t>
      </w:r>
      <w:r w:rsidR="00963CA5">
        <w:t xml:space="preserve"> </w:t>
      </w:r>
      <w:r>
        <w:fldChar w:fldCharType="begin"/>
      </w:r>
      <w:r>
        <w:instrText xml:space="preserve"> REF _Ref198042369 \h  \* MERGEFORMAT </w:instrText>
      </w:r>
      <w:r>
        <w:fldChar w:fldCharType="separate"/>
      </w:r>
      <w:r w:rsidR="00D33F62">
        <w:t xml:space="preserve">Figur </w:t>
      </w:r>
      <w:r w:rsidR="00D33F62">
        <w:rPr>
          <w:noProof/>
        </w:rPr>
        <w:t>16</w:t>
      </w:r>
      <w:r>
        <w:fldChar w:fldCharType="end"/>
      </w:r>
      <w:r w:rsidR="00963CA5">
        <w:t xml:space="preserve">) </w:t>
      </w:r>
    </w:p>
    <w:p w14:paraId="1F4C6D20" w14:textId="7B512B9F" w:rsidR="000817D5" w:rsidRPr="001544D5" w:rsidRDefault="000817D5" w:rsidP="00E97A96">
      <w:pPr>
        <w:spacing w:line="240" w:lineRule="auto"/>
      </w:pPr>
      <w:r w:rsidRPr="000817D5">
        <w:t>Først angir brukeren filbane til FGB filen, deretter kan brukeren velge en attributtkolonne og verdi. Brukeren kan filtrere geografiske data enten ved å spesifisere en stedskode, eller ved å definere en buffersoneradius rundt et gitt senterpunkt. Etter filtreringen er fullført kalles den aktuelle funksjonen. Pyogrio blir brukt for å integrere «partial-read» i filtreringen. GeoPandas og Shapely er de underliggende tjenester som sørger for geometrioperasjonene. Til slutt vil en tabell med de ufiltrerte dataene vises og satt inn i et foliumkart.   </w:t>
      </w:r>
    </w:p>
    <w:p w14:paraId="4C58D38E" w14:textId="08FF5061" w:rsidR="00963CA5" w:rsidRDefault="000E739B" w:rsidP="00963CA5">
      <w:pPr>
        <w:keepNext/>
        <w:jc w:val="center"/>
      </w:pPr>
      <w:r>
        <w:lastRenderedPageBreak/>
        <w:fldChar w:fldCharType="begin"/>
      </w:r>
      <w:r>
        <w:instrText xml:space="preserve"> INCLUDEPICTURE "https://documents.lucid.app/documents/db0ad81f-e916-4539-8da2-cf9ae72e2edb/pages/0_0?a=3197&amp;x=5666&amp;y=271&amp;w=2189&amp;h=620&amp;store=1&amp;accept=image%2F*&amp;auth=LCA%2020d57d0c5ffe4e9c47b7734f6262b2f204340f0a78dc49d322b199f15a07a616-ts%3D1747148649" \* MERGEFORMATINET </w:instrText>
      </w:r>
      <w:r>
        <w:fldChar w:fldCharType="separate"/>
      </w:r>
      <w:r>
        <w:rPr>
          <w:noProof/>
        </w:rPr>
        <w:drawing>
          <wp:inline distT="0" distB="0" distL="0" distR="0" wp14:anchorId="01E6C7D1" wp14:editId="2AE350DD">
            <wp:extent cx="5943600" cy="1682115"/>
            <wp:effectExtent l="0" t="0" r="0" b="0"/>
            <wp:docPr id="118853514"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514" name="Picture 16" descr="A diagram of a dia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1682115"/>
                    </a:xfrm>
                    <a:prstGeom prst="rect">
                      <a:avLst/>
                    </a:prstGeom>
                    <a:noFill/>
                    <a:ln>
                      <a:noFill/>
                    </a:ln>
                  </pic:spPr>
                </pic:pic>
              </a:graphicData>
            </a:graphic>
          </wp:inline>
        </w:drawing>
      </w:r>
      <w:r>
        <w:fldChar w:fldCharType="end"/>
      </w:r>
    </w:p>
    <w:p w14:paraId="2D1BFF94" w14:textId="39696849" w:rsidR="00112A4D" w:rsidRDefault="00963CA5" w:rsidP="00963CA5">
      <w:pPr>
        <w:pStyle w:val="Caption"/>
        <w:jc w:val="center"/>
      </w:pPr>
      <w:bookmarkStart w:id="120" w:name="_Ref198042369"/>
      <w:bookmarkStart w:id="121" w:name="_Toc198045353"/>
      <w:bookmarkStart w:id="122" w:name="_Toc198045563"/>
      <w:r>
        <w:t xml:space="preserve">Figur </w:t>
      </w:r>
      <w:r>
        <w:fldChar w:fldCharType="begin"/>
      </w:r>
      <w:r>
        <w:instrText xml:space="preserve"> SEQ Figur \* ARABIC </w:instrText>
      </w:r>
      <w:r>
        <w:fldChar w:fldCharType="separate"/>
      </w:r>
      <w:r w:rsidR="00D33F62">
        <w:rPr>
          <w:noProof/>
        </w:rPr>
        <w:t>16</w:t>
      </w:r>
      <w:r>
        <w:fldChar w:fldCharType="end"/>
      </w:r>
      <w:bookmarkEnd w:id="120"/>
      <w:r>
        <w:t xml:space="preserve">. </w:t>
      </w:r>
      <w:r w:rsidRPr="00F46B19">
        <w:t>Systemarkitektur for Geopandas ved bruk av AR50-data</w:t>
      </w:r>
      <w:bookmarkEnd w:id="121"/>
      <w:bookmarkEnd w:id="122"/>
    </w:p>
    <w:p w14:paraId="1255B698" w14:textId="3632671D" w:rsidR="00112A4D" w:rsidRPr="00112A4D" w:rsidRDefault="006674FF" w:rsidP="00593F20">
      <w:pPr>
        <w:pStyle w:val="Heading4"/>
        <w:numPr>
          <w:ilvl w:val="0"/>
          <w:numId w:val="0"/>
        </w:numPr>
        <w:ind w:left="864" w:hanging="864"/>
      </w:pPr>
      <w:r>
        <w:rPr>
          <w:noProof/>
        </w:rPr>
        <w:drawing>
          <wp:anchor distT="0" distB="0" distL="114300" distR="114300" simplePos="0" relativeHeight="251658244" behindDoc="0" locked="0" layoutInCell="1" allowOverlap="1" wp14:anchorId="26CEC80A" wp14:editId="6391057D">
            <wp:simplePos x="0" y="0"/>
            <wp:positionH relativeFrom="margin">
              <wp:posOffset>4147185</wp:posOffset>
            </wp:positionH>
            <wp:positionV relativeFrom="paragraph">
              <wp:posOffset>26035</wp:posOffset>
            </wp:positionV>
            <wp:extent cx="1586865" cy="1694180"/>
            <wp:effectExtent l="0" t="0" r="0" b="1270"/>
            <wp:wrapSquare wrapText="bothSides"/>
            <wp:docPr id="1581633617" name="Bilde 13" descr="Et bilde som inneholder kart, sirkel,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3617" name="Bilde 13" descr="Et bilde som inneholder kart, sirkel, tekst&#10;&#10;KI-generert innhold kan være feil."/>
                    <pic:cNvPicPr>
                      <a:picLocks noChangeAspect="1" noChangeArrowheads="1"/>
                    </pic:cNvPicPr>
                  </pic:nvPicPr>
                  <pic:blipFill rotWithShape="1">
                    <a:blip r:embed="rId31">
                      <a:extLst>
                        <a:ext uri="{28A0092B-C50C-407E-A947-70E740481C1C}">
                          <a14:useLocalDpi xmlns:a14="http://schemas.microsoft.com/office/drawing/2010/main" val="0"/>
                        </a:ext>
                      </a:extLst>
                    </a:blip>
                    <a:srcRect l="18934" t="16713" r="21151" b="14776"/>
                    <a:stretch/>
                  </pic:blipFill>
                  <pic:spPr bwMode="auto">
                    <a:xfrm>
                      <a:off x="0" y="0"/>
                      <a:ext cx="1586865" cy="1694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93F20" w:rsidRPr="00593F20">
        <w:rPr>
          <w:bCs/>
        </w:rPr>
        <w:t>Brukerhistorie 1: Radius-basert søk </w:t>
      </w:r>
    </w:p>
    <w:p w14:paraId="616210C0" w14:textId="5CD82E36" w:rsidR="004C31C0" w:rsidRDefault="006674FF" w:rsidP="00E97A96">
      <w:pPr>
        <w:spacing w:line="240" w:lineRule="auto"/>
      </w:pPr>
      <w:r>
        <w:rPr>
          <w:noProof/>
        </w:rPr>
        <mc:AlternateContent>
          <mc:Choice Requires="wps">
            <w:drawing>
              <wp:anchor distT="0" distB="0" distL="114300" distR="114300" simplePos="0" relativeHeight="251658245" behindDoc="0" locked="0" layoutInCell="1" allowOverlap="1" wp14:anchorId="69B39753" wp14:editId="64F34594">
                <wp:simplePos x="0" y="0"/>
                <wp:positionH relativeFrom="margin">
                  <wp:posOffset>4131945</wp:posOffset>
                </wp:positionH>
                <wp:positionV relativeFrom="paragraph">
                  <wp:posOffset>1443355</wp:posOffset>
                </wp:positionV>
                <wp:extent cx="1598295" cy="431165"/>
                <wp:effectExtent l="0" t="0" r="1905" b="635"/>
                <wp:wrapSquare wrapText="bothSides"/>
                <wp:docPr id="1946153654" name="Tekstboks 1"/>
                <wp:cNvGraphicFramePr/>
                <a:graphic xmlns:a="http://schemas.openxmlformats.org/drawingml/2006/main">
                  <a:graphicData uri="http://schemas.microsoft.com/office/word/2010/wordprocessingShape">
                    <wps:wsp>
                      <wps:cNvSpPr txBox="1"/>
                      <wps:spPr>
                        <a:xfrm>
                          <a:off x="0" y="0"/>
                          <a:ext cx="1598295" cy="431165"/>
                        </a:xfrm>
                        <a:prstGeom prst="rect">
                          <a:avLst/>
                        </a:prstGeom>
                        <a:solidFill>
                          <a:prstClr val="white"/>
                        </a:solidFill>
                        <a:ln>
                          <a:noFill/>
                        </a:ln>
                      </wps:spPr>
                      <wps:txbx>
                        <w:txbxContent>
                          <w:p w14:paraId="2D112E5B" w14:textId="4E8759E1" w:rsidR="004C31C0" w:rsidRPr="000069B1" w:rsidRDefault="004C31C0" w:rsidP="00A71AFB">
                            <w:pPr>
                              <w:pStyle w:val="Caption"/>
                              <w:rPr>
                                <w:b/>
                                <w:i w:val="0"/>
                                <w:noProof/>
                                <w:color w:val="auto"/>
                              </w:rPr>
                            </w:pPr>
                            <w:bookmarkStart w:id="123" w:name="_Toc198045354"/>
                            <w:bookmarkStart w:id="124" w:name="_Toc198045564"/>
                            <w:r>
                              <w:t xml:space="preserve">Figur </w:t>
                            </w:r>
                            <w:r>
                              <w:fldChar w:fldCharType="begin"/>
                            </w:r>
                            <w:r>
                              <w:instrText xml:space="preserve"> SEQ Figur \* ARABIC </w:instrText>
                            </w:r>
                            <w:r>
                              <w:fldChar w:fldCharType="separate"/>
                            </w:r>
                            <w:r w:rsidR="00D33F62">
                              <w:rPr>
                                <w:noProof/>
                              </w:rPr>
                              <w:t>17</w:t>
                            </w:r>
                            <w:r>
                              <w:fldChar w:fldCharType="end"/>
                            </w:r>
                            <w:r>
                              <w:t xml:space="preserve">. </w:t>
                            </w:r>
                            <w:r w:rsidRPr="00760599">
                              <w:t>kart et resultat av brukerhistorie 1 for AR50-data med Geopandas</w:t>
                            </w:r>
                            <w:bookmarkEnd w:id="123"/>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39753" id="_x0000_s1028" type="#_x0000_t202" style="position:absolute;margin-left:325.35pt;margin-top:113.65pt;width:125.85pt;height:33.9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" stroked="f">
                <v:textbox inset="0,0,0,0">
                  <w:txbxContent>
                    <w:p w14:paraId="2D112E5B" w14:textId="4E8759E1" w:rsidR="004C31C0" w:rsidRPr="000069B1" w:rsidRDefault="004C31C0" w:rsidP="00A71AFB">
                      <w:pPr>
                        <w:pStyle w:val="Caption"/>
                        <w:rPr>
                          <w:b/>
                          <w:i w:val="0"/>
                          <w:noProof/>
                          <w:color w:val="auto"/>
                        </w:rPr>
                      </w:pPr>
                      <w:bookmarkStart w:id="125" w:name="_Toc198045354"/>
                      <w:bookmarkStart w:id="126" w:name="_Toc198045564"/>
                      <w:r>
                        <w:t xml:space="preserve">Figur </w:t>
                      </w:r>
                      <w:r>
                        <w:fldChar w:fldCharType="begin"/>
                      </w:r>
                      <w:r>
                        <w:instrText xml:space="preserve"> SEQ Figur \* ARABIC </w:instrText>
                      </w:r>
                      <w:r>
                        <w:fldChar w:fldCharType="separate"/>
                      </w:r>
                      <w:r w:rsidR="00D33F62">
                        <w:rPr>
                          <w:noProof/>
                        </w:rPr>
                        <w:t>17</w:t>
                      </w:r>
                      <w:r>
                        <w:fldChar w:fldCharType="end"/>
                      </w:r>
                      <w:r>
                        <w:t xml:space="preserve">. </w:t>
                      </w:r>
                      <w:r w:rsidRPr="00760599">
                        <w:t>kart et resultat av brukerhistorie 1 for AR50-data med Geopandas</w:t>
                      </w:r>
                      <w:bookmarkEnd w:id="125"/>
                      <w:bookmarkEnd w:id="126"/>
                    </w:p>
                  </w:txbxContent>
                </v:textbox>
                <w10:wrap type="square" anchorx="margin"/>
              </v:shape>
            </w:pict>
          </mc:Fallback>
        </mc:AlternateContent>
      </w:r>
      <w:r w:rsidR="007D3B6A" w:rsidRPr="007D3B6A">
        <w:t>Resultatet viser en tabell med de forskjellige verdiene av treslag som befinner seg innenfor den gitte radiusen. Det blir også vist polygonene til dataen, som tilsier hvilken plassering på kartet den har.  Resultatet inneholder også et interaktivt kart (se Figur 10) som viser de spesifikke plasseringene til dataen. Dette lager en helhetlig oversikt for brukeren og vil skape et bedre overblikk for en arealplanlegger derav grensene for hvor dataen går er tydelige.</w:t>
      </w:r>
    </w:p>
    <w:p w14:paraId="714E42EE" w14:textId="388837F9" w:rsidR="004C31C0" w:rsidRDefault="004C31C0" w:rsidP="00112A4D"/>
    <w:p w14:paraId="1ECD449E" w14:textId="6A216DC4" w:rsidR="004C31C0" w:rsidRDefault="006674FF" w:rsidP="007631BE">
      <w:pPr>
        <w:pStyle w:val="Heading4"/>
        <w:numPr>
          <w:ilvl w:val="0"/>
          <w:numId w:val="0"/>
        </w:numPr>
        <w:ind w:left="864" w:hanging="864"/>
      </w:pPr>
      <w:r w:rsidRPr="006674FF">
        <w:rPr>
          <w:bCs/>
        </w:rPr>
        <w:t>Brukerhistorie 2: Kolonne-basert søk </w:t>
      </w:r>
    </w:p>
    <w:p w14:paraId="576C9E71" w14:textId="5C4D4639" w:rsidR="004C31C0" w:rsidRDefault="006674FF" w:rsidP="00E97A96">
      <w:pPr>
        <w:spacing w:line="240" w:lineRule="auto"/>
      </w:pPr>
      <w:r w:rsidRPr="006674FF">
        <w:t>Den andre brukerhistorien for AR50-data inneholder krav om å hente ut og analysere de ti første polygonene i datasettet for arealtype 10, som tilsier bebygget område, innenfor kommunegrensen 4204. Dermed blir denne filtreringen basert på en spesifikk verdi av en kolonne. Det vil her ikke bli brukt buffer for filtrering, men stedskoden. I datasettet er dette en egen kolonne med navnet “komid”, som er en forkortelse for kommune ID. </w:t>
      </w:r>
    </w:p>
    <w:p w14:paraId="3858D7EF" w14:textId="77777777" w:rsidR="00586268" w:rsidRDefault="00644283" w:rsidP="00586268">
      <w:pPr>
        <w:keepNext/>
        <w:jc w:val="center"/>
      </w:pPr>
      <w:r>
        <w:rPr>
          <w:noProof/>
        </w:rPr>
        <w:drawing>
          <wp:inline distT="0" distB="0" distL="0" distR="0" wp14:anchorId="66039B15" wp14:editId="401F6D67">
            <wp:extent cx="3120643" cy="1989734"/>
            <wp:effectExtent l="0" t="0" r="3810" b="0"/>
            <wp:docPr id="174507628" name="Bilde 14" descr="Et bilde som inneholder kart,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14"/>
                    <pic:cNvPicPr/>
                  </pic:nvPicPr>
                  <pic:blipFill>
                    <a:blip r:embed="rId32">
                      <a:extLst>
                        <a:ext uri="{28A0092B-C50C-407E-A947-70E740481C1C}">
                          <a14:useLocalDpi xmlns:a14="http://schemas.microsoft.com/office/drawing/2010/main" val="0"/>
                        </a:ext>
                      </a:extLst>
                    </a:blip>
                    <a:stretch>
                      <a:fillRect/>
                    </a:stretch>
                  </pic:blipFill>
                  <pic:spPr>
                    <a:xfrm>
                      <a:off x="0" y="0"/>
                      <a:ext cx="3120643" cy="1989734"/>
                    </a:xfrm>
                    <a:prstGeom prst="rect">
                      <a:avLst/>
                    </a:prstGeom>
                  </pic:spPr>
                </pic:pic>
              </a:graphicData>
            </a:graphic>
          </wp:inline>
        </w:drawing>
      </w:r>
    </w:p>
    <w:p w14:paraId="17490276" w14:textId="0BAACF2E" w:rsidR="00644283" w:rsidRDefault="00586268" w:rsidP="00586268">
      <w:pPr>
        <w:pStyle w:val="Caption"/>
        <w:jc w:val="center"/>
      </w:pPr>
      <w:bookmarkStart w:id="127" w:name="_Toc198045355"/>
      <w:bookmarkStart w:id="128" w:name="_Toc198045565"/>
      <w:r>
        <w:t xml:space="preserve">Figur </w:t>
      </w:r>
      <w:r>
        <w:fldChar w:fldCharType="begin"/>
      </w:r>
      <w:r>
        <w:instrText xml:space="preserve"> SEQ Figur \* ARABIC </w:instrText>
      </w:r>
      <w:r>
        <w:fldChar w:fldCharType="separate"/>
      </w:r>
      <w:r w:rsidR="00D33F62">
        <w:rPr>
          <w:noProof/>
        </w:rPr>
        <w:t>18</w:t>
      </w:r>
      <w:r>
        <w:fldChar w:fldCharType="end"/>
      </w:r>
      <w:r>
        <w:t>. K</w:t>
      </w:r>
      <w:r w:rsidRPr="006B6B89">
        <w:t>art som et resultat av brukerhistorie 2 for AR50-data med Geopandas</w:t>
      </w:r>
      <w:bookmarkEnd w:id="127"/>
      <w:bookmarkEnd w:id="128"/>
    </w:p>
    <w:p w14:paraId="549A480D" w14:textId="2ACF87C3" w:rsidR="00112A4D" w:rsidRPr="00112A4D" w:rsidRDefault="00BA3C24" w:rsidP="00BA3C24">
      <w:pPr>
        <w:pStyle w:val="Heading3"/>
      </w:pPr>
      <w:bookmarkStart w:id="129" w:name="_Toc198047561"/>
      <w:r w:rsidRPr="00BA3C24">
        <w:rPr>
          <w:bCs/>
        </w:rPr>
        <w:lastRenderedPageBreak/>
        <w:t>Utfordringer og løsninger</w:t>
      </w:r>
      <w:bookmarkEnd w:id="129"/>
      <w:r w:rsidRPr="00BA3C24">
        <w:rPr>
          <w:bCs/>
        </w:rPr>
        <w:t> </w:t>
      </w:r>
      <w:r w:rsidR="007D3B6A" w:rsidRPr="007D3B6A">
        <w:t> </w:t>
      </w:r>
    </w:p>
    <w:p w14:paraId="5A2269A2" w14:textId="0F207870" w:rsidR="00592642" w:rsidRDefault="00592642" w:rsidP="00E97A96">
      <w:pPr>
        <w:spacing w:line="240" w:lineRule="auto"/>
      </w:pPr>
      <w:r>
        <w:t xml:space="preserve">Utviklingen av Løsningsmodell 1 bød på flere utfordringer. En hovedutfordring var partisjonering av geografisk data med GeoPandas, da standard Pandas partisjonering ikke fungerer direkte med geometrier. Dette ble løst ved midlertidig konvertering av geometrier til WKB (binært format) for behandling, noe som imidlertid økte implementasjonskompleksiteten. Alternativet </w:t>
      </w:r>
      <w:commentRangeStart w:id="130"/>
      <w:r w:rsidRPr="00592642">
        <w:rPr>
          <w:highlight w:val="yellow"/>
        </w:rPr>
        <w:t>Dask-GeoPandas (u.å.)</w:t>
      </w:r>
      <w:r>
        <w:t xml:space="preserve"> </w:t>
      </w:r>
      <w:commentRangeEnd w:id="130"/>
      <w:r w:rsidR="00B20142">
        <w:rPr>
          <w:rStyle w:val="CommentReference"/>
        </w:rPr>
        <w:commentReference w:id="130"/>
      </w:r>
      <w:r>
        <w:t>ble vurdert for bedre håndtering av store datasett, men valgt bort grunnet økt systemkompleksitet og usikker ytelsesgevinst på testdata.</w:t>
      </w:r>
    </w:p>
    <w:p w14:paraId="7F0CDC09" w14:textId="031D620C" w:rsidR="00592642" w:rsidRDefault="00592642" w:rsidP="00E97A96">
      <w:pPr>
        <w:spacing w:line="240" w:lineRule="auto"/>
      </w:pPr>
      <w:r>
        <w:t xml:space="preserve">Navngiving av mapper med varierende struktur ga utfordringer med å </w:t>
      </w:r>
      <w:r w:rsidR="00B20142">
        <w:t>standardisere</w:t>
      </w:r>
      <w:r>
        <w:t xml:space="preserve"> </w:t>
      </w:r>
      <w:r w:rsidR="00B20142">
        <w:t>og</w:t>
      </w:r>
      <w:r>
        <w:t xml:space="preserve"> hente ut datoer; dette ble løst ved bruk av regulære uttrykk (regex), som krevde tid for å oppnå pålitelighet.</w:t>
      </w:r>
    </w:p>
    <w:p w14:paraId="0AA3E963" w14:textId="2C5FC8C6" w:rsidR="00D631AD" w:rsidRDefault="00592642" w:rsidP="00E97A96">
      <w:pPr>
        <w:spacing w:line="240" w:lineRule="auto"/>
      </w:pPr>
      <w:r>
        <w:t>I strømmingssimuleringen oppsto en visuell og teknisk utfordring da et nytt kart ble generert for hver ny datafil, noe som ga en hakket opplevelse og høy ressursbruk. En forbedring ville vært å oppdatere eksisterende markører på ett kart.</w:t>
      </w:r>
      <w:r w:rsidR="003C6E8A">
        <w:t xml:space="preserve"> </w:t>
      </w:r>
      <w:r>
        <w:t>Til slutt krevde trinnvis filtrering av AIS-data (først dato, så geografisk) nøye planlegging av dataflyten for å sikre effektivitet og unngå unødvendig gjentakelse av filtrering.</w:t>
      </w:r>
    </w:p>
    <w:p w14:paraId="148CDEC6" w14:textId="7CE427DA" w:rsidR="007E7F98" w:rsidRDefault="00EF52E9" w:rsidP="00F45457">
      <w:pPr>
        <w:pStyle w:val="Heading2"/>
      </w:pPr>
      <w:bookmarkStart w:id="131" w:name="_Toc198047562"/>
      <w:r w:rsidRPr="00EF52E9">
        <w:t>Løsningsmodell 2: DuckDB</w:t>
      </w:r>
      <w:bookmarkEnd w:id="131"/>
    </w:p>
    <w:p w14:paraId="0B5AF494" w14:textId="5DB0B619" w:rsidR="00EF52E9" w:rsidRDefault="009B21A0" w:rsidP="00E97A96">
      <w:pPr>
        <w:spacing w:line="240" w:lineRule="auto"/>
      </w:pPr>
      <w:r w:rsidRPr="009B21A0">
        <w:t>I denne seksjonen presenteres løsningsmodell 2, hvor DuckDB benyttes for lagring, filtrering og visualisering av AR50- og AIS-data. DuckDB sine innebygde spatial-utvidelser blir benyttet for å håndtere Parquet-filer med geospatiale spørringer og interaktiv kartvisning. </w:t>
      </w:r>
    </w:p>
    <w:p w14:paraId="2C5938FB" w14:textId="400D0AE5" w:rsidR="00F45457" w:rsidRPr="00EF52E9" w:rsidRDefault="004149D6" w:rsidP="00F45457">
      <w:pPr>
        <w:pStyle w:val="Heading3"/>
      </w:pPr>
      <w:bookmarkStart w:id="132" w:name="_Toc198047563"/>
      <w:r w:rsidRPr="004149D6">
        <w:rPr>
          <w:bCs/>
        </w:rPr>
        <w:t>DuckDB og AIS</w:t>
      </w:r>
      <w:bookmarkEnd w:id="132"/>
      <w:r w:rsidRPr="004149D6">
        <w:rPr>
          <w:bCs/>
        </w:rPr>
        <w:t> </w:t>
      </w:r>
    </w:p>
    <w:p w14:paraId="2A916BB7" w14:textId="77777777" w:rsidR="00A04AE7" w:rsidRDefault="00A04AE7" w:rsidP="00E97A96">
      <w:pPr>
        <w:spacing w:line="240" w:lineRule="auto"/>
      </w:pPr>
      <w:r w:rsidRPr="00A04AE7">
        <w:rPr>
          <w:highlight w:val="yellow"/>
        </w:rPr>
        <w:t>Denne løsningsmodellen løser problemstillingene beskrevet i brukerhistorie 1 og 2 for AIS-data. En visuell fremstilling av systemarkitekturen vil bli presentert, samt resultater fra filtrering og fremgangsmåten for utvikling. Begge brukerhistoriene er mulig å gjennomføre i samme notebook.</w:t>
      </w:r>
      <w:r>
        <w:t xml:space="preserve">  </w:t>
      </w:r>
    </w:p>
    <w:p w14:paraId="0A8EA3F4" w14:textId="414FECB1" w:rsidR="0067052D" w:rsidRDefault="00A04AE7" w:rsidP="00E97A96">
      <w:pPr>
        <w:spacing w:line="240" w:lineRule="auto"/>
      </w:pPr>
      <w:r>
        <w:t xml:space="preserve">Ifølge systemarkitekturen vist i </w:t>
      </w:r>
      <w:r w:rsidR="00806336">
        <w:fldChar w:fldCharType="begin"/>
      </w:r>
      <w:r w:rsidR="00806336">
        <w:instrText xml:space="preserve"> REF _Ref198042662 \h </w:instrText>
      </w:r>
      <w:r w:rsidR="00E97A96">
        <w:instrText xml:space="preserve"> \* MERGEFORMAT </w:instrText>
      </w:r>
      <w:r w:rsidR="00806336">
        <w:fldChar w:fldCharType="separate"/>
      </w:r>
      <w:r w:rsidR="00D33F62">
        <w:t xml:space="preserve">Figur </w:t>
      </w:r>
      <w:r w:rsidR="00D33F62">
        <w:rPr>
          <w:noProof/>
        </w:rPr>
        <w:t>19</w:t>
      </w:r>
      <w:r w:rsidR="00806336">
        <w:fldChar w:fldCharType="end"/>
      </w:r>
      <w:r>
        <w:t>, blir dataen først prosessert og plassert i et filsystem. Etter at dataen er ferdig konvertert, partisjonert og plassert i filsystemet blir funksjonaliteten for filtrering og renvasking av data utført ved bruk av DuckDB.</w:t>
      </w:r>
      <w:del w:id="133" w:author="Microsoft Word" w:date="2025-05-13T06:31:00Z">
        <w:r>
          <w:delText> </w:delText>
        </w:r>
      </w:del>
      <w:r>
        <w:t> </w:t>
      </w:r>
    </w:p>
    <w:p w14:paraId="19283A42" w14:textId="71888D53" w:rsidR="005E2BB3" w:rsidRDefault="005E2BB3" w:rsidP="0067052D">
      <w:pPr>
        <w:keepNext/>
        <w:jc w:val="center"/>
      </w:pPr>
      <w:r>
        <w:lastRenderedPageBreak/>
        <w:fldChar w:fldCharType="begin"/>
      </w:r>
      <w:r>
        <w:instrText xml:space="preserve"> INCLUDEPICTURE "https://documents.lucid.app/documents/db0ad81f-e916-4539-8da2-cf9ae72e2edb/pages/0_0?a=2776&amp;x=5726&amp;y=1738&amp;w=2530&amp;h=707&amp;store=1&amp;accept=image%2F*&amp;auth=LCA%209b46c2e030b7eed3100dca0c312e130c510003c7e36e934c629a667e2394f6f4-ts%3D1747148649" \* MERGEFORMATINET </w:instrText>
      </w:r>
      <w:r>
        <w:fldChar w:fldCharType="separate"/>
      </w:r>
      <w:r>
        <w:rPr>
          <w:noProof/>
        </w:rPr>
        <w:drawing>
          <wp:inline distT="0" distB="0" distL="0" distR="0" wp14:anchorId="6BB4FCDA" wp14:editId="22DAC82A">
            <wp:extent cx="5943600" cy="1662430"/>
            <wp:effectExtent l="0" t="0" r="0" b="1270"/>
            <wp:docPr id="349643354"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3354" name="Picture 11"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662430"/>
                    </a:xfrm>
                    <a:prstGeom prst="rect">
                      <a:avLst/>
                    </a:prstGeom>
                    <a:noFill/>
                    <a:ln>
                      <a:noFill/>
                    </a:ln>
                  </pic:spPr>
                </pic:pic>
              </a:graphicData>
            </a:graphic>
          </wp:inline>
        </w:drawing>
      </w:r>
      <w:r>
        <w:fldChar w:fldCharType="end"/>
      </w:r>
    </w:p>
    <w:p w14:paraId="7EF319E6" w14:textId="793E17BA" w:rsidR="00461EB0" w:rsidRDefault="0067052D" w:rsidP="0067052D">
      <w:pPr>
        <w:pStyle w:val="Caption"/>
        <w:jc w:val="center"/>
      </w:pPr>
      <w:bookmarkStart w:id="134" w:name="_Ref198042662"/>
      <w:bookmarkStart w:id="135" w:name="_Toc198045356"/>
      <w:bookmarkStart w:id="136" w:name="_Toc198045566"/>
      <w:r>
        <w:t xml:space="preserve">Figur </w:t>
      </w:r>
      <w:r>
        <w:fldChar w:fldCharType="begin"/>
      </w:r>
      <w:r>
        <w:instrText xml:space="preserve"> SEQ Figur \* ARABIC </w:instrText>
      </w:r>
      <w:r>
        <w:fldChar w:fldCharType="separate"/>
      </w:r>
      <w:r w:rsidR="00D33F62">
        <w:rPr>
          <w:noProof/>
        </w:rPr>
        <w:t>19</w:t>
      </w:r>
      <w:r>
        <w:fldChar w:fldCharType="end"/>
      </w:r>
      <w:bookmarkEnd w:id="134"/>
      <w:r>
        <w:t xml:space="preserve">. </w:t>
      </w:r>
      <w:r w:rsidRPr="005C4786">
        <w:t>Systemarkitektur for DuckDB ved bruk av AIS-data</w:t>
      </w:r>
      <w:bookmarkEnd w:id="135"/>
      <w:bookmarkEnd w:id="136"/>
    </w:p>
    <w:p w14:paraId="6CC59D96" w14:textId="214A0CDF" w:rsidR="00806336" w:rsidRDefault="00806336" w:rsidP="00E97A96">
      <w:pPr>
        <w:spacing w:line="240" w:lineRule="auto"/>
      </w:pPr>
      <w:r w:rsidRPr="00806336">
        <w:t>For å hente inn datafiler brukes et verktøy som leter etter alle filer med filtypen “.Parquet” i en bestemt mappe kalt “processed”. Når filene er funnet, kan de filtreres etter ulike kriterier. For å gjøre det mulig å søke basert på geografisk plassering, brukes en utvidelse i DuckDB. Denne gir tilgang til spesielle funksjoner som kan regne ut avstander mellom punkter og forstå posisjoner skrevet i tekstform (</w:t>
      </w:r>
      <w:r w:rsidRPr="00806336">
        <w:rPr>
          <w:highlight w:val="yellow"/>
        </w:rPr>
        <w:t>Gabrielsson, 2023</w:t>
      </w:r>
      <w:r w:rsidRPr="00806336">
        <w:t>). Når resultatene skal vises, brukes en kommando som henter alle relevante rader i tabellen, og så sorteres de etter tidspunkt, fra det tidligste til det siste. For å velge et område på kartet basert på avstand, brukes en funksjon som tegner en sirkel rundt et valgt punkt. Det gjør det lett å justere hvor stort området skal være, eller flytte det til et annet sted, og gjør systemet mer brukervennlig. Selve brukergrensesnittet, bygges opp med en pakke i Python som gjør det mulig å lage felt og knapper for filtrering. Til slutt vises resultatene i et interaktivt kart, der man kan se hvordan dataene er fordelt i området.</w:t>
      </w:r>
    </w:p>
    <w:p w14:paraId="343921B9" w14:textId="60108B1C" w:rsidR="002A36A2" w:rsidRDefault="00FE5602" w:rsidP="00ED4ACE">
      <w:pPr>
        <w:pStyle w:val="Heading4"/>
        <w:numPr>
          <w:ilvl w:val="0"/>
          <w:numId w:val="0"/>
        </w:numPr>
        <w:ind w:left="864" w:hanging="864"/>
        <w:rPr>
          <w:bCs/>
        </w:rPr>
      </w:pPr>
      <w:r>
        <w:rPr>
          <w:noProof/>
        </w:rPr>
        <w:drawing>
          <wp:anchor distT="0" distB="0" distL="114300" distR="114300" simplePos="0" relativeHeight="251658246" behindDoc="0" locked="0" layoutInCell="1" allowOverlap="1" wp14:anchorId="16C59F60" wp14:editId="61070941">
            <wp:simplePos x="0" y="0"/>
            <wp:positionH relativeFrom="column">
              <wp:posOffset>3883929</wp:posOffset>
            </wp:positionH>
            <wp:positionV relativeFrom="paragraph">
              <wp:posOffset>153924</wp:posOffset>
            </wp:positionV>
            <wp:extent cx="1844752" cy="2720850"/>
            <wp:effectExtent l="0" t="0" r="3175" b="3810"/>
            <wp:wrapSquare wrapText="bothSides"/>
            <wp:docPr id="1428544897" name="Bilde 16" descr="Et bilde som inneholder skjermbilde,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t bilde som inneholder skjermbilde, tekst&#10;&#10;KI-generert innhold kan være feil."/>
                    <pic:cNvPicPr>
                      <a:picLocks noChangeAspect="1" noChangeArrowheads="1"/>
                    </pic:cNvPicPr>
                  </pic:nvPicPr>
                  <pic:blipFill rotWithShape="1">
                    <a:blip r:embed="rId34">
                      <a:extLst>
                        <a:ext uri="{28A0092B-C50C-407E-A947-70E740481C1C}">
                          <a14:useLocalDpi xmlns:a14="http://schemas.microsoft.com/office/drawing/2010/main" val="0"/>
                        </a:ext>
                      </a:extLst>
                    </a:blip>
                    <a:srcRect l="26802" t="9150" r="30659" b="23850"/>
                    <a:stretch/>
                  </pic:blipFill>
                  <pic:spPr bwMode="auto">
                    <a:xfrm>
                      <a:off x="0" y="0"/>
                      <a:ext cx="1844752" cy="272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4ACE" w:rsidRPr="00ED4ACE">
        <w:rPr>
          <w:bCs/>
        </w:rPr>
        <w:t>Brukerhistorie 1: Radius-basert søk</w:t>
      </w:r>
    </w:p>
    <w:p w14:paraId="23DA8CF4" w14:textId="6160E153" w:rsidR="002A36A2" w:rsidRPr="002A36A2" w:rsidRDefault="002A36A2" w:rsidP="00E97A96">
      <w:pPr>
        <w:spacing w:line="240" w:lineRule="auto"/>
        <w:rPr>
          <w:bCs/>
        </w:rPr>
      </w:pPr>
      <w:r w:rsidRPr="002A36A2">
        <w:rPr>
          <w:bCs/>
          <w:highlight w:val="yellow"/>
        </w:rPr>
        <w:t>Den første brukerhistorien som nevnt går ut på å finne skip innenfor en viss posisjon og buffer radius. Hovedfokuset her er at brukeren skal kunne tilpasse sine behov for output av data og få en tabell med relevant informasjon samt visualisering av dataen i et kart. Det ble filtret på datoen 24.04.2024 og med en buffer radius på 60 fant programmet et skip som passet spesifikasjonene.</w:t>
      </w:r>
      <w:r w:rsidRPr="6000C51A">
        <w:rPr>
          <w:highlight w:val="yellow"/>
        </w:rPr>
        <w:t>  </w:t>
      </w:r>
      <w:r w:rsidRPr="002A36A2">
        <w:rPr>
          <w:bCs/>
        </w:rPr>
        <w:t xml:space="preserve"> </w:t>
      </w:r>
    </w:p>
    <w:p w14:paraId="62D59E54" w14:textId="2770B4A1" w:rsidR="00FE5602" w:rsidRDefault="00FE5602" w:rsidP="00E97A96">
      <w:pPr>
        <w:spacing w:line="240" w:lineRule="auto"/>
        <w:rPr>
          <w:bCs/>
        </w:rPr>
      </w:pPr>
      <w:r>
        <w:rPr>
          <w:noProof/>
        </w:rPr>
        <mc:AlternateContent>
          <mc:Choice Requires="wps">
            <w:drawing>
              <wp:anchor distT="0" distB="0" distL="114300" distR="114300" simplePos="0" relativeHeight="251658247" behindDoc="0" locked="0" layoutInCell="1" allowOverlap="1" wp14:anchorId="15798ECA" wp14:editId="139D8F7A">
                <wp:simplePos x="0" y="0"/>
                <wp:positionH relativeFrom="column">
                  <wp:posOffset>3888740</wp:posOffset>
                </wp:positionH>
                <wp:positionV relativeFrom="paragraph">
                  <wp:posOffset>991870</wp:posOffset>
                </wp:positionV>
                <wp:extent cx="1809750" cy="635"/>
                <wp:effectExtent l="0" t="0" r="6350" b="3810"/>
                <wp:wrapSquare wrapText="bothSides"/>
                <wp:docPr id="1150688062" name="Tekstboks 1"/>
                <wp:cNvGraphicFramePr/>
                <a:graphic xmlns:a="http://schemas.openxmlformats.org/drawingml/2006/main">
                  <a:graphicData uri="http://schemas.microsoft.com/office/word/2010/wordprocessingShape">
                    <wps:wsp>
                      <wps:cNvSpPr txBox="1"/>
                      <wps:spPr>
                        <a:xfrm>
                          <a:off x="0" y="0"/>
                          <a:ext cx="1809750" cy="635"/>
                        </a:xfrm>
                        <a:prstGeom prst="rect">
                          <a:avLst/>
                        </a:prstGeom>
                        <a:solidFill>
                          <a:prstClr val="white"/>
                        </a:solidFill>
                        <a:ln>
                          <a:noFill/>
                        </a:ln>
                      </wps:spPr>
                      <wps:txbx>
                        <w:txbxContent>
                          <w:p w14:paraId="51275E60" w14:textId="43125414" w:rsidR="00FE5602" w:rsidRPr="00220DCC" w:rsidRDefault="00FE5602" w:rsidP="00A71AFB">
                            <w:pPr>
                              <w:pStyle w:val="Caption"/>
                              <w:rPr>
                                <w:b/>
                                <w:i w:val="0"/>
                                <w:noProof/>
                                <w:color w:val="auto"/>
                              </w:rPr>
                            </w:pPr>
                            <w:bookmarkStart w:id="137" w:name="_Ref198042801"/>
                            <w:bookmarkStart w:id="138" w:name="_Toc198045357"/>
                            <w:bookmarkStart w:id="139" w:name="_Toc198045567"/>
                            <w:r>
                              <w:t xml:space="preserve">Figur </w:t>
                            </w:r>
                            <w:r>
                              <w:fldChar w:fldCharType="begin"/>
                            </w:r>
                            <w:r>
                              <w:instrText xml:space="preserve"> SEQ Figur \* ARABIC </w:instrText>
                            </w:r>
                            <w:r>
                              <w:fldChar w:fldCharType="separate"/>
                            </w:r>
                            <w:r w:rsidR="00D33F62">
                              <w:rPr>
                                <w:noProof/>
                              </w:rPr>
                              <w:t>20</w:t>
                            </w:r>
                            <w:r>
                              <w:fldChar w:fldCharType="end"/>
                            </w:r>
                            <w:bookmarkEnd w:id="137"/>
                            <w:r>
                              <w:t xml:space="preserve">. </w:t>
                            </w:r>
                            <w:r w:rsidRPr="00544848">
                              <w:t>Kart som et resultat av brukerhistorie 1</w:t>
                            </w:r>
                            <w:bookmarkEnd w:id="138"/>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798ECA" id="_x0000_s1029" type="#_x0000_t202" style="position:absolute;margin-left:306.2pt;margin-top:78.1pt;width:142.5pt;height:.0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" stroked="f">
                <v:textbox style="mso-fit-shape-to-text:t" inset="0,0,0,0">
                  <w:txbxContent>
                    <w:p w14:paraId="51275E60" w14:textId="43125414" w:rsidR="00FE5602" w:rsidRPr="00220DCC" w:rsidRDefault="00FE5602" w:rsidP="00A71AFB">
                      <w:pPr>
                        <w:pStyle w:val="Caption"/>
                        <w:rPr>
                          <w:b/>
                          <w:i w:val="0"/>
                          <w:noProof/>
                          <w:color w:val="auto"/>
                        </w:rPr>
                      </w:pPr>
                      <w:bookmarkStart w:id="140" w:name="_Ref198042801"/>
                      <w:bookmarkStart w:id="141" w:name="_Toc198045357"/>
                      <w:bookmarkStart w:id="142" w:name="_Toc198045567"/>
                      <w:r>
                        <w:t xml:space="preserve">Figur </w:t>
                      </w:r>
                      <w:r>
                        <w:fldChar w:fldCharType="begin"/>
                      </w:r>
                      <w:r>
                        <w:instrText xml:space="preserve"> SEQ Figur \* ARABIC </w:instrText>
                      </w:r>
                      <w:r>
                        <w:fldChar w:fldCharType="separate"/>
                      </w:r>
                      <w:r w:rsidR="00D33F62">
                        <w:rPr>
                          <w:noProof/>
                        </w:rPr>
                        <w:t>20</w:t>
                      </w:r>
                      <w:r>
                        <w:fldChar w:fldCharType="end"/>
                      </w:r>
                      <w:bookmarkEnd w:id="140"/>
                      <w:r>
                        <w:t xml:space="preserve">. </w:t>
                      </w:r>
                      <w:r w:rsidRPr="00544848">
                        <w:t>Kart som et resultat av brukerhistorie 1</w:t>
                      </w:r>
                      <w:bookmarkEnd w:id="141"/>
                      <w:bookmarkEnd w:id="142"/>
                    </w:p>
                  </w:txbxContent>
                </v:textbox>
                <w10:wrap type="square"/>
              </v:shape>
            </w:pict>
          </mc:Fallback>
        </mc:AlternateContent>
      </w:r>
      <w:r w:rsidR="002A36A2" w:rsidRPr="002A36A2">
        <w:rPr>
          <w:bCs/>
        </w:rPr>
        <w:t>Dette ble fremstilt i en tabell hvor brukeren kan se både skipets navn, mmsi, koordinater, ship type og dato. Havnesjefen har nå full oversikt over hvilket skip som var i Kristiansand havn på den gitte datoen.</w:t>
      </w:r>
      <w:r w:rsidR="00A83185">
        <w:rPr>
          <w:bCs/>
        </w:rPr>
        <w:t xml:space="preserve"> </w:t>
      </w:r>
      <w:r w:rsidR="00A83185" w:rsidRPr="00A83185">
        <w:rPr>
          <w:bCs/>
        </w:rPr>
        <w:t>I tillegg ble skipsdataen fremstilt i kart (se</w:t>
      </w:r>
      <w:r>
        <w:rPr>
          <w:bCs/>
        </w:rPr>
        <w:t xml:space="preserve"> </w:t>
      </w:r>
      <w:r>
        <w:rPr>
          <w:bCs/>
        </w:rPr>
        <w:fldChar w:fldCharType="begin"/>
      </w:r>
      <w:r>
        <w:rPr>
          <w:bCs/>
        </w:rPr>
        <w:instrText xml:space="preserve"> REF _Ref198042801 \h </w:instrText>
      </w:r>
      <w:r w:rsidR="00E97A96">
        <w:rPr>
          <w:bCs/>
        </w:rPr>
        <w:instrText xml:space="preserve"> \* MERGEFORMAT </w:instrText>
      </w:r>
      <w:r>
        <w:rPr>
          <w:bCs/>
        </w:rPr>
      </w:r>
      <w:r>
        <w:rPr>
          <w:bCs/>
        </w:rPr>
        <w:fldChar w:fldCharType="separate"/>
      </w:r>
      <w:r w:rsidR="00D33F62">
        <w:t xml:space="preserve">Figur </w:t>
      </w:r>
      <w:r>
        <w:rPr>
          <w:bCs/>
        </w:rPr>
        <w:fldChar w:fldCharType="end"/>
      </w:r>
      <w:r w:rsidR="00A83185" w:rsidRPr="00A83185">
        <w:rPr>
          <w:bCs/>
        </w:rPr>
        <w:t>) med interaktive pop-up informasjon om det spesifikke skipet brukeren ønsker å se informasjon om. Ved å inkludere kart gis det en bedre oversikt over hva dataen betyr i perspektiv av geografiske plasseringer.</w:t>
      </w:r>
      <w:r w:rsidR="00A83185" w:rsidRPr="12330FC8">
        <w:t> </w:t>
      </w:r>
    </w:p>
    <w:p w14:paraId="7FB3AC3B" w14:textId="77777777" w:rsidR="00E97A96" w:rsidRDefault="00E97A96" w:rsidP="002A36A2">
      <w:pPr>
        <w:rPr>
          <w:b/>
          <w:bCs/>
        </w:rPr>
      </w:pPr>
    </w:p>
    <w:p w14:paraId="210E4983" w14:textId="64D94EDF" w:rsidR="009E5895" w:rsidRDefault="009E5895" w:rsidP="00AD4178">
      <w:pPr>
        <w:pStyle w:val="Heading4"/>
        <w:numPr>
          <w:ilvl w:val="0"/>
          <w:numId w:val="0"/>
        </w:numPr>
        <w:ind w:left="864" w:hanging="864"/>
      </w:pPr>
      <w:r w:rsidRPr="009E5895">
        <w:lastRenderedPageBreak/>
        <w:t xml:space="preserve">Brukerhistorie 2: </w:t>
      </w:r>
      <w:r w:rsidRPr="009E5895">
        <w:rPr>
          <w:bCs/>
        </w:rPr>
        <w:t>Typespesifikt søk</w:t>
      </w:r>
    </w:p>
    <w:p w14:paraId="64275D96" w14:textId="2C500665" w:rsidR="00570188" w:rsidRDefault="000C05BA" w:rsidP="00E97A96">
      <w:pPr>
        <w:spacing w:line="240" w:lineRule="auto"/>
      </w:pPr>
      <w:r>
        <w:rPr>
          <w:noProof/>
        </w:rPr>
        <mc:AlternateContent>
          <mc:Choice Requires="wps">
            <w:drawing>
              <wp:anchor distT="0" distB="0" distL="114300" distR="114300" simplePos="0" relativeHeight="251658249" behindDoc="0" locked="0" layoutInCell="1" allowOverlap="1" wp14:anchorId="2346849D" wp14:editId="3B1C6755">
                <wp:simplePos x="0" y="0"/>
                <wp:positionH relativeFrom="column">
                  <wp:posOffset>3832860</wp:posOffset>
                </wp:positionH>
                <wp:positionV relativeFrom="paragraph">
                  <wp:posOffset>1827530</wp:posOffset>
                </wp:positionV>
                <wp:extent cx="2026920" cy="635"/>
                <wp:effectExtent l="0" t="0" r="0" b="0"/>
                <wp:wrapSquare wrapText="bothSides"/>
                <wp:docPr id="682082223" name="Tekstboks 1"/>
                <wp:cNvGraphicFramePr/>
                <a:graphic xmlns:a="http://schemas.openxmlformats.org/drawingml/2006/main">
                  <a:graphicData uri="http://schemas.microsoft.com/office/word/2010/wordprocessingShape">
                    <wps:wsp>
                      <wps:cNvSpPr txBox="1"/>
                      <wps:spPr>
                        <a:xfrm>
                          <a:off x="0" y="0"/>
                          <a:ext cx="2026920" cy="635"/>
                        </a:xfrm>
                        <a:prstGeom prst="rect">
                          <a:avLst/>
                        </a:prstGeom>
                        <a:solidFill>
                          <a:prstClr val="white"/>
                        </a:solidFill>
                        <a:ln>
                          <a:noFill/>
                        </a:ln>
                      </wps:spPr>
                      <wps:txbx>
                        <w:txbxContent>
                          <w:p w14:paraId="089DDC6C" w14:textId="3B11D608" w:rsidR="00FB1CB5" w:rsidRPr="008532F6" w:rsidRDefault="00FB1CB5" w:rsidP="00A71AFB">
                            <w:pPr>
                              <w:pStyle w:val="Caption"/>
                              <w:rPr>
                                <w:noProof/>
                              </w:rPr>
                            </w:pPr>
                            <w:bookmarkStart w:id="143" w:name="_Toc198045358"/>
                            <w:bookmarkStart w:id="144" w:name="_Toc198045568"/>
                            <w:r>
                              <w:t xml:space="preserve">Figur </w:t>
                            </w:r>
                            <w:r>
                              <w:fldChar w:fldCharType="begin"/>
                            </w:r>
                            <w:r>
                              <w:instrText xml:space="preserve"> SEQ Figur \* ARABIC </w:instrText>
                            </w:r>
                            <w:r>
                              <w:fldChar w:fldCharType="separate"/>
                            </w:r>
                            <w:r w:rsidR="00D33F62">
                              <w:rPr>
                                <w:noProof/>
                              </w:rPr>
                              <w:t>21</w:t>
                            </w:r>
                            <w:r>
                              <w:fldChar w:fldCharType="end"/>
                            </w:r>
                            <w:r>
                              <w:t>. K</w:t>
                            </w:r>
                            <w:r w:rsidRPr="007968F0">
                              <w:t>art som et resultat av brukerhistorie 2</w:t>
                            </w:r>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46849D" id="_x0000_s1030" type="#_x0000_t202" style="position:absolute;margin-left:301.8pt;margin-top:143.9pt;width:159.6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1oGgIAAD8EAAAOAAAAZHJzL2Uyb0RvYy54bWysU8Fu2zAMvQ/YPwi6L06yLVi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" stroked="f">
                <v:textbox style="mso-fit-shape-to-text:t" inset="0,0,0,0">
                  <w:txbxContent>
                    <w:p w14:paraId="089DDC6C" w14:textId="3B11D608" w:rsidR="00FB1CB5" w:rsidRPr="008532F6" w:rsidRDefault="00FB1CB5" w:rsidP="00A71AFB">
                      <w:pPr>
                        <w:pStyle w:val="Caption"/>
                        <w:rPr>
                          <w:noProof/>
                        </w:rPr>
                      </w:pPr>
                      <w:bookmarkStart w:id="145" w:name="_Toc198045358"/>
                      <w:bookmarkStart w:id="146" w:name="_Toc198045568"/>
                      <w:r>
                        <w:t xml:space="preserve">Figur </w:t>
                      </w:r>
                      <w:r>
                        <w:fldChar w:fldCharType="begin"/>
                      </w:r>
                      <w:r>
                        <w:instrText xml:space="preserve"> SEQ Figur \* ARABIC </w:instrText>
                      </w:r>
                      <w:r>
                        <w:fldChar w:fldCharType="separate"/>
                      </w:r>
                      <w:r w:rsidR="00D33F62">
                        <w:rPr>
                          <w:noProof/>
                        </w:rPr>
                        <w:t>21</w:t>
                      </w:r>
                      <w:r>
                        <w:fldChar w:fldCharType="end"/>
                      </w:r>
                      <w:r>
                        <w:t>. K</w:t>
                      </w:r>
                      <w:r w:rsidRPr="007968F0">
                        <w:t>art som et resultat av brukerhistorie 2</w:t>
                      </w:r>
                      <w:bookmarkEnd w:id="145"/>
                      <w:bookmarkEnd w:id="146"/>
                    </w:p>
                  </w:txbxContent>
                </v:textbox>
                <w10:wrap type="square"/>
              </v:shape>
            </w:pict>
          </mc:Fallback>
        </mc:AlternateContent>
      </w:r>
      <w:r>
        <w:rPr>
          <w:noProof/>
        </w:rPr>
        <w:drawing>
          <wp:anchor distT="0" distB="0" distL="114300" distR="114300" simplePos="0" relativeHeight="251658248" behindDoc="0" locked="0" layoutInCell="1" allowOverlap="1" wp14:anchorId="6B76DA26" wp14:editId="05E2FE80">
            <wp:simplePos x="0" y="0"/>
            <wp:positionH relativeFrom="margin">
              <wp:posOffset>3820973</wp:posOffset>
            </wp:positionH>
            <wp:positionV relativeFrom="paragraph">
              <wp:posOffset>5740</wp:posOffset>
            </wp:positionV>
            <wp:extent cx="2042677" cy="1814170"/>
            <wp:effectExtent l="0" t="0" r="0" b="0"/>
            <wp:wrapSquare wrapText="bothSides"/>
            <wp:docPr id="1897667875" name="Bilde 18" descr="Et bilde som inneholder kart, sirkel,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t bilde som inneholder kart, sirkel, skjermbilde&#10;&#10;KI-generert innhold kan være fei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42677" cy="1814170"/>
                    </a:xfrm>
                    <a:prstGeom prst="rect">
                      <a:avLst/>
                    </a:prstGeom>
                    <a:noFill/>
                    <a:ln>
                      <a:noFill/>
                    </a:ln>
                  </pic:spPr>
                </pic:pic>
              </a:graphicData>
            </a:graphic>
          </wp:anchor>
        </w:drawing>
      </w:r>
      <w:r w:rsidR="00441EC2" w:rsidRPr="00441EC2">
        <w:rPr>
          <w:highlight w:val="yellow"/>
        </w:rPr>
        <w:t>Den andre brukerhistorien går ut på å kunne filtrere etter skipstype 60, som er passasjerskip, i tillegg til valgt bufferradius og tidsrom</w:t>
      </w:r>
      <w:r w:rsidR="00441EC2" w:rsidRPr="00441EC2">
        <w:t>. Som vist i figur x blir det vist resultatet av filtreringen etter å ha filtrert etter verdien 60 for skipstype, med 300 meters buffer radius og innenfor tidsrommet 24.04.2024 klokken 00:00:34 til klokken 00:03:34. To rader blir vist i tabellen med tilhørende informasjon om skipene.</w:t>
      </w:r>
      <w:r w:rsidR="00D66008">
        <w:t xml:space="preserve"> </w:t>
      </w:r>
      <w:r w:rsidR="00D66008" w:rsidRPr="00D66008">
        <w:t>Til slutt blir kartet med den tilhørende filtrerte dataen visualisert i et Folium-kart (se Figur 16) med funksjonalitet for interaksjon og tilgang til informasjon om skipene</w:t>
      </w:r>
    </w:p>
    <w:p w14:paraId="645C3A1D" w14:textId="42B5B22D" w:rsidR="00FB1CB5" w:rsidRDefault="007E08C4" w:rsidP="007E08C4">
      <w:pPr>
        <w:pStyle w:val="Heading3"/>
        <w:rPr>
          <w:bCs/>
        </w:rPr>
      </w:pPr>
      <w:bookmarkStart w:id="147" w:name="_Toc198047564"/>
      <w:r w:rsidRPr="007E08C4">
        <w:rPr>
          <w:bCs/>
        </w:rPr>
        <w:t>DuckDB og AR50</w:t>
      </w:r>
      <w:bookmarkEnd w:id="147"/>
    </w:p>
    <w:p w14:paraId="7C76064D" w14:textId="1C20E046" w:rsidR="00FA0AC6" w:rsidRDefault="00FA0AC6" w:rsidP="00FA0AC6">
      <w:commentRangeStart w:id="148"/>
      <w:r>
        <w:t xml:space="preserve">Denne løsningsmodellen beskriver hvordan DuckDB er benyttet for å analysere og visualisere AR50-datasettet for Kristiansand kommune. Målet med denne løsningsmodellen er å effektivisere håndteringen av geografiske data gjennom filtrering og visualisering slik at kommunen får et solid grunnlag for videre byplanlegging.  </w:t>
      </w:r>
      <w:commentRangeEnd w:id="148"/>
      <w:r w:rsidR="00B15BD7">
        <w:rPr>
          <w:rStyle w:val="CommentReference"/>
        </w:rPr>
        <w:commentReference w:id="148"/>
      </w:r>
    </w:p>
    <w:p w14:paraId="2AEC5319" w14:textId="6E869197" w:rsidR="007E08C4" w:rsidRPr="007E08C4" w:rsidRDefault="00FA0AC6" w:rsidP="00FA0AC6">
      <w:r>
        <w:t xml:space="preserve">Figur 12 viser systemarkitekturen fra og med Rådata leses inn til eksportering av FGB. Under denne prosessen benyttes geodata-tjenester som GeoPandas og Fiona for innlesing og skriving av geodata. Når dataene er konvertert, sendes de videre til “DuckDB komponent”, som håndterer tre parallelle steg, datarensing, filtrering og visualisering.  </w:t>
      </w:r>
    </w:p>
    <w:p w14:paraId="3D101E99" w14:textId="77777777" w:rsidR="00C1120E" w:rsidRDefault="00024214" w:rsidP="00C1120E">
      <w:pPr>
        <w:keepNext/>
        <w:jc w:val="center"/>
      </w:pPr>
      <w:r>
        <w:rPr>
          <w:noProof/>
        </w:rPr>
        <w:drawing>
          <wp:inline distT="0" distB="0" distL="0" distR="0" wp14:anchorId="7562055E" wp14:editId="75ABECD7">
            <wp:extent cx="5943600" cy="1623060"/>
            <wp:effectExtent l="0" t="0" r="0" b="0"/>
            <wp:docPr id="726068553" name="Bilde 19" descr="Et bilde som inneholder tekst, line, diagram,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92244" name="Bilde 19" descr="Et bilde som inneholder tekst, line, diagram, Font&#10;&#10;KI-generert innhold kan være fei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p>
    <w:p w14:paraId="2E7296B8" w14:textId="4EC7A6BC" w:rsidR="00C1120E" w:rsidRDefault="00C1120E" w:rsidP="00C1120E">
      <w:pPr>
        <w:pStyle w:val="Caption"/>
        <w:jc w:val="center"/>
      </w:pPr>
      <w:bookmarkStart w:id="149" w:name="_Toc198045359"/>
      <w:bookmarkStart w:id="150" w:name="_Toc198045569"/>
      <w:r>
        <w:t xml:space="preserve">Figur </w:t>
      </w:r>
      <w:r>
        <w:fldChar w:fldCharType="begin"/>
      </w:r>
      <w:r>
        <w:instrText xml:space="preserve"> SEQ Figur \* ARABIC </w:instrText>
      </w:r>
      <w:r>
        <w:fldChar w:fldCharType="separate"/>
      </w:r>
      <w:r w:rsidR="00D33F62">
        <w:rPr>
          <w:noProof/>
        </w:rPr>
        <w:t>22</w:t>
      </w:r>
      <w:r>
        <w:fldChar w:fldCharType="end"/>
      </w:r>
      <w:r>
        <w:t xml:space="preserve">. </w:t>
      </w:r>
      <w:r w:rsidRPr="00AB6E9E">
        <w:t>Systemarkitektur for DuckDB ved bruk av A</w:t>
      </w:r>
      <w:r>
        <w:t>R50</w:t>
      </w:r>
      <w:r w:rsidRPr="00AB6E9E">
        <w:t>-data</w:t>
      </w:r>
      <w:bookmarkEnd w:id="149"/>
      <w:bookmarkEnd w:id="150"/>
    </w:p>
    <w:p w14:paraId="02951746" w14:textId="77777777" w:rsidR="007E09DD" w:rsidRDefault="007E09DD" w:rsidP="009E5895">
      <w:r w:rsidRPr="007E09DD">
        <w:t xml:space="preserve">Filtreringssteget handler om å hente ut den informasjonen brukeren er interessert i, basert på hvor noe befinner seg. For eksempel brukes funksjoner som kan finne ut om et område eller et punkt ligger innenfor en viss radius. Det er også mulig å begrense antall rader/polygoner slik at man ikke får opp for mye informasjon på én gang. Resultatene fra filtreringen sendes deretter til visualisering, der Folium brukes for å generere et interaktivt kart. </w:t>
      </w:r>
    </w:p>
    <w:p w14:paraId="4FB907F6" w14:textId="790D73EF" w:rsidR="00340FB2" w:rsidRDefault="0010071D" w:rsidP="0010071D">
      <w:pPr>
        <w:pStyle w:val="Heading4"/>
        <w:numPr>
          <w:ilvl w:val="0"/>
          <w:numId w:val="0"/>
        </w:numPr>
        <w:ind w:left="864" w:hanging="864"/>
      </w:pPr>
      <w:r w:rsidRPr="0010071D">
        <w:rPr>
          <w:bCs/>
        </w:rPr>
        <w:lastRenderedPageBreak/>
        <w:t>Brukerhistorie 1: Radius-basert søk </w:t>
      </w:r>
      <w:r w:rsidRPr="0010071D">
        <w:t xml:space="preserve"> </w:t>
      </w:r>
    </w:p>
    <w:p w14:paraId="425268B3" w14:textId="28711F5F" w:rsidR="00340FB2" w:rsidRDefault="00560387" w:rsidP="002F728E">
      <w:pPr>
        <w:spacing w:line="240" w:lineRule="auto"/>
      </w:pPr>
      <w:r>
        <w:rPr>
          <w:noProof/>
        </w:rPr>
        <mc:AlternateContent>
          <mc:Choice Requires="wps">
            <w:drawing>
              <wp:anchor distT="0" distB="0" distL="114300" distR="114300" simplePos="0" relativeHeight="251658251" behindDoc="0" locked="0" layoutInCell="1" allowOverlap="1" wp14:anchorId="044408EB" wp14:editId="73A59276">
                <wp:simplePos x="0" y="0"/>
                <wp:positionH relativeFrom="column">
                  <wp:posOffset>2929890</wp:posOffset>
                </wp:positionH>
                <wp:positionV relativeFrom="paragraph">
                  <wp:posOffset>3230245</wp:posOffset>
                </wp:positionV>
                <wp:extent cx="3013710" cy="635"/>
                <wp:effectExtent l="0" t="0" r="0" b="0"/>
                <wp:wrapSquare wrapText="bothSides"/>
                <wp:docPr id="1215632148" name="Tekstboks 1"/>
                <wp:cNvGraphicFramePr/>
                <a:graphic xmlns:a="http://schemas.openxmlformats.org/drawingml/2006/main">
                  <a:graphicData uri="http://schemas.microsoft.com/office/word/2010/wordprocessingShape">
                    <wps:wsp>
                      <wps:cNvSpPr txBox="1"/>
                      <wps:spPr>
                        <a:xfrm>
                          <a:off x="0" y="0"/>
                          <a:ext cx="3013710" cy="635"/>
                        </a:xfrm>
                        <a:prstGeom prst="rect">
                          <a:avLst/>
                        </a:prstGeom>
                        <a:solidFill>
                          <a:prstClr val="white"/>
                        </a:solidFill>
                        <a:ln>
                          <a:noFill/>
                        </a:ln>
                      </wps:spPr>
                      <wps:txbx>
                        <w:txbxContent>
                          <w:p w14:paraId="11FC36F6" w14:textId="38C51A90" w:rsidR="00560387" w:rsidRPr="00A24F0D" w:rsidRDefault="00560387" w:rsidP="00A71AFB">
                            <w:pPr>
                              <w:pStyle w:val="Caption"/>
                              <w:rPr>
                                <w:noProof/>
                              </w:rPr>
                            </w:pPr>
                            <w:bookmarkStart w:id="151" w:name="_Ref198044007"/>
                            <w:bookmarkStart w:id="152" w:name="_Toc198045360"/>
                            <w:bookmarkStart w:id="153" w:name="_Toc198045570"/>
                            <w:r>
                              <w:t xml:space="preserve">Figur </w:t>
                            </w:r>
                            <w:r>
                              <w:fldChar w:fldCharType="begin"/>
                            </w:r>
                            <w:r>
                              <w:instrText xml:space="preserve"> SEQ Figur \* ARABIC </w:instrText>
                            </w:r>
                            <w:r>
                              <w:fldChar w:fldCharType="separate"/>
                            </w:r>
                            <w:r w:rsidR="00D33F62">
                              <w:rPr>
                                <w:noProof/>
                              </w:rPr>
                              <w:t>23</w:t>
                            </w:r>
                            <w:r>
                              <w:fldChar w:fldCharType="end"/>
                            </w:r>
                            <w:bookmarkEnd w:id="151"/>
                            <w:r>
                              <w:t xml:space="preserve">. </w:t>
                            </w:r>
                            <w:r w:rsidRPr="006C1D2B">
                              <w:t>Interaktivt kart over treslagsfordeling innenfor 500m buffer</w:t>
                            </w:r>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408EB" id="_x0000_s1031" type="#_x0000_t202" style="position:absolute;margin-left:230.7pt;margin-top:254.35pt;width:237.3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" stroked="f">
                <v:textbox style="mso-fit-shape-to-text:t" inset="0,0,0,0">
                  <w:txbxContent>
                    <w:p w14:paraId="11FC36F6" w14:textId="38C51A90" w:rsidR="00560387" w:rsidRPr="00A24F0D" w:rsidRDefault="00560387" w:rsidP="00A71AFB">
                      <w:pPr>
                        <w:pStyle w:val="Caption"/>
                        <w:rPr>
                          <w:noProof/>
                        </w:rPr>
                      </w:pPr>
                      <w:bookmarkStart w:id="154" w:name="_Ref198044007"/>
                      <w:bookmarkStart w:id="155" w:name="_Toc198045360"/>
                      <w:bookmarkStart w:id="156" w:name="_Toc198045570"/>
                      <w:r>
                        <w:t xml:space="preserve">Figur </w:t>
                      </w:r>
                      <w:r>
                        <w:fldChar w:fldCharType="begin"/>
                      </w:r>
                      <w:r>
                        <w:instrText xml:space="preserve"> SEQ Figur \* ARABIC </w:instrText>
                      </w:r>
                      <w:r>
                        <w:fldChar w:fldCharType="separate"/>
                      </w:r>
                      <w:r w:rsidR="00D33F62">
                        <w:rPr>
                          <w:noProof/>
                        </w:rPr>
                        <w:t>23</w:t>
                      </w:r>
                      <w:r>
                        <w:fldChar w:fldCharType="end"/>
                      </w:r>
                      <w:bookmarkEnd w:id="154"/>
                      <w:r>
                        <w:t xml:space="preserve">. </w:t>
                      </w:r>
                      <w:r w:rsidRPr="006C1D2B">
                        <w:t>Interaktivt kart over treslagsfordeling innenfor 500m buffer</w:t>
                      </w:r>
                      <w:bookmarkEnd w:id="155"/>
                      <w:bookmarkEnd w:id="156"/>
                    </w:p>
                  </w:txbxContent>
                </v:textbox>
                <w10:wrap type="square"/>
              </v:shape>
            </w:pict>
          </mc:Fallback>
        </mc:AlternateContent>
      </w:r>
      <w:r w:rsidR="00B528FD">
        <w:rPr>
          <w:noProof/>
        </w:rPr>
        <w:drawing>
          <wp:anchor distT="0" distB="0" distL="114300" distR="114300" simplePos="0" relativeHeight="251658250" behindDoc="0" locked="0" layoutInCell="1" allowOverlap="1" wp14:anchorId="22556E53" wp14:editId="734DE10C">
            <wp:simplePos x="0" y="0"/>
            <wp:positionH relativeFrom="margin">
              <wp:align>right</wp:align>
            </wp:positionH>
            <wp:positionV relativeFrom="paragraph">
              <wp:posOffset>1065530</wp:posOffset>
            </wp:positionV>
            <wp:extent cx="3013862" cy="2107747"/>
            <wp:effectExtent l="0" t="0" r="0" b="6985"/>
            <wp:wrapSquare wrapText="bothSides"/>
            <wp:docPr id="1939898316" name="Bilde 22" descr="Et bilde som inneholder kart, tekst, atlas,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98316" name="Bilde 22" descr="Et bilde som inneholder kart, tekst, atlas, skjermbilde&#10;&#10;KI-generert innhold kan være fei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3862" cy="2107747"/>
                    </a:xfrm>
                    <a:prstGeom prst="rect">
                      <a:avLst/>
                    </a:prstGeom>
                    <a:noFill/>
                    <a:ln>
                      <a:noFill/>
                    </a:ln>
                  </pic:spPr>
                </pic:pic>
              </a:graphicData>
            </a:graphic>
          </wp:anchor>
        </w:drawing>
      </w:r>
      <w:r w:rsidR="00340FB2">
        <w:t xml:space="preserve">I et punkt opprettes en sirkel med en radius på 500 meter, som deretter konverteres til et format som dataprogrammet kan forstå. Denne sirkelen brukes i en spørring mot det rensede FGB-datasettet, hvor kun områder med gyldige informasjon om treslag tas med. For hvert område som overlapper med sirkelen, klippes området sik at den kun beholder delen som ligger innenfor sirkelen. Resultatet er en tabell med geografiske data (se </w:t>
      </w:r>
      <w:r w:rsidR="00340FB2" w:rsidRPr="00560387">
        <w:rPr>
          <w:highlight w:val="yellow"/>
        </w:rPr>
        <w:t>vedlegg X</w:t>
      </w:r>
      <w:r w:rsidR="00340FB2">
        <w:t xml:space="preserve">). Disse dataene konverteres deretter til geografiske objekter og samles i en strukturert ramme som bruker samme koordinatsystem som originaldataen.  </w:t>
      </w:r>
    </w:p>
    <w:p w14:paraId="03B6ADA6" w14:textId="2CA9D9D5" w:rsidR="00560387" w:rsidRDefault="00340FB2" w:rsidP="002F728E">
      <w:pPr>
        <w:spacing w:line="240" w:lineRule="auto"/>
      </w:pPr>
      <w:r>
        <w:t xml:space="preserve">For å vise </w:t>
      </w:r>
      <w:r w:rsidR="6696EEBC">
        <w:t>treslagsfordelingen i</w:t>
      </w:r>
      <w:r>
        <w:t xml:space="preserve"> området, konverteres dataen til et koordinatsystem som fungerer med webkartverktøyet. Deretter opprettes et interaktivt kart sentrert på det opprinnelige punktet med passende zoomnivå. Kartet får et lag med fargekodet informasjon og mulighet for å klikke på områdene for å se hvilke treslag som finnes der (se</w:t>
      </w:r>
      <w:r w:rsidR="00560387">
        <w:t xml:space="preserve"> </w:t>
      </w:r>
      <w:r w:rsidR="00560387">
        <w:fldChar w:fldCharType="begin"/>
      </w:r>
      <w:r w:rsidR="00560387">
        <w:instrText xml:space="preserve"> REF _Ref198044007 \h </w:instrText>
      </w:r>
      <w:r w:rsidR="002F728E">
        <w:instrText xml:space="preserve"> \* MERGEFORMAT </w:instrText>
      </w:r>
      <w:r w:rsidR="00560387">
        <w:fldChar w:fldCharType="separate"/>
      </w:r>
      <w:r w:rsidR="00D33F62">
        <w:t xml:space="preserve">Figur </w:t>
      </w:r>
      <w:r w:rsidR="00560387">
        <w:fldChar w:fldCharType="end"/>
      </w:r>
      <w:r>
        <w:t>).</w:t>
      </w:r>
      <w:r w:rsidR="00B528FD">
        <w:t xml:space="preserve"> </w:t>
      </w:r>
      <w:r w:rsidR="00B528FD" w:rsidRPr="00B528FD">
        <w:t>Dette skaper en helhetlig arbeidsflyt for å oppfylle behovet om å hente og analysere AR50-data innenfor et avsatt radius, samt presentere resultatet på en intuitiv og informativ måte for arealplanleggeren i Kristiansand kommune.</w:t>
      </w:r>
    </w:p>
    <w:p w14:paraId="34EE0E4B" w14:textId="62AF7B9E" w:rsidR="000934BA" w:rsidRDefault="000934BA" w:rsidP="000934BA">
      <w:pPr>
        <w:pStyle w:val="Heading4"/>
        <w:numPr>
          <w:ilvl w:val="0"/>
          <w:numId w:val="0"/>
        </w:numPr>
        <w:ind w:left="864" w:hanging="864"/>
      </w:pPr>
      <w:r w:rsidRPr="000934BA">
        <w:t>Brukerhistorie 2: Kolonne-basert søk </w:t>
      </w:r>
    </w:p>
    <w:p w14:paraId="28894858" w14:textId="1F69B66C" w:rsidR="00457B11" w:rsidRDefault="009F1112" w:rsidP="002F728E">
      <w:pPr>
        <w:spacing w:line="240" w:lineRule="auto"/>
      </w:pPr>
      <w:r>
        <w:rPr>
          <w:noProof/>
        </w:rPr>
        <mc:AlternateContent>
          <mc:Choice Requires="wps">
            <w:drawing>
              <wp:anchor distT="0" distB="0" distL="114300" distR="114300" simplePos="0" relativeHeight="251658253" behindDoc="0" locked="0" layoutInCell="1" allowOverlap="1" wp14:anchorId="7CC48F4A" wp14:editId="44F7695E">
                <wp:simplePos x="0" y="0"/>
                <wp:positionH relativeFrom="column">
                  <wp:posOffset>2971800</wp:posOffset>
                </wp:positionH>
                <wp:positionV relativeFrom="paragraph">
                  <wp:posOffset>2248535</wp:posOffset>
                </wp:positionV>
                <wp:extent cx="2963545" cy="635"/>
                <wp:effectExtent l="0" t="0" r="0" b="0"/>
                <wp:wrapSquare wrapText="bothSides"/>
                <wp:docPr id="1673819061" name="Tekstboks 1"/>
                <wp:cNvGraphicFramePr/>
                <a:graphic xmlns:a="http://schemas.openxmlformats.org/drawingml/2006/main">
                  <a:graphicData uri="http://schemas.microsoft.com/office/word/2010/wordprocessingShape">
                    <wps:wsp>
                      <wps:cNvSpPr txBox="1"/>
                      <wps:spPr>
                        <a:xfrm>
                          <a:off x="0" y="0"/>
                          <a:ext cx="2963545" cy="635"/>
                        </a:xfrm>
                        <a:prstGeom prst="rect">
                          <a:avLst/>
                        </a:prstGeom>
                        <a:solidFill>
                          <a:prstClr val="white"/>
                        </a:solidFill>
                        <a:ln>
                          <a:noFill/>
                        </a:ln>
                      </wps:spPr>
                      <wps:txbx>
                        <w:txbxContent>
                          <w:p w14:paraId="49ADBAA9" w14:textId="03473720" w:rsidR="009F1112" w:rsidRPr="003B637C" w:rsidRDefault="009F1112" w:rsidP="009F1112">
                            <w:pPr>
                              <w:pStyle w:val="Caption"/>
                              <w:jc w:val="center"/>
                              <w:rPr>
                                <w:noProof/>
                              </w:rPr>
                            </w:pPr>
                            <w:bookmarkStart w:id="157" w:name="_Ref198044209"/>
                            <w:bookmarkStart w:id="158" w:name="_Toc198045361"/>
                            <w:bookmarkStart w:id="159" w:name="_Toc198045571"/>
                            <w:r>
                              <w:t xml:space="preserve">Figur </w:t>
                            </w:r>
                            <w:r>
                              <w:fldChar w:fldCharType="begin"/>
                            </w:r>
                            <w:r>
                              <w:instrText xml:space="preserve"> SEQ Figur \* ARABIC </w:instrText>
                            </w:r>
                            <w:r>
                              <w:fldChar w:fldCharType="separate"/>
                            </w:r>
                            <w:r w:rsidR="00D33F62">
                              <w:rPr>
                                <w:noProof/>
                              </w:rPr>
                              <w:t>24</w:t>
                            </w:r>
                            <w:r>
                              <w:fldChar w:fldCharType="end"/>
                            </w:r>
                            <w:bookmarkEnd w:id="157"/>
                            <w:r>
                              <w:t xml:space="preserve">. </w:t>
                            </w:r>
                            <w:r w:rsidRPr="00814EDD">
                              <w:t>Interaktivt kart over de ti første bebyggelsespolygonene</w:t>
                            </w:r>
                            <w:bookmarkEnd w:id="158"/>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C48F4A" id="_x0000_s1032" type="#_x0000_t202" style="position:absolute;margin-left:234pt;margin-top:177.05pt;width:233.3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J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" stroked="f">
                <v:textbox style="mso-fit-shape-to-text:t" inset="0,0,0,0">
                  <w:txbxContent>
                    <w:p w14:paraId="49ADBAA9" w14:textId="03473720" w:rsidR="009F1112" w:rsidRPr="003B637C" w:rsidRDefault="009F1112" w:rsidP="009F1112">
                      <w:pPr>
                        <w:pStyle w:val="Caption"/>
                        <w:jc w:val="center"/>
                        <w:rPr>
                          <w:noProof/>
                        </w:rPr>
                      </w:pPr>
                      <w:bookmarkStart w:id="160" w:name="_Ref198044209"/>
                      <w:bookmarkStart w:id="161" w:name="_Toc198045361"/>
                      <w:bookmarkStart w:id="162" w:name="_Toc198045571"/>
                      <w:r>
                        <w:t xml:space="preserve">Figur </w:t>
                      </w:r>
                      <w:r>
                        <w:fldChar w:fldCharType="begin"/>
                      </w:r>
                      <w:r>
                        <w:instrText xml:space="preserve"> SEQ Figur \* ARABIC </w:instrText>
                      </w:r>
                      <w:r>
                        <w:fldChar w:fldCharType="separate"/>
                      </w:r>
                      <w:r w:rsidR="00D33F62">
                        <w:rPr>
                          <w:noProof/>
                        </w:rPr>
                        <w:t>24</w:t>
                      </w:r>
                      <w:r>
                        <w:fldChar w:fldCharType="end"/>
                      </w:r>
                      <w:bookmarkEnd w:id="160"/>
                      <w:r>
                        <w:t xml:space="preserve">. </w:t>
                      </w:r>
                      <w:r w:rsidRPr="00814EDD">
                        <w:t>Interaktivt kart over de ti første bebyggelsespolygonene</w:t>
                      </w:r>
                      <w:bookmarkEnd w:id="161"/>
                      <w:bookmarkEnd w:id="162"/>
                    </w:p>
                  </w:txbxContent>
                </v:textbox>
                <w10:wrap type="square"/>
              </v:shape>
            </w:pict>
          </mc:Fallback>
        </mc:AlternateContent>
      </w:r>
      <w:r w:rsidR="00745671">
        <w:rPr>
          <w:noProof/>
        </w:rPr>
        <w:drawing>
          <wp:anchor distT="0" distB="0" distL="114300" distR="114300" simplePos="0" relativeHeight="251658252" behindDoc="0" locked="0" layoutInCell="1" allowOverlap="1" wp14:anchorId="030B18AC" wp14:editId="6E6C0E00">
            <wp:simplePos x="0" y="0"/>
            <wp:positionH relativeFrom="margin">
              <wp:align>right</wp:align>
            </wp:positionH>
            <wp:positionV relativeFrom="paragraph">
              <wp:posOffset>114731</wp:posOffset>
            </wp:positionV>
            <wp:extent cx="2963545" cy="2077085"/>
            <wp:effectExtent l="0" t="0" r="8255" b="0"/>
            <wp:wrapSquare wrapText="bothSides"/>
            <wp:docPr id="1880611167" name="Bilde 23" descr="Et bilde som inneholder tekst, kart, skjermbilde, atla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t bilde som inneholder tekst, kart, skjermbilde, atlas&#10;&#10;KI-generert innhold kan være feil."/>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63545" cy="207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B11" w:rsidRPr="00457B11">
        <w:t xml:space="preserve">Utviklingsprosessen følger innledningsvis samme fremgangsmåte som beskrevet i brukerhistorie 1. Deretter skiller den seg ut ved å hente data som filtrerer på arealtype 10 og områdeID 4204 som tilsvarer Kristiansand, og beregner resultatet til de ti første områdene (se </w:t>
      </w:r>
      <w:r w:rsidR="00457B11" w:rsidRPr="00457B11">
        <w:rPr>
          <w:highlight w:val="yellow"/>
        </w:rPr>
        <w:t>vedlegg X</w:t>
      </w:r>
      <w:r w:rsidR="00457B11" w:rsidRPr="00457B11">
        <w:t>?). Samtidig konverteres den geografiske informasjonen til et tekstformat som lettere kan bearbeides videre i programmeringsmiljøet. De hentede tekstbeskrivelsene av områdene omgjøres til geografiske objekter, og samles i en strukturert dataramme med et standardisert koordinatsystem.</w:t>
      </w:r>
    </w:p>
    <w:p w14:paraId="284D0C2A" w14:textId="7F02EE20" w:rsidR="009F1112" w:rsidRDefault="007C76C3" w:rsidP="002F728E">
      <w:pPr>
        <w:spacing w:line="240" w:lineRule="auto"/>
      </w:pPr>
      <w:r w:rsidRPr="007C76C3">
        <w:t xml:space="preserve">For å gi et visuelt overblikk over bebyggelsesområdene beregnes først deres felles midtpunkt. Deretter oppretter et </w:t>
      </w:r>
      <w:r w:rsidR="009F1112" w:rsidRPr="007C76C3">
        <w:t>interaktivt</w:t>
      </w:r>
      <w:r w:rsidRPr="007C76C3">
        <w:t xml:space="preserve"> kart på samme måte som blir beskrevet i tidligere brukerhistorie (se</w:t>
      </w:r>
      <w:r w:rsidR="009F1112">
        <w:t xml:space="preserve"> </w:t>
      </w:r>
      <w:r w:rsidR="009F1112">
        <w:fldChar w:fldCharType="begin"/>
      </w:r>
      <w:r w:rsidR="009F1112">
        <w:instrText xml:space="preserve"> REF _Ref198044209 \h </w:instrText>
      </w:r>
      <w:r w:rsidR="002F728E">
        <w:instrText xml:space="preserve"> \* MERGEFORMAT </w:instrText>
      </w:r>
      <w:r w:rsidR="009F1112">
        <w:fldChar w:fldCharType="separate"/>
      </w:r>
      <w:r w:rsidR="00D33F62">
        <w:t xml:space="preserve">Figur </w:t>
      </w:r>
      <w:r w:rsidR="009F1112">
        <w:fldChar w:fldCharType="end"/>
      </w:r>
      <w:r w:rsidRPr="007C76C3">
        <w:t>).</w:t>
      </w:r>
      <w:r w:rsidR="00501FB7">
        <w:t xml:space="preserve"> </w:t>
      </w:r>
      <w:r w:rsidR="00501FB7" w:rsidRPr="00501FB7">
        <w:t>Gjennom denne arbeidsflyten oppnås rask tilgang til et representativt utvalg av bebyggelsespolygoner innenfor kommunen, kombinert med analyser og en intuitiv visualisering som støtter arealplanleggerens behov for å forstå og vurdere bebyggelsesmønstre.</w:t>
      </w:r>
    </w:p>
    <w:p w14:paraId="2B81AB58" w14:textId="77777777" w:rsidR="00366BF5" w:rsidRDefault="00366BF5" w:rsidP="00366BF5">
      <w:pPr>
        <w:pStyle w:val="Heading3"/>
      </w:pPr>
      <w:bookmarkStart w:id="163" w:name="_Toc198047565"/>
      <w:r w:rsidRPr="00366BF5">
        <w:rPr>
          <w:bCs/>
        </w:rPr>
        <w:lastRenderedPageBreak/>
        <w:t>Utfordringer og løsninger</w:t>
      </w:r>
      <w:bookmarkEnd w:id="163"/>
      <w:r w:rsidRPr="00366BF5">
        <w:rPr>
          <w:bCs/>
        </w:rPr>
        <w:t> </w:t>
      </w:r>
      <w:r w:rsidRPr="00366BF5">
        <w:t xml:space="preserve"> </w:t>
      </w:r>
    </w:p>
    <w:p w14:paraId="0D0C3D76" w14:textId="70106055" w:rsidR="004001B1" w:rsidRPr="004001B1" w:rsidRDefault="004001B1" w:rsidP="00C35F54">
      <w:pPr>
        <w:spacing w:line="240" w:lineRule="auto"/>
        <w:rPr>
          <w:rFonts w:eastAsiaTheme="majorEastAsia"/>
        </w:rPr>
      </w:pPr>
      <w:r>
        <w:rPr>
          <w:rStyle w:val="normaltextrun"/>
        </w:rPr>
        <w:t>I utviklingsarbeidet ble det implementert to løsningsforslag: en der alle resultatene hentes umiddelbart, og en der det bevisst er lagt inn korte pauser for å simulere forsinkelser i nettverket. I den forsinkede versjonen hentes geografiske data i faste grupper, men før hver gruppe behandles pauser programmet i et tilfeldig tidsrom på 0,5-1,5 sekunder. For hver levert gruppe registreres både gruppenummer og antall rader, slik at man kan observere hvordan en klientapplikasjon eller visualiseringskomponent håndterer ujevn dataflyt.</w:t>
      </w:r>
      <w:r>
        <w:rPr>
          <w:rStyle w:val="eop"/>
        </w:rPr>
        <w:t> </w:t>
      </w:r>
    </w:p>
    <w:p w14:paraId="299E95E9" w14:textId="77777777" w:rsidR="004001B1" w:rsidRDefault="004001B1" w:rsidP="00C35F54">
      <w:pPr>
        <w:spacing w:line="240" w:lineRule="auto"/>
        <w:rPr>
          <w:rFonts w:ascii="Segoe UI" w:hAnsi="Segoe UI" w:cs="Segoe UI"/>
          <w:sz w:val="18"/>
          <w:szCs w:val="18"/>
        </w:rPr>
      </w:pPr>
      <w:r>
        <w:rPr>
          <w:rStyle w:val="normaltextrun"/>
        </w:rPr>
        <w:t>Etter at alle gruppene er hentet, sendes de til et fullstendig datasett der beskrivelsene av områdene konverteres til geografiske objekter og organiseres i en strukturert dataramme. Resten av prosessen, som eksporter til det valgte filformatet, beregner kartsenter og oppretter det interaktive kartet, er identisk med den første versjonen. Den første versjonen er den som har blitt forklar over med brukerhistorie 1 og 2. Denne sammenligningen demonstrerer hvor robust arbeidsflyten er under varierende datatilgjengelighet, samtidig som analyse- og visualsiseringslogikken forblir den samme. </w:t>
      </w:r>
      <w:r>
        <w:rPr>
          <w:rStyle w:val="eop"/>
        </w:rPr>
        <w:t> </w:t>
      </w:r>
    </w:p>
    <w:p w14:paraId="735E58A4" w14:textId="77777777" w:rsidR="00F048EC" w:rsidRDefault="00F048EC" w:rsidP="00A24A85">
      <w:pPr>
        <w:pStyle w:val="Heading2"/>
      </w:pPr>
      <w:bookmarkStart w:id="164" w:name="_Toc198047566"/>
      <w:r w:rsidRPr="00F048EC">
        <w:rPr>
          <w:bCs/>
        </w:rPr>
        <w:t>Løsningsmodell 3: Databricks</w:t>
      </w:r>
      <w:bookmarkEnd w:id="164"/>
      <w:r w:rsidRPr="00F048EC">
        <w:rPr>
          <w:bCs/>
        </w:rPr>
        <w:t> </w:t>
      </w:r>
      <w:r w:rsidRPr="00F048EC">
        <w:t xml:space="preserve"> </w:t>
      </w:r>
    </w:p>
    <w:p w14:paraId="7F4C1452" w14:textId="77777777" w:rsidR="008F79E8" w:rsidRDefault="008F79E8" w:rsidP="00C35F54">
      <w:pPr>
        <w:spacing w:line="240" w:lineRule="auto"/>
      </w:pPr>
      <w:r w:rsidRPr="008F79E8">
        <w:t>I den siste delen av utviklingskapittelet presenteres løsningsmodell 3, hvor Databricks blir brukt for data</w:t>
      </w:r>
      <w:r w:rsidRPr="008F79E8">
        <w:softHyphen/>
        <w:t xml:space="preserve">behåndtering av AR50 og AIS-data. Modellen beskriver hvordan rådata blir behandlet i en Google Cloud bucket, og videre struktureres som Delta-tabeller ved bruk av Spark og Apache Sedona.   </w:t>
      </w:r>
    </w:p>
    <w:p w14:paraId="4D788212" w14:textId="77777777" w:rsidR="00FF636B" w:rsidRPr="00FF636B" w:rsidRDefault="00FF636B" w:rsidP="00FF636B">
      <w:pPr>
        <w:pStyle w:val="Heading3"/>
      </w:pPr>
      <w:bookmarkStart w:id="165" w:name="_Toc198047567"/>
      <w:r w:rsidRPr="00FF636B">
        <w:t>Overordnet Systemarkitektur</w:t>
      </w:r>
      <w:bookmarkEnd w:id="165"/>
      <w:r w:rsidRPr="00FF636B">
        <w:t> </w:t>
      </w:r>
    </w:p>
    <w:p w14:paraId="097D1944" w14:textId="1C661007" w:rsidR="00FF636B" w:rsidRPr="00FF636B" w:rsidRDefault="00FF636B" w:rsidP="00C35F54">
      <w:pPr>
        <w:spacing w:line="240" w:lineRule="auto"/>
      </w:pPr>
      <w:r w:rsidRPr="00FF636B">
        <w:t xml:space="preserve">Systemarkitekturen for løsningsmodell 3 benytter flere forskjellige komponenter og teknologier for å sikre en god dataflyt, samtidig oppfyller til brukerhistoriene. Som nevnt tidligere, så fokusere løsningsmodellen på plattformteknologiene, dermed har dette preget arkitekturen ved at for eksempel Databricks er en betydning del av løsningen. Arkitekturen består hovedsakelig av to prosesser: databehandling (se </w:t>
      </w:r>
      <w:r w:rsidRPr="00FF636B">
        <w:rPr>
          <w:highlight w:val="yellow"/>
        </w:rPr>
        <w:t>figur X</w:t>
      </w:r>
      <w:r w:rsidRPr="00FF636B">
        <w:t xml:space="preserve">) og brukerfunksjonalitet (se </w:t>
      </w:r>
      <w:r w:rsidRPr="00FF636B">
        <w:rPr>
          <w:highlight w:val="yellow"/>
        </w:rPr>
        <w:t>figur X</w:t>
      </w:r>
      <w:r w:rsidRPr="00FF636B">
        <w:t>).   </w:t>
      </w:r>
    </w:p>
    <w:p w14:paraId="24DA71D1" w14:textId="77777777" w:rsidR="00FF636B" w:rsidRDefault="00FF636B" w:rsidP="00FF636B">
      <w:pPr>
        <w:keepNext/>
        <w:jc w:val="center"/>
      </w:pPr>
      <w:r w:rsidRPr="00FF636B">
        <w:rPr>
          <w:noProof/>
        </w:rPr>
        <w:drawing>
          <wp:inline distT="0" distB="0" distL="0" distR="0" wp14:anchorId="42F1801B" wp14:editId="3E4C8009">
            <wp:extent cx="5772150" cy="571500"/>
            <wp:effectExtent l="0" t="0" r="0" b="0"/>
            <wp:docPr id="806104950" name="Bil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2150" cy="571500"/>
                    </a:xfrm>
                    <a:prstGeom prst="rect">
                      <a:avLst/>
                    </a:prstGeom>
                    <a:noFill/>
                    <a:ln>
                      <a:noFill/>
                    </a:ln>
                  </pic:spPr>
                </pic:pic>
              </a:graphicData>
            </a:graphic>
          </wp:inline>
        </w:drawing>
      </w:r>
    </w:p>
    <w:p w14:paraId="042F168B" w14:textId="4AD024DA" w:rsidR="00FF636B" w:rsidRPr="00FF636B" w:rsidRDefault="00FF636B" w:rsidP="00FF636B">
      <w:pPr>
        <w:pStyle w:val="Caption"/>
        <w:jc w:val="center"/>
      </w:pPr>
      <w:bookmarkStart w:id="166" w:name="_Toc198045362"/>
      <w:bookmarkStart w:id="167" w:name="_Toc198045572"/>
      <w:r>
        <w:t xml:space="preserve">Figur </w:t>
      </w:r>
      <w:r>
        <w:fldChar w:fldCharType="begin"/>
      </w:r>
      <w:r>
        <w:instrText xml:space="preserve"> SEQ Figur \* ARABIC </w:instrText>
      </w:r>
      <w:r>
        <w:fldChar w:fldCharType="separate"/>
      </w:r>
      <w:r w:rsidR="00D33F62">
        <w:rPr>
          <w:noProof/>
        </w:rPr>
        <w:t>25</w:t>
      </w:r>
      <w:r>
        <w:fldChar w:fldCharType="end"/>
      </w:r>
      <w:r>
        <w:t xml:space="preserve">. </w:t>
      </w:r>
      <w:r w:rsidRPr="00045A7E">
        <w:t>Systemarkitektur for behandling og lagre av data. </w:t>
      </w:r>
      <w:r w:rsidRPr="00FF636B">
        <w:t> </w:t>
      </w:r>
      <w:bookmarkEnd w:id="166"/>
      <w:bookmarkEnd w:id="167"/>
    </w:p>
    <w:p w14:paraId="1D80787D" w14:textId="715A86EB" w:rsidR="00FF636B" w:rsidRPr="00FF636B" w:rsidRDefault="00FF636B" w:rsidP="00C35F54">
      <w:pPr>
        <w:spacing w:line="240" w:lineRule="auto"/>
      </w:pPr>
      <w:r w:rsidRPr="00FF636B">
        <w:rPr>
          <w:noProof/>
        </w:rPr>
        <w:lastRenderedPageBreak/>
        <w:drawing>
          <wp:anchor distT="0" distB="0" distL="114300" distR="114300" simplePos="0" relativeHeight="251658254" behindDoc="0" locked="0" layoutInCell="1" allowOverlap="1" wp14:anchorId="45CC662C" wp14:editId="38F6DB02">
            <wp:simplePos x="0" y="0"/>
            <wp:positionH relativeFrom="margin">
              <wp:align>right</wp:align>
            </wp:positionH>
            <wp:positionV relativeFrom="paragraph">
              <wp:posOffset>903402</wp:posOffset>
            </wp:positionV>
            <wp:extent cx="2474239" cy="2216506"/>
            <wp:effectExtent l="0" t="0" r="2540" b="0"/>
            <wp:wrapSquare wrapText="bothSides"/>
            <wp:docPr id="1195329183" name="Bilde 26" descr="Et bilde som inneholder skjermbilde, Grafikk,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t bilde som inneholder skjermbilde, Grafikk, design&#10;&#10;KI-generert innhold kan være fei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74239" cy="22165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636B">
        <w:t>Figur 1 illustrerer databehandlingsprosessen, fra dataeieren laster opp rådata til disse er ferdig strukturert i databasen. Arkitekturen anvender en Google Cloud Bucket for midlertidig lagring av rådata i systemet (Google, 2025). Denne løsningen ble anbefalt av kontaktpersoner i Kartverket, som påpekte at Kartverket selv benytter denne metoden fremfor å ha fysiske filer liggende direkte i Databricks. </w:t>
      </w:r>
    </w:p>
    <w:p w14:paraId="649B0A68" w14:textId="2FF8A83A" w:rsidR="00FF636B" w:rsidRDefault="00FF636B" w:rsidP="00C35F54">
      <w:pPr>
        <w:spacing w:line="240" w:lineRule="auto"/>
      </w:pPr>
      <w:r>
        <w:rPr>
          <w:noProof/>
        </w:rPr>
        <mc:AlternateContent>
          <mc:Choice Requires="wps">
            <w:drawing>
              <wp:anchor distT="0" distB="0" distL="114300" distR="114300" simplePos="0" relativeHeight="251658255" behindDoc="0" locked="0" layoutInCell="1" allowOverlap="1" wp14:anchorId="3C45D2EB" wp14:editId="34F2ED51">
                <wp:simplePos x="0" y="0"/>
                <wp:positionH relativeFrom="column">
                  <wp:posOffset>3467100</wp:posOffset>
                </wp:positionH>
                <wp:positionV relativeFrom="paragraph">
                  <wp:posOffset>1943786</wp:posOffset>
                </wp:positionV>
                <wp:extent cx="2473960" cy="635"/>
                <wp:effectExtent l="0" t="0" r="0" b="0"/>
                <wp:wrapSquare wrapText="bothSides"/>
                <wp:docPr id="2104397066" name="Tekstboks 1"/>
                <wp:cNvGraphicFramePr/>
                <a:graphic xmlns:a="http://schemas.openxmlformats.org/drawingml/2006/main">
                  <a:graphicData uri="http://schemas.microsoft.com/office/word/2010/wordprocessingShape">
                    <wps:wsp>
                      <wps:cNvSpPr txBox="1"/>
                      <wps:spPr>
                        <a:xfrm>
                          <a:off x="0" y="0"/>
                          <a:ext cx="2473960" cy="635"/>
                        </a:xfrm>
                        <a:prstGeom prst="rect">
                          <a:avLst/>
                        </a:prstGeom>
                        <a:solidFill>
                          <a:prstClr val="white"/>
                        </a:solidFill>
                        <a:ln>
                          <a:noFill/>
                        </a:ln>
                      </wps:spPr>
                      <wps:txbx>
                        <w:txbxContent>
                          <w:p w14:paraId="77DA7FC7" w14:textId="0970A9D0" w:rsidR="00FF636B" w:rsidRPr="007056F2" w:rsidRDefault="00FF636B" w:rsidP="00FF636B">
                            <w:pPr>
                              <w:pStyle w:val="Caption"/>
                              <w:jc w:val="center"/>
                            </w:pPr>
                            <w:bookmarkStart w:id="168" w:name="_Toc198045363"/>
                            <w:bookmarkStart w:id="169" w:name="_Toc198045573"/>
                            <w:r>
                              <w:t xml:space="preserve">Figur </w:t>
                            </w:r>
                            <w:r>
                              <w:fldChar w:fldCharType="begin"/>
                            </w:r>
                            <w:r>
                              <w:instrText xml:space="preserve"> SEQ Figur \* ARABIC </w:instrText>
                            </w:r>
                            <w:r>
                              <w:fldChar w:fldCharType="separate"/>
                            </w:r>
                            <w:r w:rsidR="00D33F62">
                              <w:rPr>
                                <w:noProof/>
                              </w:rPr>
                              <w:t>26</w:t>
                            </w:r>
                            <w:r>
                              <w:fldChar w:fldCharType="end"/>
                            </w:r>
                            <w:r>
                              <w:t xml:space="preserve">. </w:t>
                            </w:r>
                            <w:r w:rsidRPr="006269B1">
                              <w:t>Systemarkitektur for utføring av brukerhistoriene</w:t>
                            </w:r>
                            <w:bookmarkEnd w:id="168"/>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5D2EB" id="_x0000_s1033" type="#_x0000_t202" style="position:absolute;margin-left:273pt;margin-top:153.05pt;width:194.8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rmGgIAAD8EAAAOAAAAZHJzL2Uyb0RvYy54bWysU8Fu2zAMvQ/YPwi6L07SLd2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" stroked="f">
                <v:textbox style="mso-fit-shape-to-text:t" inset="0,0,0,0">
                  <w:txbxContent>
                    <w:p w14:paraId="77DA7FC7" w14:textId="0970A9D0" w:rsidR="00FF636B" w:rsidRPr="007056F2" w:rsidRDefault="00FF636B" w:rsidP="00FF636B">
                      <w:pPr>
                        <w:pStyle w:val="Caption"/>
                        <w:jc w:val="center"/>
                      </w:pPr>
                      <w:bookmarkStart w:id="170" w:name="_Toc198045363"/>
                      <w:bookmarkStart w:id="171" w:name="_Toc198045573"/>
                      <w:r>
                        <w:t xml:space="preserve">Figur </w:t>
                      </w:r>
                      <w:r>
                        <w:fldChar w:fldCharType="begin"/>
                      </w:r>
                      <w:r>
                        <w:instrText xml:space="preserve"> SEQ Figur \* ARABIC </w:instrText>
                      </w:r>
                      <w:r>
                        <w:fldChar w:fldCharType="separate"/>
                      </w:r>
                      <w:r w:rsidR="00D33F62">
                        <w:rPr>
                          <w:noProof/>
                        </w:rPr>
                        <w:t>26</w:t>
                      </w:r>
                      <w:r>
                        <w:fldChar w:fldCharType="end"/>
                      </w:r>
                      <w:r>
                        <w:t xml:space="preserve">. </w:t>
                      </w:r>
                      <w:r w:rsidRPr="006269B1">
                        <w:t>Systemarkitektur for utføring av brukerhistoriene</w:t>
                      </w:r>
                      <w:bookmarkEnd w:id="170"/>
                      <w:bookmarkEnd w:id="171"/>
                    </w:p>
                  </w:txbxContent>
                </v:textbox>
                <w10:wrap type="square"/>
              </v:shape>
            </w:pict>
          </mc:Fallback>
        </mc:AlternateContent>
      </w:r>
      <w:r w:rsidRPr="00FF636B">
        <w:t>Per i dag kreves manuell kjøring av en notebook i Databricks for å oppdatere databasen med nye data, noe som innebærer at systemet ikke automatisk registrerer nye data. Denne beslutningen ble tatt etter en samtale med de nevnte ansatte i Kartverket, hvor det ble konkludert med at automatiske oppdateringer ikke var relevant for dette prosjektet. Siden prosjektet benyttet en forhåndsdefinert datamengde, ble bucketen kun oppdatert én gang i løpet av hele prosjektperioden. Når dataene er behandlet og lagret, kan sluttbrukeren hente dem ut ved hjelp av strømmeteknologi</w:t>
      </w:r>
      <w:r>
        <w:t xml:space="preserve"> </w:t>
      </w:r>
      <w:r w:rsidRPr="00FF636B">
        <w:t>Denne delen av arkitekturen fokuserer på hvordan dataene skal anvendes og analyseres, slik at sluttbrukeren kan utføre sine tiltenkte oppgaver. For å sikre rask behandling og enkel visualisering av geodata, benytter arkitekturen Spark og Sedona. </w:t>
      </w:r>
    </w:p>
    <w:p w14:paraId="49D21D31" w14:textId="1B635E8E" w:rsidR="00FF636B" w:rsidRDefault="00EA0B9B" w:rsidP="00B20C2A">
      <w:pPr>
        <w:pStyle w:val="Heading3"/>
      </w:pPr>
      <w:bookmarkStart w:id="172" w:name="_Toc198047568"/>
      <w:r w:rsidRPr="00EA0B9B">
        <w:t>Databricks og AIS</w:t>
      </w:r>
      <w:bookmarkEnd w:id="172"/>
    </w:p>
    <w:p w14:paraId="2601727E" w14:textId="1F92111A" w:rsidR="00FB7412" w:rsidRDefault="00C35F54" w:rsidP="00C35F54">
      <w:pPr>
        <w:spacing w:line="240" w:lineRule="auto"/>
      </w:pPr>
      <w:r>
        <w:rPr>
          <w:noProof/>
        </w:rPr>
        <w:drawing>
          <wp:anchor distT="0" distB="0" distL="114300" distR="114300" simplePos="0" relativeHeight="251658256" behindDoc="0" locked="0" layoutInCell="1" allowOverlap="1" wp14:anchorId="4390F3EE" wp14:editId="6491B871">
            <wp:simplePos x="0" y="0"/>
            <wp:positionH relativeFrom="margin">
              <wp:align>right</wp:align>
            </wp:positionH>
            <wp:positionV relativeFrom="paragraph">
              <wp:posOffset>21926</wp:posOffset>
            </wp:positionV>
            <wp:extent cx="1955165" cy="1751965"/>
            <wp:effectExtent l="0" t="0" r="6985" b="635"/>
            <wp:wrapSquare wrapText="bothSides"/>
            <wp:docPr id="621508872" name="Bilde 28" descr="A ma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 map of a plane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55165" cy="1751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412">
        <w:t xml:space="preserve">Dataene ble forhåndsbehandlet ved hjelp av en egen AIS setup-fil som definerer skjema og sikrer strukturert datainntak. Deretter ble de konvertert til en Spark DataFrame og lagret som en partisjonert Delta-tabell i databasen. Partisjoneringen ble gjort basert på dato, noe som gir god ytelse ved tidsbasert filtrering og tabellene leses inn som Spark DataFrames fra denne databasestrukturen. </w:t>
      </w:r>
    </w:p>
    <w:p w14:paraId="00DD96F2" w14:textId="458DD1D8" w:rsidR="00EA0B9B" w:rsidRDefault="00C35F54" w:rsidP="00C35F54">
      <w:pPr>
        <w:spacing w:line="240" w:lineRule="auto"/>
      </w:pPr>
      <w:r>
        <w:rPr>
          <w:noProof/>
        </w:rPr>
        <mc:AlternateContent>
          <mc:Choice Requires="wps">
            <w:drawing>
              <wp:anchor distT="0" distB="0" distL="114300" distR="114300" simplePos="0" relativeHeight="251658257" behindDoc="0" locked="0" layoutInCell="1" allowOverlap="1" wp14:anchorId="695F0629" wp14:editId="0D8E0BB1">
                <wp:simplePos x="0" y="0"/>
                <wp:positionH relativeFrom="column">
                  <wp:posOffset>3973171</wp:posOffset>
                </wp:positionH>
                <wp:positionV relativeFrom="paragraph">
                  <wp:posOffset>332129</wp:posOffset>
                </wp:positionV>
                <wp:extent cx="1852930" cy="635"/>
                <wp:effectExtent l="0" t="0" r="0" b="0"/>
                <wp:wrapSquare wrapText="bothSides"/>
                <wp:docPr id="1189762704" name="Tekstboks 1"/>
                <wp:cNvGraphicFramePr/>
                <a:graphic xmlns:a="http://schemas.openxmlformats.org/drawingml/2006/main">
                  <a:graphicData uri="http://schemas.microsoft.com/office/word/2010/wordprocessingShape">
                    <wps:wsp>
                      <wps:cNvSpPr txBox="1"/>
                      <wps:spPr>
                        <a:xfrm>
                          <a:off x="0" y="0"/>
                          <a:ext cx="1852930" cy="635"/>
                        </a:xfrm>
                        <a:prstGeom prst="rect">
                          <a:avLst/>
                        </a:prstGeom>
                        <a:solidFill>
                          <a:prstClr val="white"/>
                        </a:solidFill>
                        <a:ln>
                          <a:noFill/>
                        </a:ln>
                      </wps:spPr>
                      <wps:txbx>
                        <w:txbxContent>
                          <w:p w14:paraId="6CB81904" w14:textId="121AFC7E" w:rsidR="00B67CDD" w:rsidRPr="005965C3" w:rsidRDefault="00B67CDD" w:rsidP="00B67CDD">
                            <w:pPr>
                              <w:pStyle w:val="Caption"/>
                              <w:jc w:val="center"/>
                              <w:rPr>
                                <w:noProof/>
                              </w:rPr>
                            </w:pPr>
                            <w:r>
                              <w:t xml:space="preserve">Figur </w:t>
                            </w:r>
                            <w:r>
                              <w:fldChar w:fldCharType="begin"/>
                            </w:r>
                            <w:r>
                              <w:instrText xml:space="preserve"> SEQ Figur \* ARABIC </w:instrText>
                            </w:r>
                            <w:r>
                              <w:fldChar w:fldCharType="separate"/>
                            </w:r>
                            <w:r w:rsidR="00D33F62">
                              <w:rPr>
                                <w:noProof/>
                              </w:rPr>
                              <w:t>27</w:t>
                            </w:r>
                            <w:r>
                              <w:fldChar w:fldCharType="end"/>
                            </w:r>
                            <w:r>
                              <w:t xml:space="preserve">. </w:t>
                            </w:r>
                            <w:r w:rsidRPr="007670E9">
                              <w:t>Skip som befant seg innenfor en bestemt buffersone rundt et valgt punkt på kartet.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5F0629" id="_x0000_s1034" type="#_x0000_t202" style="position:absolute;margin-left:312.85pt;margin-top:26.15pt;width:145.9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" stroked="f">
                <v:textbox style="mso-fit-shape-to-text:t" inset="0,0,0,0">
                  <w:txbxContent>
                    <w:p w14:paraId="6CB81904" w14:textId="121AFC7E" w:rsidR="00B67CDD" w:rsidRPr="005965C3" w:rsidRDefault="00B67CDD" w:rsidP="00B67CDD">
                      <w:pPr>
                        <w:pStyle w:val="Caption"/>
                        <w:jc w:val="center"/>
                        <w:rPr>
                          <w:noProof/>
                        </w:rPr>
                      </w:pPr>
                      <w:r>
                        <w:t xml:space="preserve">Figur </w:t>
                      </w:r>
                      <w:r>
                        <w:fldChar w:fldCharType="begin"/>
                      </w:r>
                      <w:r>
                        <w:instrText xml:space="preserve"> SEQ Figur \* ARABIC </w:instrText>
                      </w:r>
                      <w:r>
                        <w:fldChar w:fldCharType="separate"/>
                      </w:r>
                      <w:r w:rsidR="00D33F62">
                        <w:rPr>
                          <w:noProof/>
                        </w:rPr>
                        <w:t>27</w:t>
                      </w:r>
                      <w:r>
                        <w:fldChar w:fldCharType="end"/>
                      </w:r>
                      <w:r>
                        <w:t xml:space="preserve">. </w:t>
                      </w:r>
                      <w:r w:rsidRPr="007670E9">
                        <w:t>Skip som befant seg innenfor en bestemt buffersone rundt et valgt punkt på kartet.</w:t>
                      </w:r>
                    </w:p>
                  </w:txbxContent>
                </v:textbox>
                <w10:wrap type="square"/>
              </v:shape>
            </w:pict>
          </mc:Fallback>
        </mc:AlternateContent>
      </w:r>
      <w:r w:rsidR="00FB7412">
        <w:t>Den romlige filtreringen ble håndtert ved å først definere et interesseområde rundt en buffersone. Deretter ble alle observasjoner som falt innenfor denne bufferen hentet ut. Selve formen og størrelsen på denne sonen ble også beregnet og gjort tilgjengelig, slik at den for eksempel kunne vises på et kart. Både metoden for å lage slike geografiske soner og for å hente ut data innenfor dem, ble benyttet i begge brukerhistoriene som er beskrevet.</w:t>
      </w:r>
    </w:p>
    <w:p w14:paraId="39BB359A" w14:textId="0FF97FE7" w:rsidR="00FB7412" w:rsidRPr="00EA0B9B" w:rsidRDefault="008A2AEB" w:rsidP="008A2AEB">
      <w:pPr>
        <w:pStyle w:val="Heading4"/>
        <w:numPr>
          <w:ilvl w:val="0"/>
          <w:numId w:val="0"/>
        </w:numPr>
        <w:ind w:left="864" w:hanging="864"/>
      </w:pPr>
      <w:r w:rsidRPr="008A2AEB">
        <w:t>Brukerhistorie 1: Datofiltrering </w:t>
      </w:r>
    </w:p>
    <w:p w14:paraId="0329BA49" w14:textId="348CA762" w:rsidR="00B67CDD" w:rsidRDefault="0070750A" w:rsidP="00AD4178">
      <w:pPr>
        <w:spacing w:line="240" w:lineRule="auto"/>
      </w:pPr>
      <w:r w:rsidRPr="0070750A">
        <w:t xml:space="preserve">I dette scenariet ble det først valgt en spesifikk dato for å se på skipsaktiviteten. For å unngå at samme skip ble talt flere ganger, ble det brukt en funksjon som sørget for at hvert unike skip kun dukket opp én gang i oversikten. Deretter ble en annen funksjon brukt for å finne alle skip som </w:t>
      </w:r>
      <w:r w:rsidRPr="0070750A">
        <w:lastRenderedPageBreak/>
        <w:t>befant seg innenfor en bestemt buffersone rundt et valgt punkt på kartet. Resultatet ga et generelt bilde av hvilke skip som var i nærheten av dette punktet på den valgte datoen</w:t>
      </w:r>
      <w:r w:rsidR="00B67CDD">
        <w:t xml:space="preserve"> (se </w:t>
      </w:r>
      <w:r w:rsidR="00D803D9">
        <w:fldChar w:fldCharType="begin"/>
      </w:r>
      <w:r w:rsidR="00D803D9">
        <w:instrText xml:space="preserve"> REF _Ref198044939 \h </w:instrText>
      </w:r>
      <w:r w:rsidR="00AD4178">
        <w:instrText xml:space="preserve"> \* MERGEFORMAT </w:instrText>
      </w:r>
      <w:r w:rsidR="00D803D9">
        <w:fldChar w:fldCharType="separate"/>
      </w:r>
      <w:r w:rsidR="00D33F62">
        <w:rPr>
          <w:b/>
          <w:bCs/>
          <w:lang w:val="en-US"/>
        </w:rPr>
        <w:t>Error! Reference source not found.</w:t>
      </w:r>
      <w:r w:rsidR="00D803D9">
        <w:fldChar w:fldCharType="end"/>
      </w:r>
      <w:r w:rsidR="00B67CDD">
        <w:t>)</w:t>
      </w:r>
      <w:r w:rsidRPr="0070750A">
        <w:t>.</w:t>
      </w:r>
    </w:p>
    <w:p w14:paraId="14D9AFA4" w14:textId="6D8E25D5" w:rsidR="00D803D9" w:rsidRDefault="00B67CDD" w:rsidP="00B67CDD">
      <w:pPr>
        <w:pStyle w:val="Heading4"/>
        <w:numPr>
          <w:ilvl w:val="0"/>
          <w:numId w:val="0"/>
        </w:numPr>
        <w:ind w:left="864" w:hanging="864"/>
      </w:pPr>
      <w:r w:rsidRPr="00B67CDD">
        <w:t>Brukerhistorie 2: Tidsfiltrering</w:t>
      </w:r>
    </w:p>
    <w:p w14:paraId="2898FD76" w14:textId="014E3DB7" w:rsidR="00FF636B" w:rsidRDefault="004A41E7" w:rsidP="00206002">
      <w:pPr>
        <w:spacing w:line="240" w:lineRule="auto"/>
      </w:pPr>
      <w:r>
        <w:rPr>
          <w:noProof/>
        </w:rPr>
        <mc:AlternateContent>
          <mc:Choice Requires="wps">
            <w:drawing>
              <wp:anchor distT="0" distB="0" distL="114300" distR="114300" simplePos="0" relativeHeight="251658259" behindDoc="0" locked="0" layoutInCell="1" allowOverlap="1" wp14:anchorId="6FAAD062" wp14:editId="551D59CD">
                <wp:simplePos x="0" y="0"/>
                <wp:positionH relativeFrom="column">
                  <wp:posOffset>3415893</wp:posOffset>
                </wp:positionH>
                <wp:positionV relativeFrom="paragraph">
                  <wp:posOffset>1705305</wp:posOffset>
                </wp:positionV>
                <wp:extent cx="2372360" cy="635"/>
                <wp:effectExtent l="0" t="0" r="0" b="0"/>
                <wp:wrapSquare wrapText="bothSides"/>
                <wp:docPr id="1238515635" name="Tekstboks 1"/>
                <wp:cNvGraphicFramePr/>
                <a:graphic xmlns:a="http://schemas.openxmlformats.org/drawingml/2006/main">
                  <a:graphicData uri="http://schemas.microsoft.com/office/word/2010/wordprocessingShape">
                    <wps:wsp>
                      <wps:cNvSpPr txBox="1"/>
                      <wps:spPr>
                        <a:xfrm>
                          <a:off x="0" y="0"/>
                          <a:ext cx="2372360" cy="635"/>
                        </a:xfrm>
                        <a:prstGeom prst="rect">
                          <a:avLst/>
                        </a:prstGeom>
                        <a:solidFill>
                          <a:prstClr val="white"/>
                        </a:solidFill>
                        <a:ln>
                          <a:noFill/>
                        </a:ln>
                      </wps:spPr>
                      <wps:txbx>
                        <w:txbxContent>
                          <w:p w14:paraId="1CFB434B" w14:textId="0D84BBE9" w:rsidR="004A41E7" w:rsidRPr="00972773" w:rsidRDefault="004A41E7" w:rsidP="004A41E7">
                            <w:pPr>
                              <w:pStyle w:val="Caption"/>
                              <w:jc w:val="center"/>
                              <w:rPr>
                                <w:b/>
                                <w:i w:val="0"/>
                                <w:noProof/>
                                <w:color w:val="auto"/>
                              </w:rPr>
                            </w:pPr>
                            <w:bookmarkStart w:id="173" w:name="_Toc198045365"/>
                            <w:bookmarkStart w:id="174" w:name="_Toc198045575"/>
                            <w:r>
                              <w:t xml:space="preserve">Figur </w:t>
                            </w:r>
                            <w:r>
                              <w:fldChar w:fldCharType="begin"/>
                            </w:r>
                            <w:r>
                              <w:instrText xml:space="preserve"> SEQ Figur \* ARABIC </w:instrText>
                            </w:r>
                            <w:r>
                              <w:fldChar w:fldCharType="separate"/>
                            </w:r>
                            <w:r w:rsidR="00D33F62">
                              <w:rPr>
                                <w:noProof/>
                              </w:rPr>
                              <w:t>28</w:t>
                            </w:r>
                            <w:r>
                              <w:fldChar w:fldCharType="end"/>
                            </w:r>
                            <w:r>
                              <w:t xml:space="preserve">. </w:t>
                            </w:r>
                            <w:r w:rsidRPr="00DB6016">
                              <w:t>Valg av en spesifikk skipstype innenfor et tidsintervall innenfor et avgrenset område (buffer).</w:t>
                            </w:r>
                            <w:bookmarkEnd w:id="173"/>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AD062" id="_x0000_s1035" type="#_x0000_t202" style="position:absolute;margin-left:268.95pt;margin-top:134.3pt;width:186.8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GlGgIAAD8EAAAOAAAAZHJzL2Uyb0RvYy54bWysU02P0zAQvSPxHyzfafohCk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" stroked="f">
                <v:textbox style="mso-fit-shape-to-text:t" inset="0,0,0,0">
                  <w:txbxContent>
                    <w:p w14:paraId="1CFB434B" w14:textId="0D84BBE9" w:rsidR="004A41E7" w:rsidRPr="00972773" w:rsidRDefault="004A41E7" w:rsidP="004A41E7">
                      <w:pPr>
                        <w:pStyle w:val="Caption"/>
                        <w:jc w:val="center"/>
                        <w:rPr>
                          <w:b/>
                          <w:i w:val="0"/>
                          <w:noProof/>
                          <w:color w:val="auto"/>
                        </w:rPr>
                      </w:pPr>
                      <w:bookmarkStart w:id="175" w:name="_Toc198045365"/>
                      <w:bookmarkStart w:id="176" w:name="_Toc198045575"/>
                      <w:r>
                        <w:t xml:space="preserve">Figur </w:t>
                      </w:r>
                      <w:r>
                        <w:fldChar w:fldCharType="begin"/>
                      </w:r>
                      <w:r>
                        <w:instrText xml:space="preserve"> SEQ Figur \* ARABIC </w:instrText>
                      </w:r>
                      <w:r>
                        <w:fldChar w:fldCharType="separate"/>
                      </w:r>
                      <w:r w:rsidR="00D33F62">
                        <w:rPr>
                          <w:noProof/>
                        </w:rPr>
                        <w:t>28</w:t>
                      </w:r>
                      <w:r>
                        <w:fldChar w:fldCharType="end"/>
                      </w:r>
                      <w:r>
                        <w:t xml:space="preserve">. </w:t>
                      </w:r>
                      <w:r w:rsidRPr="00DB6016">
                        <w:t>Valg av en spesifikk skipstype innenfor et tidsintervall innenfor et avgrenset område (buffer).</w:t>
                      </w:r>
                      <w:bookmarkEnd w:id="175"/>
                      <w:bookmarkEnd w:id="176"/>
                    </w:p>
                  </w:txbxContent>
                </v:textbox>
                <w10:wrap type="square"/>
              </v:shape>
            </w:pict>
          </mc:Fallback>
        </mc:AlternateContent>
      </w:r>
      <w:r>
        <w:rPr>
          <w:noProof/>
        </w:rPr>
        <w:drawing>
          <wp:anchor distT="0" distB="0" distL="114300" distR="114300" simplePos="0" relativeHeight="251658258" behindDoc="0" locked="0" layoutInCell="1" allowOverlap="1" wp14:anchorId="2FBEF276" wp14:editId="595520EB">
            <wp:simplePos x="0" y="0"/>
            <wp:positionH relativeFrom="margin">
              <wp:posOffset>3437255</wp:posOffset>
            </wp:positionH>
            <wp:positionV relativeFrom="paragraph">
              <wp:posOffset>9525</wp:posOffset>
            </wp:positionV>
            <wp:extent cx="2372360" cy="1682115"/>
            <wp:effectExtent l="0" t="0" r="8890" b="0"/>
            <wp:wrapSquare wrapText="bothSides"/>
            <wp:docPr id="720599815" name="Bilde 29" descr="Et bilde som inneholder Himmellegeme, sirkel, skjermbilde, sfæ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9815" name="Bilde 29" descr="Et bilde som inneholder Himmellegeme, sirkel, skjermbilde, sfære&#10;&#10;KI-generert innhold kan være fei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72360" cy="1682115"/>
                    </a:xfrm>
                    <a:prstGeom prst="rect">
                      <a:avLst/>
                    </a:prstGeom>
                    <a:noFill/>
                    <a:ln>
                      <a:noFill/>
                    </a:ln>
                  </pic:spPr>
                </pic:pic>
              </a:graphicData>
            </a:graphic>
            <wp14:sizeRelH relativeFrom="page">
              <wp14:pctWidth>0</wp14:pctWidth>
            </wp14:sizeRelH>
            <wp14:sizeRelV relativeFrom="page">
              <wp14:pctHeight>0</wp14:pctHeight>
            </wp14:sizeRelV>
          </wp:anchor>
        </w:drawing>
      </w:r>
      <w:r w:rsidR="00D803D9" w:rsidRPr="00D803D9">
        <w:t>I det andre scenariet ble det siktet inn på en bestemt type skip, for eksempel tankskip eller fiskebåter. Også her ble en spesifikk dato valgt, men i tillegg ble det definert et nøyaktig tidsrom for observasjonen, for eksempel mellom klokken 10:00 og 14:00. Igjen ble funksjonen for å finne skip innenfor et definert geografisk område benyttet. Forskjellen fra første scenario var at det denne gangen ble valgt en innstilling som inkluderte all tilgjengelig informasjon om hvert skip. Dette resulterte i en tabell med mer detaljerte opplysninger for hvert enkelt fartøy, sammenlignet med den mer overordnede oversikten i det første scenarioet. </w:t>
      </w:r>
      <w:r w:rsidR="00B67CDD" w:rsidRPr="00B67CDD">
        <w:t> </w:t>
      </w:r>
      <w:r w:rsidR="0070750A" w:rsidRPr="0070750A">
        <w:t> </w:t>
      </w:r>
    </w:p>
    <w:p w14:paraId="12F9D5DA" w14:textId="15EEE998" w:rsidR="0058512E" w:rsidRDefault="009E3FD8" w:rsidP="009E3FD8">
      <w:pPr>
        <w:pStyle w:val="Heading3"/>
        <w:rPr>
          <w:bCs/>
        </w:rPr>
      </w:pPr>
      <w:bookmarkStart w:id="177" w:name="_Toc198047569"/>
      <w:r w:rsidRPr="009E3FD8">
        <w:rPr>
          <w:bCs/>
        </w:rPr>
        <w:t>Databricks og AR50</w:t>
      </w:r>
      <w:bookmarkEnd w:id="177"/>
    </w:p>
    <w:p w14:paraId="303EB91E" w14:textId="3B5287DD" w:rsidR="009E3FD8" w:rsidRDefault="006A7588" w:rsidP="00206002">
      <w:pPr>
        <w:spacing w:line="240" w:lineRule="auto"/>
      </w:pPr>
      <w:r w:rsidRPr="006A7588">
        <w:t>Løsningsmodell 3 er et forslag til hvordan AR50-data kan håndteres i databricks ved bruke av «delta-lake» og «delta-share». Systemarkitekturen i denne modellen er identisk med den som ble benyttet for AIS i Databricks, og derfor ikke vil bli beskrive på nytt</w:t>
      </w:r>
      <w:r>
        <w:t xml:space="preserve">. </w:t>
      </w:r>
    </w:p>
    <w:p w14:paraId="2A18B786" w14:textId="33B5BF69" w:rsidR="00D910F5" w:rsidRDefault="00D910F5" w:rsidP="00206002">
      <w:pPr>
        <w:spacing w:line="240" w:lineRule="auto"/>
      </w:pPr>
      <w:r w:rsidRPr="00D910F5">
        <w:t>Databehandlingsprosessen startet med konvertering av AR50-data, som opprinnelig var i GML-format, til en Spark DataFrame for å videre lagres i databasen. Denne prosessen er identisk til løsningsmodell 3: databricks + AIS for å behandle dataen</w:t>
      </w:r>
      <w:r>
        <w:t xml:space="preserve">. </w:t>
      </w:r>
      <w:r w:rsidRPr="00D910F5">
        <w:t>Den enste vesentlige forskjellen er tilpassing av datatypene i filene, som måtte bli skreddersydd til AR50-dataen og ikke AIS. </w:t>
      </w:r>
    </w:p>
    <w:p w14:paraId="084DD153" w14:textId="1D069E61" w:rsidR="006A7588" w:rsidRPr="009E3FD8" w:rsidRDefault="00206002" w:rsidP="001A0641">
      <w:pPr>
        <w:pStyle w:val="Heading4"/>
        <w:numPr>
          <w:ilvl w:val="0"/>
          <w:numId w:val="0"/>
        </w:numPr>
        <w:ind w:left="864" w:hanging="864"/>
      </w:pPr>
      <w:r>
        <w:rPr>
          <w:noProof/>
        </w:rPr>
        <w:drawing>
          <wp:anchor distT="0" distB="0" distL="114300" distR="114300" simplePos="0" relativeHeight="251658260" behindDoc="0" locked="0" layoutInCell="1" allowOverlap="1" wp14:anchorId="42BD5FC6" wp14:editId="7C2D6F39">
            <wp:simplePos x="0" y="0"/>
            <wp:positionH relativeFrom="column">
              <wp:posOffset>2993390</wp:posOffset>
            </wp:positionH>
            <wp:positionV relativeFrom="paragraph">
              <wp:posOffset>8255</wp:posOffset>
            </wp:positionV>
            <wp:extent cx="2694305" cy="2230755"/>
            <wp:effectExtent l="0" t="0" r="0" b="0"/>
            <wp:wrapSquare wrapText="bothSides"/>
            <wp:docPr id="928100920" name="Bilde 31" descr="Et bilde som inneholder Verden, kart, atlas,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0920" name="Bilde 31" descr="Et bilde som inneholder Verden, kart, atlas, tekst&#10;&#10;KI-generert innhold kan være fei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94305" cy="2230755"/>
                    </a:xfrm>
                    <a:prstGeom prst="rect">
                      <a:avLst/>
                    </a:prstGeom>
                    <a:noFill/>
                    <a:ln>
                      <a:noFill/>
                    </a:ln>
                  </pic:spPr>
                </pic:pic>
              </a:graphicData>
            </a:graphic>
            <wp14:sizeRelH relativeFrom="page">
              <wp14:pctWidth>0</wp14:pctWidth>
            </wp14:sizeRelH>
            <wp14:sizeRelV relativeFrom="page">
              <wp14:pctHeight>0</wp14:pctHeight>
            </wp14:sizeRelV>
          </wp:anchor>
        </w:drawing>
      </w:r>
      <w:r w:rsidR="001A0641" w:rsidRPr="001A0641">
        <w:rPr>
          <w:bCs/>
        </w:rPr>
        <w:t>Brukerhistorie 1: Radius-basert søk </w:t>
      </w:r>
    </w:p>
    <w:p w14:paraId="7B02F73E" w14:textId="5B3CC733" w:rsidR="008161AE" w:rsidRPr="008161AE" w:rsidRDefault="00206002" w:rsidP="00206002">
      <w:pPr>
        <w:spacing w:line="240" w:lineRule="auto"/>
      </w:pPr>
      <w:r>
        <w:rPr>
          <w:noProof/>
        </w:rPr>
        <mc:AlternateContent>
          <mc:Choice Requires="wps">
            <w:drawing>
              <wp:anchor distT="0" distB="0" distL="114300" distR="114300" simplePos="0" relativeHeight="251658261" behindDoc="0" locked="0" layoutInCell="1" allowOverlap="1" wp14:anchorId="608CAA6F" wp14:editId="13EFA474">
                <wp:simplePos x="0" y="0"/>
                <wp:positionH relativeFrom="column">
                  <wp:posOffset>3026674</wp:posOffset>
                </wp:positionH>
                <wp:positionV relativeFrom="paragraph">
                  <wp:posOffset>2024691</wp:posOffset>
                </wp:positionV>
                <wp:extent cx="2611120" cy="306705"/>
                <wp:effectExtent l="0" t="0" r="0" b="0"/>
                <wp:wrapSquare wrapText="bothSides"/>
                <wp:docPr id="588709228" name="Tekstboks 1"/>
                <wp:cNvGraphicFramePr/>
                <a:graphic xmlns:a="http://schemas.openxmlformats.org/drawingml/2006/main">
                  <a:graphicData uri="http://schemas.microsoft.com/office/word/2010/wordprocessingShape">
                    <wps:wsp>
                      <wps:cNvSpPr txBox="1"/>
                      <wps:spPr>
                        <a:xfrm>
                          <a:off x="0" y="0"/>
                          <a:ext cx="2611120" cy="306705"/>
                        </a:xfrm>
                        <a:prstGeom prst="rect">
                          <a:avLst/>
                        </a:prstGeom>
                        <a:solidFill>
                          <a:prstClr val="white"/>
                        </a:solidFill>
                        <a:ln>
                          <a:noFill/>
                        </a:ln>
                      </wps:spPr>
                      <wps:txbx>
                        <w:txbxContent>
                          <w:p w14:paraId="19CED840" w14:textId="4B90C7CE" w:rsidR="00D50E55" w:rsidRPr="000D57B6" w:rsidRDefault="00D50E55" w:rsidP="00D50E55">
                            <w:pPr>
                              <w:pStyle w:val="Caption"/>
                              <w:jc w:val="center"/>
                              <w:rPr>
                                <w:noProof/>
                              </w:rPr>
                            </w:pPr>
                            <w:r>
                              <w:t xml:space="preserve">Figur </w:t>
                            </w:r>
                            <w:r>
                              <w:fldChar w:fldCharType="begin"/>
                            </w:r>
                            <w:r>
                              <w:instrText xml:space="preserve"> SEQ Figur \* ARABIC </w:instrText>
                            </w:r>
                            <w:r>
                              <w:fldChar w:fldCharType="separate"/>
                            </w:r>
                            <w:r w:rsidR="00D33F62">
                              <w:rPr>
                                <w:noProof/>
                              </w:rPr>
                              <w:t>29</w:t>
                            </w:r>
                            <w:r>
                              <w:fldChar w:fldCharType="end"/>
                            </w:r>
                            <w:r>
                              <w:t xml:space="preserve">. </w:t>
                            </w:r>
                            <w:r w:rsidRPr="00DF1D9E">
                              <w:t>kart over treslagsfordeling innenfor 500m buffer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CAA6F" id="_x0000_s1036" type="#_x0000_t202" style="position:absolute;margin-left:238.3pt;margin-top:159.4pt;width:205.6pt;height:24.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" stroked="f">
                <v:textbox inset="0,0,0,0">
                  <w:txbxContent>
                    <w:p w14:paraId="19CED840" w14:textId="4B90C7CE" w:rsidR="00D50E55" w:rsidRPr="000D57B6" w:rsidRDefault="00D50E55" w:rsidP="00D50E55">
                      <w:pPr>
                        <w:pStyle w:val="Caption"/>
                        <w:jc w:val="center"/>
                        <w:rPr>
                          <w:noProof/>
                        </w:rPr>
                      </w:pPr>
                      <w:r>
                        <w:t xml:space="preserve">Figur </w:t>
                      </w:r>
                      <w:r>
                        <w:fldChar w:fldCharType="begin"/>
                      </w:r>
                      <w:r>
                        <w:instrText xml:space="preserve"> SEQ Figur \* ARABIC </w:instrText>
                      </w:r>
                      <w:r>
                        <w:fldChar w:fldCharType="separate"/>
                      </w:r>
                      <w:r w:rsidR="00D33F62">
                        <w:rPr>
                          <w:noProof/>
                        </w:rPr>
                        <w:t>29</w:t>
                      </w:r>
                      <w:r>
                        <w:fldChar w:fldCharType="end"/>
                      </w:r>
                      <w:r>
                        <w:t xml:space="preserve">. </w:t>
                      </w:r>
                      <w:r w:rsidRPr="00DF1D9E">
                        <w:t>kart over treslagsfordeling innenfor 500m buffer</w:t>
                      </w:r>
                    </w:p>
                  </w:txbxContent>
                </v:textbox>
                <w10:wrap type="square"/>
              </v:shape>
            </w:pict>
          </mc:Fallback>
        </mc:AlternateContent>
      </w:r>
      <w:r w:rsidR="008161AE" w:rsidRPr="008161AE">
        <w:t>SETT REFEREANSE TIL FIGUR viser brukergrensesnitt i løsningsmodellen For å gjøre grensesnittet så intuitivt og brukervennlig som mulig, er det utstyrt med markører som tydelig viser hva slags input som forventes. Når det gjelder "Latitude" og "Longitude", benyttes koordinatsystemet EPSG:3857. Dette systemet er kjent fra tjenester som Google Maps (</w:t>
      </w:r>
      <w:r w:rsidR="008161AE" w:rsidRPr="008161AE">
        <w:rPr>
          <w:highlight w:val="yellow"/>
        </w:rPr>
        <w:t>EPSG.io, u.å</w:t>
      </w:r>
      <w:r w:rsidR="008161AE" w:rsidRPr="008161AE">
        <w:t>.), og det antas derfor at de fleste sluttbrukere er kjent med det. Dette gjør det enkelt å hente ut og bruke koordinater direkte fra slike kilder.  </w:t>
      </w:r>
    </w:p>
    <w:p w14:paraId="3BD3F47E" w14:textId="7FE6FB1F" w:rsidR="008161AE" w:rsidRDefault="008161AE" w:rsidP="00206002">
      <w:pPr>
        <w:spacing w:line="240" w:lineRule="auto"/>
      </w:pPr>
      <w:r w:rsidRPr="008161AE">
        <w:t>Det blir også laget en tabell som kun viser de mest relevante opplysningene for den aktuelle handlingen</w:t>
      </w:r>
      <w:r w:rsidR="00513ECB">
        <w:t xml:space="preserve">, samt med et kart </w:t>
      </w:r>
      <w:r w:rsidR="00D50E55">
        <w:t>for visuellere resultatene</w:t>
      </w:r>
      <w:r w:rsidRPr="008161AE">
        <w:t xml:space="preserve">. For å tilpasse dataene til </w:t>
      </w:r>
      <w:r w:rsidRPr="008161AE">
        <w:lastRenderedPageBreak/>
        <w:t>brukergrensesnittet, ble de omformet en GeoDataFrame. Denne tekniske justeringen påvirker ikke selve resultatet av datauthentingen. Et sentralt krav er dessuten at informasjonen skal kunne presenteres visuelt på en klar og oversiktlig måte. </w:t>
      </w:r>
    </w:p>
    <w:p w14:paraId="17EF0ED0" w14:textId="20C56E2E" w:rsidR="003862CA" w:rsidRPr="008161AE" w:rsidRDefault="00E949C4" w:rsidP="003862CA">
      <w:pPr>
        <w:pStyle w:val="Heading4"/>
        <w:numPr>
          <w:ilvl w:val="0"/>
          <w:numId w:val="0"/>
        </w:numPr>
        <w:ind w:left="864" w:hanging="864"/>
      </w:pPr>
      <w:r>
        <w:rPr>
          <w:noProof/>
        </w:rPr>
        <mc:AlternateContent>
          <mc:Choice Requires="wps">
            <w:drawing>
              <wp:anchor distT="0" distB="0" distL="114300" distR="114300" simplePos="0" relativeHeight="251658263" behindDoc="0" locked="0" layoutInCell="1" allowOverlap="1" wp14:anchorId="5120A530" wp14:editId="45FFFA2B">
                <wp:simplePos x="0" y="0"/>
                <wp:positionH relativeFrom="column">
                  <wp:posOffset>3156585</wp:posOffset>
                </wp:positionH>
                <wp:positionV relativeFrom="paragraph">
                  <wp:posOffset>2442845</wp:posOffset>
                </wp:positionV>
                <wp:extent cx="2787015" cy="635"/>
                <wp:effectExtent l="0" t="0" r="0" b="0"/>
                <wp:wrapSquare wrapText="bothSides"/>
                <wp:docPr id="1360303210" name="Tekstboks 1"/>
                <wp:cNvGraphicFramePr/>
                <a:graphic xmlns:a="http://schemas.openxmlformats.org/drawingml/2006/main">
                  <a:graphicData uri="http://schemas.microsoft.com/office/word/2010/wordprocessingShape">
                    <wps:wsp>
                      <wps:cNvSpPr txBox="1"/>
                      <wps:spPr>
                        <a:xfrm>
                          <a:off x="0" y="0"/>
                          <a:ext cx="2787015" cy="635"/>
                        </a:xfrm>
                        <a:prstGeom prst="rect">
                          <a:avLst/>
                        </a:prstGeom>
                        <a:solidFill>
                          <a:prstClr val="white"/>
                        </a:solidFill>
                        <a:ln>
                          <a:noFill/>
                        </a:ln>
                      </wps:spPr>
                      <wps:txbx>
                        <w:txbxContent>
                          <w:p w14:paraId="75B4E2E7" w14:textId="4A846019" w:rsidR="00E949C4" w:rsidRPr="00951D20" w:rsidRDefault="00E949C4" w:rsidP="00E949C4">
                            <w:pPr>
                              <w:pStyle w:val="Caption"/>
                              <w:rPr>
                                <w:b/>
                                <w:i w:val="0"/>
                                <w:noProof/>
                                <w:color w:val="auto"/>
                              </w:rPr>
                            </w:pPr>
                            <w:r>
                              <w:t xml:space="preserve">Figur </w:t>
                            </w:r>
                            <w:r>
                              <w:fldChar w:fldCharType="begin"/>
                            </w:r>
                            <w:r>
                              <w:instrText xml:space="preserve"> SEQ Figur \* ARABIC </w:instrText>
                            </w:r>
                            <w:r>
                              <w:fldChar w:fldCharType="separate"/>
                            </w:r>
                            <w:r w:rsidR="00D33F62">
                              <w:rPr>
                                <w:noProof/>
                              </w:rPr>
                              <w:t>30</w:t>
                            </w:r>
                            <w:r>
                              <w:fldChar w:fldCharType="end"/>
                            </w:r>
                            <w:r>
                              <w:t>. K</w:t>
                            </w:r>
                            <w:r w:rsidRPr="00880C24">
                              <w:t>art over de ti første bebyggelsespolygonene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0A530" id="_x0000_s1037" type="#_x0000_t202" style="position:absolute;left:0;text-align:left;margin-left:248.55pt;margin-top:192.35pt;width:219.45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" stroked="f">
                <v:textbox style="mso-fit-shape-to-text:t" inset="0,0,0,0">
                  <w:txbxContent>
                    <w:p w14:paraId="75B4E2E7" w14:textId="4A846019" w:rsidR="00E949C4" w:rsidRPr="00951D20" w:rsidRDefault="00E949C4" w:rsidP="00E949C4">
                      <w:pPr>
                        <w:pStyle w:val="Caption"/>
                        <w:rPr>
                          <w:b/>
                          <w:i w:val="0"/>
                          <w:noProof/>
                          <w:color w:val="auto"/>
                        </w:rPr>
                      </w:pPr>
                      <w:r>
                        <w:t xml:space="preserve">Figur </w:t>
                      </w:r>
                      <w:r>
                        <w:fldChar w:fldCharType="begin"/>
                      </w:r>
                      <w:r>
                        <w:instrText xml:space="preserve"> SEQ Figur \* ARABIC </w:instrText>
                      </w:r>
                      <w:r>
                        <w:fldChar w:fldCharType="separate"/>
                      </w:r>
                      <w:r w:rsidR="00D33F62">
                        <w:rPr>
                          <w:noProof/>
                        </w:rPr>
                        <w:t>30</w:t>
                      </w:r>
                      <w:r>
                        <w:fldChar w:fldCharType="end"/>
                      </w:r>
                      <w:r>
                        <w:t>. K</w:t>
                      </w:r>
                      <w:r w:rsidRPr="00880C24">
                        <w:t>art over de ti første bebyggelsespolygonene</w:t>
                      </w:r>
                    </w:p>
                  </w:txbxContent>
                </v:textbox>
                <w10:wrap type="square"/>
              </v:shape>
            </w:pict>
          </mc:Fallback>
        </mc:AlternateContent>
      </w:r>
      <w:r>
        <w:rPr>
          <w:noProof/>
        </w:rPr>
        <w:drawing>
          <wp:anchor distT="0" distB="0" distL="114300" distR="114300" simplePos="0" relativeHeight="251658262" behindDoc="0" locked="0" layoutInCell="1" allowOverlap="1" wp14:anchorId="52CA6A4D" wp14:editId="689FEAAF">
            <wp:simplePos x="0" y="0"/>
            <wp:positionH relativeFrom="margin">
              <wp:align>right</wp:align>
            </wp:positionH>
            <wp:positionV relativeFrom="paragraph">
              <wp:posOffset>6273</wp:posOffset>
            </wp:positionV>
            <wp:extent cx="2787091" cy="2380391"/>
            <wp:effectExtent l="0" t="0" r="0" b="1270"/>
            <wp:wrapSquare wrapText="bothSides"/>
            <wp:docPr id="1582791396" name="Bilde 32" descr="Et bilde som inneholder kart, Jorden, Verden,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91396" name="Bilde 32" descr="Et bilde som inneholder kart, Jorden, Verden, tekst&#10;&#10;KI-generert innhold kan være fei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87091" cy="2380391"/>
                    </a:xfrm>
                    <a:prstGeom prst="rect">
                      <a:avLst/>
                    </a:prstGeom>
                    <a:noFill/>
                    <a:ln>
                      <a:noFill/>
                    </a:ln>
                  </pic:spPr>
                </pic:pic>
              </a:graphicData>
            </a:graphic>
          </wp:anchor>
        </w:drawing>
      </w:r>
      <w:r w:rsidR="003862CA" w:rsidRPr="003862CA">
        <w:t>Brukerhistorie 2: Kolonne-basert søk </w:t>
      </w:r>
    </w:p>
    <w:p w14:paraId="46D3B318" w14:textId="0A45AEF8" w:rsidR="0070750A" w:rsidRDefault="00D12052" w:rsidP="00206002">
      <w:pPr>
        <w:spacing w:line="240" w:lineRule="auto"/>
      </w:pPr>
      <w:r w:rsidRPr="00D12052">
        <w:t>Filtreringen i dette tilfellet baserer seg på søk i spesifikke datakolonner. Valget falt på denne metoden fordi den nødvendige funksjonaliteten allerede var en innebygd del av Spark DataFrame. For å sikre at brukeren kun kan velge gyldige verdier som faktisk finnes i datasettet, er nedtrekksmenyene satt opp til å kun vise disse eksisterende alternativene. </w:t>
      </w:r>
    </w:p>
    <w:p w14:paraId="0E43DEDA" w14:textId="30E56666" w:rsidR="00E949C4" w:rsidRDefault="00E949C4" w:rsidP="00206002">
      <w:pPr>
        <w:spacing w:line="240" w:lineRule="auto"/>
      </w:pPr>
      <w:r w:rsidRPr="00E949C4">
        <w:t>Resultatet av denne dataspørringen er en tabell og et kart, likt det som ble presentert i brukerhistorie 1. I motsetning til det andre brukerhistorien, vises imidlertid alle datakolonner i dette andre tilfellet, noe en tilhørende figur x illustrerer. Det er også verdt å merke seg at kun de ti første radene med informasjon hentes ut i det endelige resultatet </w:t>
      </w:r>
    </w:p>
    <w:p w14:paraId="050320EC" w14:textId="363758C9" w:rsidR="00E949C4" w:rsidRDefault="00CD5D57" w:rsidP="00CD5D57">
      <w:pPr>
        <w:pStyle w:val="Heading3"/>
      </w:pPr>
      <w:bookmarkStart w:id="178" w:name="_Toc198047570"/>
      <w:r w:rsidRPr="00CD5D57">
        <w:rPr>
          <w:bCs/>
        </w:rPr>
        <w:t>Utfordringer og løsninger</w:t>
      </w:r>
      <w:bookmarkEnd w:id="178"/>
      <w:r w:rsidRPr="00CD5D57">
        <w:rPr>
          <w:bCs/>
        </w:rPr>
        <w:t> </w:t>
      </w:r>
    </w:p>
    <w:p w14:paraId="05F9A35F" w14:textId="60B81C8A" w:rsidR="00191C17" w:rsidRDefault="00191C17" w:rsidP="00411C61">
      <w:pPr>
        <w:spacing w:line="240" w:lineRule="auto"/>
      </w:pPr>
      <w:r>
        <w:t xml:space="preserve">Resultatene stemte i stor grad overens med forventningene. Et unntak var at enkelte polygoner ble inkludert i den definerte buffersonen rundt et søkepunkt, selv om de ikke hadde tilstrekkelig geografisk overlapp med selve søkeområdet (se figur x). I ettertid ser man at det kunne vært nyttig å sette en tydeligere grense for hvor mye et slikt område minst må overlappe for å bli inkludert. </w:t>
      </w:r>
    </w:p>
    <w:p w14:paraId="0F3504EE" w14:textId="01B0156A" w:rsidR="00191C17" w:rsidRDefault="00191C17" w:rsidP="00411C61">
      <w:pPr>
        <w:spacing w:line="240" w:lineRule="auto"/>
      </w:pPr>
      <w:r>
        <w:t xml:space="preserve">Selve løsningen viste seg å være effektiv, ettersom det tok forholdsvis kort tid å hente ut resultatene og vise dem på kartet. Informasjonen blir presentert direkte for brukeren, uten at data må lastes ned eller at det kreves spesiell programvare for å se kartene. Dette er i tråd med målsettingen om en brukervennlig tjeneste der sluttbrukeren får presentert informasjon tilpasset sitt behov, uten å måtte laste ned filer eller bruke eksterne programmer. </w:t>
      </w:r>
    </w:p>
    <w:p w14:paraId="3AD6EDD7" w14:textId="2155507E" w:rsidR="00191C17" w:rsidRDefault="00191C17" w:rsidP="00411C61">
      <w:pPr>
        <w:spacing w:line="240" w:lineRule="auto"/>
      </w:pPr>
      <w:r>
        <w:t xml:space="preserve">Databehandlingsprosessen er imidlertid statisk. Det betyr at hver gang nye data skal legges til i systemet, må denne prosessen startes manuelt. En forbedring kunne vært å gjøre prosessen dynamisk, slik at systemet selv oppdager og legger til nye data fortløpende. Dette ble imidlertid ikke vurdert som strengt nødvendig for dette prosjektets omfang. Ettersom den manuelle oppdateringen var den mest tidkrevende delen av arbeidet, trolig fordi store datamengder ble lest inn samtidig, er en automatisering av denne prosessen noe som med fordel kan vurderes for fremtidig utvikling. </w:t>
      </w:r>
    </w:p>
    <w:p w14:paraId="0E6BF713" w14:textId="626F3788" w:rsidR="00FF636B" w:rsidRDefault="00191C17" w:rsidP="00411C61">
      <w:pPr>
        <w:spacing w:line="240" w:lineRule="auto"/>
      </w:pPr>
      <w:r>
        <w:t xml:space="preserve">Det ble også observert enkelte forskjeller i resultatene for brukerhistorie 2, som benyttet AR50-data. Her ga systemet litt annerledes resultater enn når dataene ble behandlet med DuckDB og </w:t>
      </w:r>
      <w:r>
        <w:lastRenderedPageBreak/>
        <w:t>GeoPandas. Det antas at dette kan skyldes ulikheter i selve databehandlingsprosessen, som fører til at dataene leses inn på forskjellige måter av de ulike systemene. Disse små forskjellene har likevel ikke hatt noen praktisk betydning for hvordan selve løsningen fungerer. I det store og hele oppfyller løsningen de kravene som ble satt. Den gir enkel tilgang til informasjon og visualisering på kart, uten at brukeren trenger ekstern programvare.</w:t>
      </w:r>
    </w:p>
    <w:p w14:paraId="34B81B05" w14:textId="15F15208" w:rsidR="00C01F60" w:rsidRDefault="00C01F60">
      <w:pPr>
        <w:spacing w:before="0" w:after="160"/>
      </w:pPr>
      <w:r>
        <w:br w:type="page"/>
      </w:r>
    </w:p>
    <w:p w14:paraId="65E4ADC2" w14:textId="5D069684" w:rsidR="00C01F60" w:rsidRDefault="00B20726" w:rsidP="00C01F60">
      <w:pPr>
        <w:pStyle w:val="Heading1"/>
        <w:rPr>
          <w:bCs/>
          <w:lang w:val="nb-NO"/>
        </w:rPr>
      </w:pPr>
      <w:bookmarkStart w:id="179" w:name="_Toc198047571"/>
      <w:r w:rsidRPr="00B20726">
        <w:rPr>
          <w:bCs/>
          <w:lang w:val="nb-NO"/>
        </w:rPr>
        <w:lastRenderedPageBreak/>
        <w:t>Resultat og drøfting</w:t>
      </w:r>
      <w:r w:rsidR="00B075CE">
        <w:rPr>
          <w:bCs/>
          <w:lang w:val="nb-NO"/>
        </w:rPr>
        <w:t xml:space="preserve"> – venter til alt er ferdig her</w:t>
      </w:r>
      <w:bookmarkEnd w:id="179"/>
    </w:p>
    <w:p w14:paraId="6B0A6851" w14:textId="603E6988" w:rsidR="00724F64" w:rsidRDefault="00724F64" w:rsidP="00724F64">
      <w:r w:rsidRPr="00724F64">
        <w:rPr>
          <w:lang w:val="en-US"/>
        </w:rPr>
        <w:t>introooo</w:t>
      </w:r>
      <w:r w:rsidRPr="00724F64">
        <w:t> </w:t>
      </w:r>
    </w:p>
    <w:p w14:paraId="06A0DA58" w14:textId="5279A799" w:rsidR="00724F64" w:rsidRDefault="00E61A99" w:rsidP="00E61A99">
      <w:pPr>
        <w:pStyle w:val="Heading2"/>
        <w:rPr>
          <w:bCs/>
        </w:rPr>
      </w:pPr>
      <w:bookmarkStart w:id="180" w:name="_Toc198047572"/>
      <w:r w:rsidRPr="00E61A99">
        <w:rPr>
          <w:bCs/>
        </w:rPr>
        <w:t>Resultater av testing</w:t>
      </w:r>
      <w:bookmarkEnd w:id="180"/>
    </w:p>
    <w:p w14:paraId="008E465C" w14:textId="4274FF4E" w:rsidR="00AC524D" w:rsidRPr="00AC524D" w:rsidRDefault="00AC524D" w:rsidP="006077F7">
      <w:pPr>
        <w:spacing w:line="240" w:lineRule="auto"/>
      </w:pPr>
      <w:r w:rsidRPr="00AC524D">
        <w:t xml:space="preserve">Gruppen har gjennomført </w:t>
      </w:r>
      <w:r w:rsidR="0067262C" w:rsidRPr="00AC524D">
        <w:t>ytelsestesting</w:t>
      </w:r>
      <w:r w:rsidRPr="00AC524D">
        <w:t xml:space="preserve"> av alle brukerhistoriene. Resultatet, oppsummert i </w:t>
      </w:r>
      <w:r w:rsidRPr="008B6861">
        <w:rPr>
          <w:highlight w:val="yellow"/>
        </w:rPr>
        <w:t>vedlegg X</w:t>
      </w:r>
      <w:r w:rsidRPr="00AC524D">
        <w:t>, viser hvordan ulike dataformater påvirker hastighet og filstørrelse etter filtrering. Tabellen fungerte som en sjekkliste, og alle punktene i den ble systematisk testet, med enkelte unntak der testing ikke var mulig. Løsningsmodellene som opprinnelig ikke var kjørbare, ble senere korrigert. Tabellen illustrerer status fra opprinnelig testfasen. I tillegg ble brukervennligheten til DuckDB forbedret for AR50-datasettet.  </w:t>
      </w:r>
    </w:p>
    <w:p w14:paraId="6D2DEA4C" w14:textId="3559DC78" w:rsidR="00AC524D" w:rsidRPr="00AC524D" w:rsidRDefault="00AC524D" w:rsidP="006077F7">
      <w:pPr>
        <w:spacing w:line="240" w:lineRule="auto"/>
      </w:pPr>
      <w:r w:rsidRPr="00AC524D">
        <w:t>For AIS-datasettet viste DuckDB god ytelse med en konverteringstid på rundt 16 sekunder, mens Databricks utmerket seg med svært kompakte filer på kun 2,4 KB. GeoPandas leverte akseptabel ytelse, men antas å være lite skalerbar på grunn av høyt minneforbruk.  </w:t>
      </w:r>
    </w:p>
    <w:p w14:paraId="15824C44" w14:textId="77777777" w:rsidR="00AC524D" w:rsidRPr="00AC524D" w:rsidRDefault="00AC524D" w:rsidP="006077F7">
      <w:pPr>
        <w:spacing w:line="240" w:lineRule="auto"/>
      </w:pPr>
      <w:r w:rsidRPr="00AC524D">
        <w:t>For AR50-datasettet hadde GeoPandas den raskeste konverteringstiden på 2,4 sekunder ved små datamengder, men denne fordelen forventes å avta ved større datavolumer. Databricks produserte kompakte filer, mens DuckDB genererte noe større filer, omtrent 100 KB, men har potensial for god ytelse ved oppskalering.  </w:t>
      </w:r>
    </w:p>
    <w:p w14:paraId="42B485E0" w14:textId="77777777" w:rsidR="00AC524D" w:rsidRPr="00AC524D" w:rsidRDefault="00AC524D" w:rsidP="006077F7">
      <w:pPr>
        <w:spacing w:line="240" w:lineRule="auto"/>
      </w:pPr>
      <w:r w:rsidRPr="00AC524D">
        <w:t>Ved håndtering av større datasett endres anbefalingene. GeoPandas vil sannsynligvis støte på begrensninger knyttet til minne og ytelse, ettersom hele datasettet lastet i minnet. DuckDB, som er designet for å håndtere data som overstiger tilgjengelig minne, forventes å prestere bedre ved oppskalering, selv om enkelte stabilitetsproblemer ble avdekket i testene.  </w:t>
      </w:r>
    </w:p>
    <w:p w14:paraId="2280AC8E" w14:textId="77777777" w:rsidR="00AC524D" w:rsidRPr="00AC524D" w:rsidRDefault="00AC524D" w:rsidP="006077F7">
      <w:pPr>
        <w:spacing w:line="240" w:lineRule="auto"/>
      </w:pPr>
      <w:r w:rsidRPr="00AC524D">
        <w:t>I tillegg til punktene i sjekklisten ble følgende utfordringer oppdaget under testingen: </w:t>
      </w:r>
    </w:p>
    <w:p w14:paraId="3D6896AF" w14:textId="77777777" w:rsidR="00AC524D" w:rsidRPr="00AC524D" w:rsidRDefault="00AC524D" w:rsidP="006077F7">
      <w:pPr>
        <w:numPr>
          <w:ilvl w:val="0"/>
          <w:numId w:val="54"/>
        </w:numPr>
        <w:spacing w:line="240" w:lineRule="auto"/>
      </w:pPr>
      <w:r w:rsidRPr="00AC524D">
        <w:t>Kompliserte filtreringsmekanismer: Flere løsningsmodeller hadde problemer med overkomplisering og presisjon i filtreringene.  </w:t>
      </w:r>
    </w:p>
    <w:p w14:paraId="70697BE8" w14:textId="77777777" w:rsidR="00AC524D" w:rsidRPr="00AC524D" w:rsidRDefault="00AC524D" w:rsidP="006077F7">
      <w:pPr>
        <w:numPr>
          <w:ilvl w:val="0"/>
          <w:numId w:val="55"/>
        </w:numPr>
        <w:spacing w:line="240" w:lineRule="auto"/>
      </w:pPr>
      <w:r w:rsidRPr="00AC524D">
        <w:t>Filformatbegrensninger: Oppdaget store kompatibilitetsproblemer mellom løsningsmodellene og filformater. GeoPandas håndterte ikke GML-filer konvertert til FGB grunnet kolonnenavn, men DuckDB ikke kunne bruke tilsvarende GDB-filer.  </w:t>
      </w:r>
    </w:p>
    <w:p w14:paraId="19C3664D" w14:textId="77777777" w:rsidR="00AC524D" w:rsidRPr="00AC524D" w:rsidRDefault="00AC524D" w:rsidP="006077F7">
      <w:pPr>
        <w:numPr>
          <w:ilvl w:val="0"/>
          <w:numId w:val="56"/>
        </w:numPr>
        <w:spacing w:line="240" w:lineRule="auto"/>
      </w:pPr>
      <w:r w:rsidRPr="00AC524D">
        <w:t>Tidskrevende konverteringsprosesser: DuckDB klarte ikke å filtrere store datasett effektivt.  </w:t>
      </w:r>
    </w:p>
    <w:p w14:paraId="7838448D" w14:textId="672AD988" w:rsidR="00AC524D" w:rsidRPr="00AC524D" w:rsidRDefault="00AC524D" w:rsidP="006077F7">
      <w:pPr>
        <w:numPr>
          <w:ilvl w:val="0"/>
          <w:numId w:val="57"/>
        </w:numPr>
        <w:spacing w:line="240" w:lineRule="auto"/>
      </w:pPr>
      <w:r w:rsidRPr="00AC524D">
        <w:t>Kodeduplisering: Flere løsningsmodeller dupliserer funksjonalitet, spesielt for konventering. Den øker ikke bare vedlikeholdsbyrden, men også når notebookene skal kjøres blir jobben gjort flere ganger som er tidskrevende og uoversiktlig.  </w:t>
      </w:r>
    </w:p>
    <w:p w14:paraId="6F370D62" w14:textId="69DF2655" w:rsidR="00AC524D" w:rsidRDefault="005F778E" w:rsidP="009170D9">
      <w:pPr>
        <w:pStyle w:val="Heading2"/>
        <w:rPr>
          <w:bCs/>
        </w:rPr>
      </w:pPr>
      <w:bookmarkStart w:id="181" w:name="_Toc198047573"/>
      <w:r>
        <w:rPr>
          <w:bCs/>
        </w:rPr>
        <w:lastRenderedPageBreak/>
        <w:t>S</w:t>
      </w:r>
      <w:r w:rsidRPr="005F778E">
        <w:rPr>
          <w:bCs/>
        </w:rPr>
        <w:t>am</w:t>
      </w:r>
      <w:r>
        <w:rPr>
          <w:bCs/>
        </w:rPr>
        <w:t>me</w:t>
      </w:r>
      <w:r w:rsidRPr="005F778E">
        <w:rPr>
          <w:bCs/>
        </w:rPr>
        <w:t xml:space="preserve">ling </w:t>
      </w:r>
      <w:r w:rsidR="009170D9" w:rsidRPr="009170D9">
        <w:rPr>
          <w:bCs/>
        </w:rPr>
        <w:t>mellom duckdb, databricks og geopandas</w:t>
      </w:r>
      <w:bookmarkEnd w:id="181"/>
    </w:p>
    <w:p w14:paraId="32A15B09" w14:textId="7E2BB0C7" w:rsidR="00B0373F" w:rsidRPr="00B0373F" w:rsidRDefault="00C66F9C" w:rsidP="006077F7">
      <w:pPr>
        <w:spacing w:line="240" w:lineRule="auto"/>
      </w:pPr>
      <w:r w:rsidRPr="00C66F9C">
        <w:t xml:space="preserve">I dette delkapittel blir de forskjellige løsningsmodellene samelignet med hverandre. Formålet er å kunne gjøre en helhetlig vurdering for veien videre, samt å analysere og drøft resultatene. </w:t>
      </w:r>
    </w:p>
    <w:p w14:paraId="3A167037" w14:textId="77777777" w:rsidR="00BC77FA" w:rsidRPr="00BC77FA" w:rsidRDefault="00BC77FA" w:rsidP="00BC77FA">
      <w:pPr>
        <w:pStyle w:val="Heading3"/>
        <w:rPr>
          <w:lang w:val="en-US"/>
        </w:rPr>
      </w:pPr>
      <w:bookmarkStart w:id="182" w:name="_Toc198047574"/>
      <w:r w:rsidRPr="00BC77FA">
        <w:t>Skalerbarhet</w:t>
      </w:r>
      <w:bookmarkEnd w:id="182"/>
      <w:r w:rsidRPr="00BC77FA">
        <w:rPr>
          <w:lang w:val="en-US"/>
        </w:rPr>
        <w:t> </w:t>
      </w:r>
    </w:p>
    <w:p w14:paraId="09DBC739" w14:textId="2DD79AFC" w:rsidR="00BC77FA" w:rsidRPr="00BC77FA" w:rsidRDefault="00BC77FA" w:rsidP="0077234F">
      <w:pPr>
        <w:spacing w:line="240" w:lineRule="auto"/>
      </w:pPr>
      <w:r>
        <w:t>GeoPandas</w:t>
      </w:r>
      <w:r w:rsidRPr="00BC77FA">
        <w:t> </w:t>
      </w:r>
      <w:r w:rsidR="000841EA" w:rsidRPr="00BC77FA">
        <w:t>innebære</w:t>
      </w:r>
      <w:r w:rsidRPr="00BC77FA">
        <w:t xml:space="preserve"> automatiserte prosesseringen av nye filer i strømmingsløsningen. Dettes var styrt av filovervåkingsverktøyet Watchdog, som viste god skalerbarhet for datainntak. Selve partisjoneringen, som er basert på tid, er en nøkkelstrategi i denne løsningen for å håndtere større datamengder. </w:t>
      </w:r>
    </w:p>
    <w:p w14:paraId="4F7695FF" w14:textId="77777777" w:rsidR="00BC77FA" w:rsidRPr="00BC77FA" w:rsidRDefault="00BC77FA" w:rsidP="0077234F">
      <w:pPr>
        <w:spacing w:line="240" w:lineRule="auto"/>
      </w:pPr>
      <w:r>
        <w:t>DuckDB</w:t>
      </w:r>
      <w:r w:rsidRPr="00BC77FA">
        <w:t xml:space="preserve"> støtter også skalerbarhet, men det krever mer teknisk forkunnskap. Håndtering og konfigurasjon kan oppleves utfordrende for brukere uten erfaring med programmeringsverktøy. Det blir som nevnt i kapittel 1.5.2 at det kjørte på lokalt minne, dermed er den avhengig av tilgjengelig kapasitet. Dermed er den en god løsning for bruk av mindre datasett, men ikke størrelser som ikke samsvarer med maskinens kapasitet.  </w:t>
      </w:r>
    </w:p>
    <w:p w14:paraId="13652BA2" w14:textId="112B361D" w:rsidR="00BC77FA" w:rsidRPr="00BC77FA" w:rsidRDefault="00BC77FA" w:rsidP="0077234F">
      <w:pPr>
        <w:spacing w:line="240" w:lineRule="auto"/>
      </w:pPr>
      <w:r>
        <w:t>Databricks</w:t>
      </w:r>
      <w:r w:rsidRPr="00BC77FA">
        <w:t xml:space="preserve"> har det beste utgangspunktet. Ved bruk av en bucket og </w:t>
      </w:r>
      <w:r w:rsidR="000841EA" w:rsidRPr="00BC77FA">
        <w:t>et</w:t>
      </w:r>
      <w:r w:rsidRPr="00BC77FA">
        <w:t xml:space="preserve"> tilhørende Delta Lake-tabell kan man sette opp en løsning hvor nye filer automatisk overvåkes og behandles. Når en slik bucket er konfigurert, kan nye filer legges til og registreres uten endringer i koden. Brukeren kan videre filtrere og manipulere data ved å opprette nye DataFrames, som også skalerer godt med økende datamengder. Dette gjør løsningen godt egnet for store datavolum og kontinuerlig strømming.  </w:t>
      </w:r>
    </w:p>
    <w:p w14:paraId="2B47B115" w14:textId="77777777" w:rsidR="00BC77FA" w:rsidRPr="00BC77FA" w:rsidRDefault="00BC77FA" w:rsidP="00BC77FA">
      <w:pPr>
        <w:pStyle w:val="Heading3"/>
        <w:rPr>
          <w:lang w:val="en-US"/>
        </w:rPr>
      </w:pPr>
      <w:bookmarkStart w:id="183" w:name="_Toc198047575"/>
      <w:r w:rsidRPr="00BC77FA">
        <w:t>Brukervennlighet</w:t>
      </w:r>
      <w:bookmarkEnd w:id="183"/>
      <w:r w:rsidRPr="00BC77FA">
        <w:rPr>
          <w:lang w:val="en-US"/>
        </w:rPr>
        <w:t> </w:t>
      </w:r>
    </w:p>
    <w:p w14:paraId="78613430" w14:textId="307FB87F" w:rsidR="00BC77FA" w:rsidRPr="00BC77FA" w:rsidRDefault="00BC77FA" w:rsidP="0077234F">
      <w:pPr>
        <w:spacing w:line="240" w:lineRule="auto"/>
      </w:pPr>
      <w:r>
        <w:t>Alle tre løsninger er bygget opp som interaktive notebooks, hvor brukeren kan fylle inn input for løsning uten å endre på kode. Dette gir et godt utgangspunkt for tilgjengelighet, men de praktiske forskjellene viser seg i hvor smidig og intuitiv arbeidsflyten er for ulike brukertyper. </w:t>
      </w:r>
    </w:p>
    <w:p w14:paraId="441C132B" w14:textId="24690BD2" w:rsidR="00BC77FA" w:rsidRPr="00BC77FA" w:rsidRDefault="00BC77FA" w:rsidP="0077234F">
      <w:pPr>
        <w:spacing w:line="240" w:lineRule="auto"/>
      </w:pPr>
      <w:r>
        <w:t>GeoPandas gir en visuell og fleksibel løsning for lokal analyse, men krever manuelle steg i arbeidsflyten. For at filtrering og visualisering skal fungere, måtte det konvertere fra Parquet til GeoParquet, og videre til GeoDataFrame. Dette kan oppleves som tungvint og mindre intuitivt, særlig for noen uten teknisk erfaring.  </w:t>
      </w:r>
    </w:p>
    <w:p w14:paraId="04182AAC" w14:textId="5847930E" w:rsidR="00BC77FA" w:rsidRPr="00BC77FA" w:rsidRDefault="00BC77FA" w:rsidP="0077234F">
      <w:pPr>
        <w:spacing w:line="240" w:lineRule="auto"/>
      </w:pPr>
      <w:r>
        <w:t>DuckDB har et brukervennlig grensesnitt med redigerbare inputfelt og en strukturert notebook. Men dette kun ved bruk av moderat store og mindre datasett. Det er derimot ikke ideelt for håndtering av veldig store datamengder. Dette ble vist da et datasett på flere hundre gigabyte ble forsøkt å filtreres etter i programmet, men prosessen ble avsluttet og endte opp med å ikke kjøre filtreringen.  </w:t>
      </w:r>
    </w:p>
    <w:p w14:paraId="2E29B7FE" w14:textId="5186F328" w:rsidR="00BC77FA" w:rsidRPr="00BC77FA" w:rsidRDefault="00BC77FA" w:rsidP="0077234F">
      <w:pPr>
        <w:spacing w:line="240" w:lineRule="auto"/>
      </w:pPr>
      <w:r>
        <w:t xml:space="preserve">Databricks gir en god og oversiktlig notebook opplevelse. Brukeren får rask tilgang til resultater og visualisering uten behov for lokal installasjon. Dessuten var </w:t>
      </w:r>
      <w:r w:rsidR="00BD49BE">
        <w:t>et</w:t>
      </w:r>
      <w:r>
        <w:t xml:space="preserve"> forhåndsoppsett nødvendig, og kan være vanskeligere for ikke tekniske. </w:t>
      </w:r>
    </w:p>
    <w:p w14:paraId="118444E5" w14:textId="77777777" w:rsidR="00BC77FA" w:rsidRPr="00BC77FA" w:rsidRDefault="00BC77FA" w:rsidP="0077234F">
      <w:pPr>
        <w:spacing w:line="240" w:lineRule="auto"/>
      </w:pPr>
      <w:r w:rsidRPr="00BC77FA">
        <w:rPr>
          <w:highlight w:val="yellow"/>
        </w:rPr>
        <w:lastRenderedPageBreak/>
        <w:t>Alle tre løsninger krever ulik grad av teknisk forståelse for å brukes effektivt. GeoPandas egner seg for lokal, visuell bruk der kontroll og fleksibilitet er viktig. DuckDB passer for SQL-orientert analyse i et lettvektsmiljø. Databricks er best der man allerede jobber i skyen og ønsker skalerbar prosessering med enkel brukerflyt.</w:t>
      </w:r>
      <w:r w:rsidRPr="00BC77FA">
        <w:t> </w:t>
      </w:r>
    </w:p>
    <w:p w14:paraId="1A53D2D2" w14:textId="77777777" w:rsidR="00BC77FA" w:rsidRPr="00BC77FA" w:rsidRDefault="00BC77FA" w:rsidP="00BC77FA">
      <w:pPr>
        <w:pStyle w:val="Heading3"/>
        <w:rPr>
          <w:lang w:val="en-US"/>
        </w:rPr>
      </w:pPr>
      <w:bookmarkStart w:id="184" w:name="_Toc198047576"/>
      <w:r w:rsidRPr="00BC77FA">
        <w:t>Støtte for dataformater og SQL</w:t>
      </w:r>
      <w:bookmarkEnd w:id="184"/>
      <w:r w:rsidRPr="00BC77FA">
        <w:rPr>
          <w:lang w:val="en-US"/>
        </w:rPr>
        <w:t> </w:t>
      </w:r>
    </w:p>
    <w:p w14:paraId="1CCB7CA9" w14:textId="77777777" w:rsidR="00BC77FA" w:rsidRPr="00BC77FA" w:rsidRDefault="00BC77FA" w:rsidP="0077234F">
      <w:pPr>
        <w:spacing w:line="240" w:lineRule="auto"/>
      </w:pPr>
      <w:r w:rsidRPr="00BC77FA">
        <w:rPr>
          <w:b/>
          <w:bCs/>
        </w:rPr>
        <w:t>GeoPandas</w:t>
      </w:r>
      <w:r w:rsidRPr="00BC77FA">
        <w:t>, derimot, støtter ikke SQL-spørringer direkte. For å oppnå full funksjonalitet må data konverteres til GeoParquet og lastes inn som GeoDataFrame. Denne arbeidsflyten gir god støtte for geografisk filtrering og visualisering, men er ikke like smidig som de SQL-baserte alternativene. Fordelen er at GeoParquet-formatet er kompatibelt med både DuckDB og Spark, noe som åpner for videre behandling i mer avanserte systemer. </w:t>
      </w:r>
    </w:p>
    <w:p w14:paraId="457A25FA" w14:textId="77777777" w:rsidR="00BC77FA" w:rsidRPr="00BC77FA" w:rsidRDefault="00BC77FA" w:rsidP="0077234F">
      <w:pPr>
        <w:spacing w:line="240" w:lineRule="auto"/>
      </w:pPr>
      <w:r w:rsidRPr="00BC77FA">
        <w:rPr>
          <w:b/>
          <w:bCs/>
        </w:rPr>
        <w:t>DuckDB</w:t>
      </w:r>
      <w:r w:rsidRPr="00BC77FA">
        <w:t xml:space="preserve"> og </w:t>
      </w:r>
      <w:r w:rsidRPr="00BC77FA">
        <w:rPr>
          <w:b/>
          <w:bCs/>
        </w:rPr>
        <w:t xml:space="preserve">Databricks </w:t>
      </w:r>
      <w:r w:rsidRPr="00BC77FA">
        <w:t>støtter SQL direkte. DuckDB, kan håndtere SQL-spørringer rett mot Parquet-filer, noe som gjør det enkelt å analysere data uten mellomledd. Databricks krever at data konverteres til DataFrames for å oppnå full funksjonalitet i Spark SQL og Delta Lake, men dette gir stor fleksibilitet. </w:t>
      </w:r>
    </w:p>
    <w:p w14:paraId="7A0FC5B4" w14:textId="77777777" w:rsidR="00BC77FA" w:rsidRPr="00BC77FA" w:rsidRDefault="00BC77FA" w:rsidP="00BC77FA">
      <w:pPr>
        <w:pStyle w:val="Heading3"/>
        <w:rPr>
          <w:lang w:val="en-US"/>
        </w:rPr>
      </w:pPr>
      <w:bookmarkStart w:id="185" w:name="_Toc198047577"/>
      <w:r w:rsidRPr="00BC77FA">
        <w:t>Cloud-native egenskaper</w:t>
      </w:r>
      <w:bookmarkEnd w:id="185"/>
      <w:r w:rsidRPr="00BC77FA">
        <w:rPr>
          <w:lang w:val="en-US"/>
        </w:rPr>
        <w:t> </w:t>
      </w:r>
    </w:p>
    <w:p w14:paraId="4A207B15" w14:textId="77777777" w:rsidR="00BC77FA" w:rsidRPr="00BC77FA" w:rsidRDefault="00BC77FA" w:rsidP="0077234F">
      <w:pPr>
        <w:spacing w:line="240" w:lineRule="auto"/>
      </w:pPr>
      <w:r w:rsidRPr="00BC77FA">
        <w:rPr>
          <w:b/>
          <w:bCs/>
        </w:rPr>
        <w:t>GeoPandas</w:t>
      </w:r>
      <w:r w:rsidRPr="00BC77FA">
        <w:t xml:space="preserve"> og </w:t>
      </w:r>
      <w:r w:rsidRPr="00BC77FA">
        <w:rPr>
          <w:b/>
          <w:bCs/>
        </w:rPr>
        <w:t>DuckDB</w:t>
      </w:r>
      <w:r w:rsidRPr="00BC77FA">
        <w:t xml:space="preserve"> kjører lokalt, men benytter prinsipper som ofte brukes i skyarkitekturer, slik som Parquet-formatet og partisjonering. Dette gir dem et godt grunnlag for fremtidig overføring til skybaserte løsninger. I tillegg har DuckDB støtte for HTTPFS-utvidelser, som gir mulighet for fjernaksess til filer, men dette ble ikke implementert i denne løsningen. </w:t>
      </w:r>
    </w:p>
    <w:p w14:paraId="5B1EB5A9" w14:textId="77777777" w:rsidR="00BC77FA" w:rsidRPr="00BC77FA" w:rsidRDefault="00BC77FA" w:rsidP="0077234F">
      <w:pPr>
        <w:spacing w:line="240" w:lineRule="auto"/>
      </w:pPr>
      <w:r w:rsidRPr="00BC77FA">
        <w:rPr>
          <w:b/>
          <w:bCs/>
        </w:rPr>
        <w:t>Databricks</w:t>
      </w:r>
      <w:r w:rsidRPr="00BC77FA">
        <w:t xml:space="preserve"> er en fullverdig skyplattform som benytter Apache Spark og lagringsformater som Parquet og Delta Lake. Løsningen inkluderer støtte for transaksjonslogg og skjemahåndtering. Selv om Delta Sharing ikke ble brukt i prosjektet, kunne det vært aktuelt for datadeling mellom brukere og systemer. </w:t>
      </w:r>
    </w:p>
    <w:p w14:paraId="442BF6DA" w14:textId="77777777" w:rsidR="00BC77FA" w:rsidRPr="00BC77FA" w:rsidRDefault="00BC77FA" w:rsidP="00BC77FA">
      <w:pPr>
        <w:pStyle w:val="Heading3"/>
        <w:rPr>
          <w:lang w:val="en-US"/>
        </w:rPr>
      </w:pPr>
      <w:bookmarkStart w:id="186" w:name="_Toc198047578"/>
      <w:r w:rsidRPr="00BC77FA">
        <w:t>Ressursbruk</w:t>
      </w:r>
      <w:bookmarkEnd w:id="186"/>
      <w:r w:rsidRPr="00BC77FA">
        <w:rPr>
          <w:lang w:val="en-US"/>
        </w:rPr>
        <w:t> </w:t>
      </w:r>
    </w:p>
    <w:p w14:paraId="23E3CA18" w14:textId="64946E81" w:rsidR="00BC77FA" w:rsidRPr="00BC77FA" w:rsidRDefault="00BC77FA" w:rsidP="0077234F">
      <w:pPr>
        <w:spacing w:line="240" w:lineRule="auto"/>
      </w:pPr>
      <w:r w:rsidRPr="00BC77FA">
        <w:rPr>
          <w:b/>
          <w:bCs/>
        </w:rPr>
        <w:t>GeoPandas</w:t>
      </w:r>
      <w:r w:rsidRPr="00BC77FA">
        <w:t xml:space="preserve"> og </w:t>
      </w:r>
      <w:r w:rsidRPr="00BC77FA">
        <w:rPr>
          <w:b/>
          <w:bCs/>
        </w:rPr>
        <w:t>DuckDB</w:t>
      </w:r>
      <w:r w:rsidRPr="00BC77FA">
        <w:t xml:space="preserve"> kjører på lokalt minne, noe som gjør den effektiv for små og mellomstore datasett. Fordelen er at den er lettvekts, gratis å bruke, og om maskinen er kraftig nok</w:t>
      </w:r>
      <w:r w:rsidR="33E0ECB6">
        <w:t>, mens databricks</w:t>
      </w:r>
      <w:r w:rsidR="203E46ED">
        <w:t xml:space="preserve"> </w:t>
      </w:r>
      <w:r>
        <w:t>krever en aktiv cluster i skyen. </w:t>
      </w:r>
    </w:p>
    <w:p w14:paraId="6BB3A0CA" w14:textId="77777777" w:rsidR="00BC77FA" w:rsidRPr="00BC77FA" w:rsidRDefault="00BC77FA" w:rsidP="00BC77FA">
      <w:pPr>
        <w:pStyle w:val="Heading3"/>
        <w:rPr>
          <w:lang w:val="en-US"/>
        </w:rPr>
      </w:pPr>
      <w:bookmarkStart w:id="187" w:name="_Toc198047579"/>
      <w:r w:rsidRPr="00BC77FA">
        <w:t>Helhetlig vurdering</w:t>
      </w:r>
      <w:bookmarkEnd w:id="187"/>
      <w:r w:rsidRPr="00BC77FA">
        <w:rPr>
          <w:lang w:val="en-US"/>
        </w:rPr>
        <w:t> </w:t>
      </w:r>
    </w:p>
    <w:p w14:paraId="652C5DF1" w14:textId="77777777" w:rsidR="00BC77FA" w:rsidRPr="00BC77FA" w:rsidRDefault="00BC77FA" w:rsidP="0077234F">
      <w:pPr>
        <w:spacing w:line="240" w:lineRule="auto"/>
      </w:pPr>
      <w:r w:rsidRPr="00BC77FA">
        <w:t>Sammenligningen av GeoPandas, DuckDB og Databricks viser at alle tre teknologier har styrker som gjør dem egnet til ulike bruksscenarioer innen geospatial dataanalyse. GeoPandas skiller seg ut som et fleksibelt og visuelt verktøy for lokal analyse. DuckDB fungerer godt for strukturert analyse av små til mellomstore datasett, og er særlig nyttig når man ønsker SQL-basert innsikt uten komplekst oppsett. Databricks viser seg som den mest skalerbare løsningen, med støtte for store datamengder, distribuert behandling og sanntidsanalyse, men krever også mest i form av forhåndsoppsett og teknisk kompetanse. </w:t>
      </w:r>
    </w:p>
    <w:p w14:paraId="10BCAD36" w14:textId="3AE15CFE" w:rsidR="00BC77FA" w:rsidRPr="00BC77FA" w:rsidRDefault="00BC77FA" w:rsidP="0077234F">
      <w:pPr>
        <w:spacing w:line="240" w:lineRule="auto"/>
      </w:pPr>
      <w:r w:rsidRPr="00BC77FA">
        <w:lastRenderedPageBreak/>
        <w:t xml:space="preserve">Disse vurderingene samsvarer med teorien som ble presentert i </w:t>
      </w:r>
      <w:r w:rsidRPr="4EA81DF2">
        <w:rPr>
          <w:b/>
          <w:highlight w:val="yellow"/>
        </w:rPr>
        <w:t>Kapittel 3</w:t>
      </w:r>
      <w:r w:rsidRPr="4EA81DF2">
        <w:rPr>
          <w:highlight w:val="yellow"/>
        </w:rPr>
        <w:t>,</w:t>
      </w:r>
      <w:r w:rsidRPr="00BC77FA">
        <w:t xml:space="preserve"> hvor det ble gjort rede for de tekniske egenskapene til de tre løsningene. Testingen i praksis har i stor grad bekreftet teknologienes påståtte styrker og svakheter, og gir dermed et godt grunnlag for å vurdere veien videre. Basert på dette kan valg av teknologi tilpasses både datavolum, kompetansenivå og krav til sanntidsytelse i fremtidige implementasjoner</w:t>
      </w:r>
      <w:r w:rsidR="1F2B4253">
        <w:t xml:space="preserve"> for deling</w:t>
      </w:r>
      <w:r>
        <w:t>.  </w:t>
      </w:r>
    </w:p>
    <w:p w14:paraId="1FA33776" w14:textId="5910221E" w:rsidR="00BC77FA" w:rsidRDefault="00BC77FA" w:rsidP="00BC77FA">
      <w:pPr>
        <w:pStyle w:val="Heading2"/>
      </w:pPr>
      <w:bookmarkStart w:id="188" w:name="_Toc198047580"/>
      <w:r>
        <w:t>Veien videre</w:t>
      </w:r>
      <w:bookmarkEnd w:id="188"/>
    </w:p>
    <w:p w14:paraId="0D65DE52" w14:textId="6B2FB0EC" w:rsidR="00BC77FA" w:rsidRPr="00BC77FA" w:rsidRDefault="00BC77FA" w:rsidP="0077234F">
      <w:pPr>
        <w:spacing w:line="240" w:lineRule="auto"/>
      </w:pPr>
      <w:r w:rsidRPr="00BC77FA">
        <w:t>Veien videre for prosjekt vil å gå videre med en bestemt løsningsmodell for å utvikle et «minimum viable product» (MVP). Gruppen anbefaler i utgangspunktet Databricks for MVP-utviklingen ettersom at plattformens støtte for Delta Lake og Delta Share gjør den godt egnet for datastrømming. </w:t>
      </w:r>
    </w:p>
    <w:p w14:paraId="180EB09B" w14:textId="17B7B239" w:rsidR="00BC77FA" w:rsidRPr="00BC77FA" w:rsidRDefault="00BC77FA" w:rsidP="0077234F">
      <w:pPr>
        <w:spacing w:line="240" w:lineRule="auto"/>
      </w:pPr>
      <w:r w:rsidRPr="00BC77FA">
        <w:t>På en nylig Syntaks-konferanse (Syntaks, u.å.) ble vi imidlertid oppmerksomme på Microsoft Fabric. I foredraget «Kundecase: Returkraft - Real Time Intelligence» av Arild Andås og Jan Waage, ble Fabric presentert som en løsning for sanntids datautveksling. Det ble påpekt at tradisjonelle plattformer med medaljongarkitektur kan være trege sammenlignet med denne løsningen (se vedlagte notater fra konferansen). Gruppen anser Microsoft Fabric som svært relevant for prosjektets problemstilling. Derfor bør Fabric vurderes nærmere opp mot Databricks for å avgjøre hvilken plattform som har størst potensial for oss. </w:t>
      </w:r>
    </w:p>
    <w:p w14:paraId="79C5CCCC" w14:textId="7B51F130" w:rsidR="00B0373F" w:rsidRPr="00B0373F" w:rsidRDefault="00BC77FA" w:rsidP="0077234F">
      <w:pPr>
        <w:spacing w:line="240" w:lineRule="auto"/>
      </w:pPr>
      <w:r w:rsidRPr="00BC77FA">
        <w:t>Parallelt med dette er det behov for å forbedre filtreringslogikken. Prosjektet befinner seg nå i et utviklingsmiljø med spesifikke filtreringer. For en fremtidig sandkasse- eller produksjonsversjon bør vi utvikle et felles og forenklet grensesnitt som håndterer alle filtreringsoperasjoner. Målet er å redusere kompleksitet og forbedre vedlikeholdbarheten. I en reell versjon vil man ikke ha separate filtreringer, men én løsning som dekker alle behov. Vi anbefaler derfor å utvikle et gjenbrukbart filtreringsbibliotek. Dette vil også redusere kodeduplisering og overflødig funksjonalitet. </w:t>
      </w:r>
      <w:r w:rsidR="00B0373F" w:rsidRPr="00B0373F">
        <w:t> </w:t>
      </w:r>
    </w:p>
    <w:p w14:paraId="17571C42" w14:textId="2DB3A592" w:rsidR="0077234F" w:rsidRDefault="0077234F">
      <w:pPr>
        <w:spacing w:before="0" w:after="160"/>
      </w:pPr>
      <w:r>
        <w:br w:type="page"/>
      </w:r>
    </w:p>
    <w:p w14:paraId="7BAE853D" w14:textId="77777777" w:rsidR="0067012E" w:rsidRPr="0067012E" w:rsidRDefault="0067012E" w:rsidP="0067012E">
      <w:pPr>
        <w:pStyle w:val="Heading1"/>
      </w:pPr>
      <w:bookmarkStart w:id="189" w:name="_Toc198047581"/>
      <w:r w:rsidRPr="0067012E">
        <w:lastRenderedPageBreak/>
        <w:t>Refleksjon</w:t>
      </w:r>
      <w:bookmarkEnd w:id="189"/>
      <w:r w:rsidRPr="0067012E">
        <w:t>  </w:t>
      </w:r>
    </w:p>
    <w:p w14:paraId="713A7F8D" w14:textId="77777777" w:rsidR="0067012E" w:rsidRPr="0067012E" w:rsidRDefault="0067012E" w:rsidP="0077234F">
      <w:pPr>
        <w:spacing w:line="240" w:lineRule="auto"/>
      </w:pPr>
      <w:r w:rsidRPr="0067012E">
        <w:t>I dette kapittelet reflekterer vi over prosjektperioden, med særlig vekt på prosessen og erfaringene vi gjorde oss underveis. Målet er å se på både suksessfaktorer, utfordringer vi møtte og ikke minst løsningen vi tar med oss fra arbeidet. Vi ser nærmere på aspekter ved prosjektarbeidet som valgt metodikk, bruk av verktøy, samarbeid, og håndtering av utfordringer som kompetansegap og ressurstilgang. Videre reflekterer vi over teknologivalg og utviklingsprosessen, samt bruken av KI som hjelpemiddel. </w:t>
      </w:r>
    </w:p>
    <w:p w14:paraId="5C2E7CF8" w14:textId="77777777" w:rsidR="0067012E" w:rsidRPr="0067012E" w:rsidRDefault="0067012E" w:rsidP="0067012E">
      <w:pPr>
        <w:pStyle w:val="Heading2"/>
      </w:pPr>
      <w:bookmarkStart w:id="190" w:name="_Toc198047582"/>
      <w:r w:rsidRPr="0067012E">
        <w:t>Prosjektarbeid</w:t>
      </w:r>
      <w:bookmarkEnd w:id="190"/>
      <w:r w:rsidRPr="0067012E">
        <w:t> </w:t>
      </w:r>
    </w:p>
    <w:p w14:paraId="1F6E8EC6" w14:textId="6D41B0A1" w:rsidR="0067012E" w:rsidRPr="0067012E" w:rsidRDefault="0067012E" w:rsidP="0077234F">
      <w:pPr>
        <w:spacing w:line="240" w:lineRule="auto"/>
      </w:pPr>
      <w:r w:rsidRPr="0067012E">
        <w:t>I denne delen fokuseres det på prosjektgjennomføringen fra et overordnet perspektiv. Dette inkluderer valget og implementeringen av vår agile arbeidsmetodikk, hvordan vi benyttet ulike prosjektstyringsverktøy, erfaringer med tidsestimering, og hvordan vi jobbet med kvalitetssikring. I tillegg ser vi på dynamikken og utfordringene knyttet til samarbeidet med eksterne interessenter og internt i gruppen, samt håndteringen av tilgang til nødvendige ressurser. </w:t>
      </w:r>
    </w:p>
    <w:p w14:paraId="6F6804FD" w14:textId="77777777" w:rsidR="0067012E" w:rsidRPr="0067012E" w:rsidRDefault="0067012E" w:rsidP="0067012E">
      <w:pPr>
        <w:pStyle w:val="Heading3"/>
      </w:pPr>
      <w:bookmarkStart w:id="191" w:name="_Toc198047583"/>
      <w:r w:rsidRPr="0067012E">
        <w:t>Agil arbeidsmetodikk</w:t>
      </w:r>
      <w:bookmarkEnd w:id="191"/>
      <w:r w:rsidRPr="0067012E">
        <w:t> </w:t>
      </w:r>
    </w:p>
    <w:p w14:paraId="04944D8F" w14:textId="77777777" w:rsidR="0067012E" w:rsidRPr="0067012E" w:rsidRDefault="0067012E" w:rsidP="0077234F">
      <w:pPr>
        <w:spacing w:line="240" w:lineRule="auto"/>
      </w:pPr>
      <w:r w:rsidRPr="0067012E">
        <w:t>Som nevnt i x.x Prosjektstyring (Ref) valgte vi en agil arbeidsmetodikk, hovedsakelig inspirert av Scrum, for å opprettholde struktur og fleksibilitet. Sprint planleggingen ga oss en felles retning og forståelse for hva vi skulle oppnå i hver sprint, men vi opplevde også utfordringer, spesielt med tidsestimering og for store eller uklare oppgaver i starten. Denne problematikken forbedret seg derimot betraktelig utover i prosjektet. Videre viste Daily Scrum seg å være et et veldig nyttig verktøy. Møtene ga struktur til dagen, oversikt over fremdrift og skapte et naturlig rom for avklaringer. De styrket samarbeidet, men kunne iblant dra ut i tid når diskusjoner beveget seg utover dagens fremdrift og blokkeringer. Sprint retrospektivene ga oss muligheter til å reflektere over hva som fungerte godt og hva som kunne forbedres. De bidro til læring og bedre gruppedynamikk, men oppfølgingen av tiltakene vi ble enige, var ikke alltid like konkretisert. Dette kan skyldes at hovedfokuset kunne være ganske ulikt fra én sprint til en annen, noe som gjorde det vanskelig å overføre visse erfaringer og tiltak til neste sprint. Til tross for behovet for kontinuerlig justering og læring, ga den agile arbeidsmetodikken oss likevel en god balanse mellom struktur og fleksibilitet, og la til rette for effektiv kommunikasjon. </w:t>
      </w:r>
    </w:p>
    <w:p w14:paraId="48700CF0" w14:textId="77777777" w:rsidR="0067012E" w:rsidRPr="0067012E" w:rsidRDefault="0067012E" w:rsidP="0067012E">
      <w:pPr>
        <w:pStyle w:val="Heading3"/>
      </w:pPr>
      <w:bookmarkStart w:id="192" w:name="_Toc198047584"/>
      <w:r w:rsidRPr="0067012E">
        <w:t>Prosjektstyringsverktøy</w:t>
      </w:r>
      <w:bookmarkEnd w:id="192"/>
      <w:r w:rsidRPr="0067012E">
        <w:t> </w:t>
      </w:r>
    </w:p>
    <w:p w14:paraId="482C5123" w14:textId="542F1C28" w:rsidR="0067012E" w:rsidRPr="0067012E" w:rsidRDefault="0067012E" w:rsidP="0077234F">
      <w:pPr>
        <w:spacing w:line="240" w:lineRule="auto"/>
      </w:pPr>
      <w:r w:rsidRPr="0067012E">
        <w:t xml:space="preserve">For å opprettholde orden og sikre god kommunikasjon underveis, ble det tatt i bruk en rekke digitale verktøy. For planlegging og strukturering ble verktøy som Trello og Miro brukt, mens kommunikasjonen utover tid på kontoret foregikk via separate verktøy for intern (Discord) og ekstern (Teams/Slack) dialog. Tilnærmingen med flere ulike verktøy krevde tid for gruppen å finne en optimal arbeidsflyt. Basert på blant annet erfaringene så langt i prosjektet og anbefalinger fra medstudenter, valgte vi å gå over til Jira som vårt hovedverktøy for prosjektstyring. Dette fungerte veldig godt for sprintplanlegging og ga en fin oversikt med Scrum-boardet som viste hvor oppgavene var i prosessen. Dette bidro til god oversikt over oppgaver og ansvarsfordeling. I etterkant ser vi likevel at potensialet i Jira kunne vært utnyttet </w:t>
      </w:r>
      <w:r w:rsidRPr="0067012E">
        <w:lastRenderedPageBreak/>
        <w:t>enda bedre med å for eksempel ha brukt flere av rapporteringsfunksjonene for å få bedre innsikt i fremdriften. Bruken av ulike verktøy for kommunikasjon viste også at vi hadde et noe fragmentert verktøylandsskap, men i et samarbeid med fire ulike aktører ble det likevel ansett som noe vanskelig å unngå i praksis. </w:t>
      </w:r>
    </w:p>
    <w:p w14:paraId="6731833B" w14:textId="77777777" w:rsidR="0067012E" w:rsidRPr="0067012E" w:rsidRDefault="0067012E" w:rsidP="0067012E">
      <w:pPr>
        <w:pStyle w:val="Heading3"/>
      </w:pPr>
      <w:bookmarkStart w:id="193" w:name="_Toc198047585"/>
      <w:r w:rsidRPr="0067012E">
        <w:rPr>
          <w:lang w:val="en-US"/>
        </w:rPr>
        <w:t>Tidsestimering</w:t>
      </w:r>
      <w:bookmarkEnd w:id="193"/>
      <w:r w:rsidRPr="0067012E">
        <w:t> </w:t>
      </w:r>
    </w:p>
    <w:p w14:paraId="71844E44" w14:textId="77777777" w:rsidR="0067012E" w:rsidRPr="0067012E" w:rsidRDefault="0067012E" w:rsidP="0077234F">
      <w:pPr>
        <w:spacing w:line="240" w:lineRule="auto"/>
      </w:pPr>
      <w:r w:rsidRPr="0067012E">
        <w:t>Tidsestimering var en integrert del av vår prosjektplanlegging, spesielt innenfor det å definere omfanget av de ulike sprintene. I de innledende fasene av prosjektet fungerte tidsestimeringen relativt bra, da oppgavene gjerne var mer definerte og mindre komplekse. Utfordringene ble tydeligere i selve utviklingsprosessen, hvor det ble vanskeligere å estimere tidsbruk nøyaktig ettersom oppgavene ofte tok lenger tid enn først antatt. Sett i retrospekt kom nok arbeidet med tidsestimering i gang litt sent i prosjektperioden og vi ser at en tidligere og mer konsekvent tilnærming kunne vært en fordel. Verktøy som kapasitetsplanen kunne også vært brukt mer aktivt, for å få et enda mer realistisk bilde av tilgjengelig tid og ressurser før estimering av nye oppgaver. I tillegg kunne vi også være flinkere til å konsekvent dokumentere faktisk tidsbruk på oppgavene. Dette begrenset muligheten til å lære mer av tidligere estimater og bedre nøyaktigheten for fremtidige sprinter. Arbeidet med tidsestimering viste seg derfor å være en sentral læringskurve, spesielt i utviklingsfasen og understreket hvor viktig tidlig estimering og dokumentering av tidsbruk er. </w:t>
      </w:r>
    </w:p>
    <w:p w14:paraId="6048113C" w14:textId="7E3E6688" w:rsidR="0067012E" w:rsidRPr="0067012E" w:rsidRDefault="0067012E" w:rsidP="0067012E">
      <w:pPr>
        <w:pStyle w:val="Heading3"/>
      </w:pPr>
      <w:bookmarkStart w:id="194" w:name="_Toc198047586"/>
      <w:r w:rsidRPr="0067012E">
        <w:t>Kvalitetssikring</w:t>
      </w:r>
      <w:bookmarkEnd w:id="194"/>
      <w:r w:rsidRPr="0067012E">
        <w:t> </w:t>
      </w:r>
    </w:p>
    <w:p w14:paraId="47CA2501" w14:textId="77777777" w:rsidR="0067012E" w:rsidRPr="0067012E" w:rsidRDefault="0067012E" w:rsidP="0077234F">
      <w:pPr>
        <w:spacing w:line="240" w:lineRule="auto"/>
      </w:pPr>
      <w:r>
        <w:t>Kvalitetssikringen var ikke en separat fase i prosjektet, men mer en integrert del av prosjektstyringen og den agile metodikken. Det ble brukt ulike verktøy og praksiser for å håndtere potensielle utfordringer og sikre kvaliteten i arbeidet underveis. Roadmappet fungerte som et sentralt verktøy for strategisk kvalitetssikring. Det ga en visuell oversikt over hele prosjektperioden og viste prioriterte hovedkategorier som </w:t>
      </w:r>
      <w:commentRangeStart w:id="195"/>
      <w:r>
        <w:t>research</w:t>
      </w:r>
      <w:commentRangeEnd w:id="195"/>
      <w:r>
        <w:rPr>
          <w:rStyle w:val="CommentReference"/>
        </w:rPr>
        <w:commentReference w:id="195"/>
      </w:r>
      <w:r>
        <w:t>, rapportskriving og utvikling. Det bidro i tillegg til at vi holdt fokus på de viktigste oppgavene i hver fase av prosjektet, og sikret at det som ble gjort var relevant og i tråd med prosjektets overordnede mål. Selv om kapasitetsplanen, som nevnt over, kunne blitt brukt mer aktivt, spilte den også en rolle i kvalitetssikringen ved å bidra til realistisk ressursallokering. Den hjalp med å unngå overbelastning eller for lite utnyttelse av gruppens kapasitet, noe som direkte påvirket muligheten for å kunne levere arbeid av god kvalitet uten unødig stress eller hastverk. Risikohåndtering, inkludert utarbeidelsen og oppfølgingen av en risikomatrise, var også et proaktivt verktøy i denne delen. Ved å systematisk indentifisere, vurdere og planlegge for potensielle risikoer, kunne det settes inn tiltak tidlig. Dette reduserte sannsynligheten for at uforutsette hendelser skulle forstyrre fremdriften eller negativt påvirke kvaliteten. Til slutt så bidro selve Scrum-metodikken med innebygde deler for kvalitetssikring, som jevnlige gjennomganger av ferdigstilt arbeid og retrospektiver for kontinuerlige prosessforbedringer.  </w:t>
      </w:r>
    </w:p>
    <w:p w14:paraId="144E38A0" w14:textId="1278A58C" w:rsidR="0067012E" w:rsidRPr="0067012E" w:rsidRDefault="0067012E" w:rsidP="0067012E">
      <w:pPr>
        <w:pStyle w:val="Heading3"/>
      </w:pPr>
      <w:r w:rsidRPr="0067012E">
        <w:t> </w:t>
      </w:r>
      <w:bookmarkStart w:id="196" w:name="_Toc198047587"/>
      <w:r w:rsidRPr="0067012E">
        <w:t>Ulike interessenter</w:t>
      </w:r>
      <w:bookmarkEnd w:id="196"/>
      <w:r w:rsidRPr="0067012E">
        <w:t> </w:t>
      </w:r>
    </w:p>
    <w:p w14:paraId="17DF0262" w14:textId="77777777" w:rsidR="0067012E" w:rsidRPr="0067012E" w:rsidRDefault="0067012E" w:rsidP="0077234F">
      <w:pPr>
        <w:spacing w:line="240" w:lineRule="auto"/>
      </w:pPr>
      <w:r w:rsidRPr="0067012E">
        <w:t xml:space="preserve">Et lærerikt aspekt ved prosjektet var samspillet med de fire ulike aktørene som fungerte som interessenter, samarbeidspartnere og veiledere. Dette mangfoldet ga tilgang en bredde av forskjellig kompetanse, noe som var veldig verdifullt. Med flere eksperter og perspektiver tilgjengelig hadde vi mange å spørre når vi stod overfor utfordringer eller trengte innsikt. I tillegg </w:t>
      </w:r>
      <w:r w:rsidRPr="0067012E">
        <w:lastRenderedPageBreak/>
        <w:t>opplevde vi at mange av aktørene var genuint interessert i prosjektet, noe som virket svært motiverende for gruppen.  </w:t>
      </w:r>
    </w:p>
    <w:p w14:paraId="616B1C2D" w14:textId="77777777" w:rsidR="0067012E" w:rsidRPr="0067012E" w:rsidRDefault="0067012E" w:rsidP="0077234F">
      <w:pPr>
        <w:spacing w:line="240" w:lineRule="auto"/>
      </w:pPr>
      <w:r w:rsidRPr="0067012E">
        <w:t>Samtidig medførte det å navigere i et landskap med fire ulike aktører også betydelige utfordringer, spesielt knyttet til kommunikasjon og problemdefinisjon. Vi erfarte at den innledende problemdefinisjonen var noe utydelig, noe som skapte rom for usikkerhet og potensielt ulike forventninger hos de ulike aktørene. Dette forplantet seg også i kommunikasjonen, som tidvis var utfordrende, både i dialogen innad i gruppen og de enkelte aktørene, og muligens også i kommunikasjonen aktørene imellom. Videre merket vi en viss vegring for å ta kontakt med veiledere for «små» spørsmål, dels drevet av et ønske om å vise selvstendighet. Denne spenningen mellom behovet for avklaring/veiledning og ønsket om å «klare seg selv» var en læringsarena i seg selv.  </w:t>
      </w:r>
    </w:p>
    <w:p w14:paraId="6524DB7D" w14:textId="77777777" w:rsidR="0067012E" w:rsidRPr="0067012E" w:rsidRDefault="0067012E" w:rsidP="0077234F">
      <w:pPr>
        <w:spacing w:line="240" w:lineRule="auto"/>
      </w:pPr>
      <w:r w:rsidRPr="0067012E">
        <w:t>Nå i ettertid ser vi at mange disse utfordringene kunne vært redusert. En tydeligere og mer presis problemdefinisjon avklart i felleskap helt fra prosjektstart ville lagt et bedre grunnlag. Kanskje viktigst, et klarere rammeverk for når og hvordan man skulle be om hjelp eller avklaringer kunne senket terskelen for kontakt og balansert ønsket om selvstendighet med det reelle behovet for veiledning fra aktørene. </w:t>
      </w:r>
    </w:p>
    <w:p w14:paraId="52052EE3" w14:textId="77777777" w:rsidR="0067012E" w:rsidRPr="0067012E" w:rsidRDefault="0067012E" w:rsidP="0067012E">
      <w:pPr>
        <w:pStyle w:val="Heading3"/>
      </w:pPr>
      <w:bookmarkStart w:id="197" w:name="_Toc198047588"/>
      <w:r w:rsidRPr="0067012E">
        <w:t>Tilgang til ressurser</w:t>
      </w:r>
      <w:bookmarkEnd w:id="197"/>
      <w:r w:rsidRPr="0067012E">
        <w:t> </w:t>
      </w:r>
    </w:p>
    <w:p w14:paraId="2BE4AA8F" w14:textId="77777777" w:rsidR="0067012E" w:rsidRPr="0067012E" w:rsidRDefault="0067012E" w:rsidP="0077234F">
      <w:pPr>
        <w:spacing w:line="240" w:lineRule="auto"/>
      </w:pPr>
      <w:r w:rsidRPr="0067012E">
        <w:t>Tilgangen til nødvendige digitale ressurser var en kritisk forutsetning for gjennomføringen av prosjektet. En betydelig utfordring var å få tilgang til Kartverkets Databricks-plattform. Denne prosessen tok lenger tid enn estimert, noe som forsinket arbeidet med relevante data og analyser, og krevde tilpasninger i planleggingen mens vi ventet. Av dette lærte vi hvor viktig det er å bygge inn en realistisk buffertid og/eller en backup-plan i prosjektplanen når det kommer til tilgangsinnvilgelse for å unngå mest mulig forsinkelser. </w:t>
      </w:r>
    </w:p>
    <w:p w14:paraId="29AD6DA5" w14:textId="0CAAE5D2" w:rsidR="0067012E" w:rsidRPr="0067012E" w:rsidRDefault="0067012E" w:rsidP="0067012E">
      <w:pPr>
        <w:pStyle w:val="Heading3"/>
      </w:pPr>
      <w:bookmarkStart w:id="198" w:name="_Toc198047589"/>
      <w:r w:rsidRPr="0067012E">
        <w:t>Samarbeid</w:t>
      </w:r>
      <w:bookmarkEnd w:id="198"/>
      <w:r w:rsidRPr="0067012E">
        <w:t> </w:t>
      </w:r>
    </w:p>
    <w:p w14:paraId="7D541D7E" w14:textId="77777777" w:rsidR="0067012E" w:rsidRPr="0067012E" w:rsidRDefault="0067012E" w:rsidP="0077234F">
      <w:pPr>
        <w:spacing w:line="240" w:lineRule="auto"/>
      </w:pPr>
      <w:r w:rsidRPr="0067012E">
        <w:t>Samarbeidet innad i gruppen var en grunnleggende faktor for prosjektets gjennomføring og en viktig arena for læring. Vi opplevde gjennomgående god stemning og god dialog oss imellom. Dette skapte et trygt og åpent miljø hvor vi kunne diskutere utfordringer, dele kunnskap og støtte hverandre. Som gruppe utfordret vi oss selv faglig, og vi kan trygt si at vi har lært mye nytt og hatt en bratt læringskurve, spesielt innen backend-utvikling som var et nytt område for flere. Til tross for den gode gruppekjemien, møtte vi også utfordringer i selve arbeidsflyten, særlig knyttet til samarbeide i utviklingsprosessen. Denne delen av prosjektet var oppdelt i ulike brukerhistorier og løsningsmodeller, noe som gjorde det vanskeligere å jobbe sømløst sammen på enkeltstående oppgaver. Selv om oppdelingen gjorde det mulig å jobbe parallelt og spesialisert, krevde det ekstra koordinering for å sikre at de ulike delene passet sammen. </w:t>
      </w:r>
    </w:p>
    <w:p w14:paraId="5316FC5C" w14:textId="2EC71383" w:rsidR="0067012E" w:rsidRPr="0067012E" w:rsidRDefault="0067012E" w:rsidP="0077234F">
      <w:pPr>
        <w:spacing w:line="240" w:lineRule="auto"/>
      </w:pPr>
      <w:r w:rsidRPr="0067012E">
        <w:t>Samlet sett var gruppens interne dynamikk og vilje til å lære en stor styrke. Utfordringene vi møtte i den oppdelte utviklingsfasen understreket imidlertid viktigheten av god kommunikasjon og struktur også når arbeidet er spesialisert, for å opprettholde et kollektivt eierskap til prosjektet som en helhet.  </w:t>
      </w:r>
    </w:p>
    <w:p w14:paraId="33DC31E2" w14:textId="77777777" w:rsidR="0067012E" w:rsidRPr="0067012E" w:rsidRDefault="0067012E" w:rsidP="008864A5">
      <w:pPr>
        <w:pStyle w:val="Heading2"/>
      </w:pPr>
      <w:bookmarkStart w:id="199" w:name="_Toc198047590"/>
      <w:r w:rsidRPr="0067012E">
        <w:lastRenderedPageBreak/>
        <w:t>Erfaringer med teknologi og utvikling</w:t>
      </w:r>
      <w:bookmarkEnd w:id="199"/>
      <w:r w:rsidRPr="0067012E">
        <w:t>  </w:t>
      </w:r>
    </w:p>
    <w:p w14:paraId="21728A7D" w14:textId="77777777" w:rsidR="0067012E" w:rsidRPr="0067012E" w:rsidRDefault="0067012E" w:rsidP="0077234F">
      <w:pPr>
        <w:spacing w:line="240" w:lineRule="auto"/>
      </w:pPr>
      <w:r w:rsidRPr="0067012E">
        <w:t>I denne delen deler vi erfaringene våre knyttet spesifikt til teknologi og selve utviklingsprosessen i prosjektet. Her reflekterer vi over de faglige utfordringene vi møtte, inkludert håndteringen av det innledende kompetansegapet som prosjektets tekniske kompleksitet innebar. Vi deler også erfaringene våre med bruk av KI-verktøy som hjelpemiddel i både utvikling og dokumentasjon, og drøfter mulighetene og utfordringene dette bød på. </w:t>
      </w:r>
    </w:p>
    <w:p w14:paraId="6A0E7701" w14:textId="79EB991E" w:rsidR="0067012E" w:rsidRPr="0067012E" w:rsidRDefault="0067012E" w:rsidP="008864A5">
      <w:pPr>
        <w:pStyle w:val="Heading3"/>
      </w:pPr>
      <w:r w:rsidRPr="0067012E">
        <w:t> </w:t>
      </w:r>
      <w:bookmarkStart w:id="200" w:name="_Toc198047591"/>
      <w:r w:rsidRPr="0067012E">
        <w:t>Kompetansegap</w:t>
      </w:r>
      <w:bookmarkEnd w:id="200"/>
      <w:r w:rsidRPr="0067012E">
        <w:t> </w:t>
      </w:r>
    </w:p>
    <w:p w14:paraId="47F84B50" w14:textId="77777777" w:rsidR="0067012E" w:rsidRPr="0067012E" w:rsidRDefault="0067012E" w:rsidP="0077234F">
      <w:pPr>
        <w:spacing w:line="240" w:lineRule="auto"/>
      </w:pPr>
      <w:r w:rsidRPr="0067012E">
        <w:t>En markant utfordring i prosjektet var knyttet til det innledende kompetansegapet innad i gruppen, spesielt sett i lys av prosjektets tekniske art. Det var utfordrende å få et klart bilde over problemet vi skulle løse. Til tross for at vi leste mye teori, viste det seg å være vanskelig å direkte overføre denne forståelsen over hvordan de ulike tekniske komponentene fungerte og skulle implementeres i praksis. Dette krevde betydelig egeninnsats for tilegning av nødvendig kunnskap. Videre ble det tydelig at prosjektomfanget var i overkant bredt, sett i forhold til den tilgjengelige tiden og gruppens samlede kompetansenivå ved prosjektstart. Mismatch mellom ambisjoner og forutsetninger medførte et konstant press for å tilegne seg ny kunnskap raskt, parallelt med selve prosjektgjennomføringen. For å bygge den nødvendige praktiske forståelsen kunne muligens kursing eller skreddersydde workshops fra aktørene hjulpet oss og dermed redusert kompetansegapet mer effektivt i prosjektets tidlige fase. </w:t>
      </w:r>
    </w:p>
    <w:p w14:paraId="685F5B31" w14:textId="0E7D006C" w:rsidR="0067012E" w:rsidRPr="0067012E" w:rsidRDefault="0067012E" w:rsidP="008864A5">
      <w:pPr>
        <w:pStyle w:val="Heading3"/>
      </w:pPr>
      <w:bookmarkStart w:id="201" w:name="_Toc198047592"/>
      <w:r w:rsidRPr="0067012E">
        <w:t>Bruk av KI-verktøy som hjelpemiddel</w:t>
      </w:r>
      <w:bookmarkEnd w:id="201"/>
      <w:r w:rsidRPr="0067012E">
        <w:t>  </w:t>
      </w:r>
    </w:p>
    <w:p w14:paraId="2D3A5F36" w14:textId="3B4615F7" w:rsidR="0067012E" w:rsidRPr="0067012E" w:rsidRDefault="0067012E" w:rsidP="0077234F">
      <w:pPr>
        <w:spacing w:line="240" w:lineRule="auto"/>
      </w:pPr>
      <w:r w:rsidRPr="0067012E">
        <w:t>Gjennom prosjektperioden brukte vi også kunstig intelligens (KI) som et supplerende hjelpemiddel i ulike faser. KI-verktøy ble blant annet brukt til å bistå med utviklingen av løsningsmodellene, hvor de kunne gi forslag til kode eller arkitektur. Selv om dette potensielt ga en raskere start på idéutviklingen, erfarte vi at integreringen av KI-genererte forslag i praksis krevde betydelig tid til feilsøking og tilpasning for å få det til å fungere korrekt innenfor prosjektets rammer og eksisterende kodebase. </w:t>
      </w:r>
    </w:p>
    <w:p w14:paraId="3363707C" w14:textId="77777777" w:rsidR="0067012E" w:rsidRDefault="0067012E" w:rsidP="0077234F">
      <w:pPr>
        <w:spacing w:line="240" w:lineRule="auto"/>
      </w:pPr>
      <w:r w:rsidRPr="0067012E">
        <w:t>I tillegg ble det brukt KI til å renvaske og forbedre tekst, primært i rapportskrivingen. Dette innebar gjerne grammatiske korrigeringer, omformuleringer for klarhet, eller forslag til struktur. Vi var imidlertid svært nøye med å kvalitetssikre disse endringene og forhindre at KI-en endret «stemmen» i teksten. Målet var at KI skulle fungere som en språklig assistent mer enn en medforfatter, for å bevare gruppens autentiske uttrykk og faglige resonnement. Bruken av KI i prosjektet viste seg å være en balansegang mellom å utnytte potensialet for effektivisering og å ivareta kritisk tenkning, praktisk implementeringsarbeid og egen faglig integritet. </w:t>
      </w:r>
    </w:p>
    <w:p w14:paraId="5DEFE159" w14:textId="56A4F749" w:rsidR="008864A5" w:rsidRDefault="008864A5">
      <w:pPr>
        <w:spacing w:before="0" w:after="160"/>
      </w:pPr>
      <w:r>
        <w:br w:type="page"/>
      </w:r>
    </w:p>
    <w:p w14:paraId="3B15B18A" w14:textId="00B30FCB" w:rsidR="00DA0CA7" w:rsidRPr="00DA0CA7" w:rsidRDefault="00DA0CA7" w:rsidP="00DA0CA7">
      <w:pPr>
        <w:pStyle w:val="Heading1"/>
        <w:rPr>
          <w:lang w:val="nb-NO"/>
        </w:rPr>
      </w:pPr>
      <w:bookmarkStart w:id="202" w:name="_Toc198047593"/>
      <w:r w:rsidRPr="00DA0CA7">
        <w:lastRenderedPageBreak/>
        <w:t>Konklusjon</w:t>
      </w:r>
      <w:bookmarkEnd w:id="202"/>
      <w:r w:rsidRPr="00DA0CA7">
        <w:rPr>
          <w:lang w:val="nb-NO"/>
        </w:rPr>
        <w:t> </w:t>
      </w:r>
    </w:p>
    <w:p w14:paraId="657B7902" w14:textId="24C5EA54" w:rsidR="00DA0CA7" w:rsidRPr="00DA0CA7" w:rsidRDefault="00DA0CA7" w:rsidP="0077234F">
      <w:pPr>
        <w:spacing w:line="240" w:lineRule="auto"/>
      </w:pPr>
      <w:r w:rsidRPr="00DA0CA7">
        <w:t>Denne bacheloroppgaven tok utgangspunkt i problemstillingen «Hvordan kan vi utvikle en løsning som muliggjør effektiv strømming av geodata til sluttbrukere?». Motivasjonen til prosjektet oppstod fra offentlige påvirkninger og et tydelig behov hos aktørene i KartAI-prosjektet, med et felles ønske om å gjøre geografisk informasjon lettere tilgjengelig for allmennheten. </w:t>
      </w:r>
    </w:p>
    <w:p w14:paraId="03B12EDD" w14:textId="3F57A399" w:rsidR="00DA0CA7" w:rsidRPr="00DA0CA7" w:rsidRDefault="00DA0CA7" w:rsidP="0077234F">
      <w:pPr>
        <w:spacing w:line="240" w:lineRule="auto"/>
      </w:pPr>
      <w:r w:rsidRPr="00DA0CA7">
        <w:t>For å svare på problemstillingen utviklet gruppen et PoC bestående av tre løsningsmodeller, GeoPandas, DuckDB og Databricks. Det ble utviklet interaktive notebooks som oppfylte krav til definerte bruker</w:t>
      </w:r>
      <w:r w:rsidRPr="00DA0CA7">
        <w:softHyphen/>
        <w:t>historier, både for AIS og AR50-data. Løsningene innebærer fremgangsmåter for konvertering av datafil-formater, partisjonering, filtrering og visualisering av data. Disse modellene ble utviklet, testet og dokumentert i løpet av åtte sprinter med bruk av scrum som rammeverk. </w:t>
      </w:r>
    </w:p>
    <w:p w14:paraId="4F1BD32F" w14:textId="79B71967" w:rsidR="00DA0CA7" w:rsidRPr="00DA0CA7" w:rsidRDefault="00DA0CA7" w:rsidP="0077234F">
      <w:pPr>
        <w:spacing w:line="240" w:lineRule="auto"/>
      </w:pPr>
      <w:r w:rsidRPr="00DA0CA7">
        <w:t>Oppgaven viser hvordan strømme-teknologier og skyløsninger gir et solid og fleksibelt grunnlag for deling og behandling av geodata. Det endelige resultatet viser til hvordan moderne datahåndteringsteknologier gjør det mulig å strømme store geografiske datasett effektivt. Gruppen har levert et PoC som forhåpentligvis bidrar til en mer effektivisert arbeidsflyt for interessentene og som kan videreutvikles til et fullverdig produkt.  </w:t>
      </w:r>
    </w:p>
    <w:p w14:paraId="7A31DE0E" w14:textId="4F29892F" w:rsidR="00DA0CA7" w:rsidRPr="00DA0CA7" w:rsidRDefault="00DA0CA7" w:rsidP="0077234F">
      <w:pPr>
        <w:spacing w:line="240" w:lineRule="auto"/>
      </w:pPr>
      <w:r w:rsidRPr="00DA0CA7">
        <w:t>En viktig lærdom gruppen ønsker å formidle handler om hvordan god koordinasjon ble en nøkkelfaktor i prosjektet. Det viste seg å bli en utfordring å balansere arbeidsmengden mellom det teoretiske, praktiske og det analytiske. I startperioden av prosjektet ble for eksempel den praktiske delen underprioritert til fordel for den teoretiske delen. Denne fordelingen ble senere bedre balansert og forbedret med tydelige prioriteringer.  </w:t>
      </w:r>
    </w:p>
    <w:p w14:paraId="6620BEB0" w14:textId="77777777" w:rsidR="00DA0CA7" w:rsidRPr="00DA0CA7" w:rsidRDefault="00DA0CA7" w:rsidP="0077234F">
      <w:pPr>
        <w:spacing w:line="240" w:lineRule="auto"/>
      </w:pPr>
      <w:r w:rsidRPr="00DA0CA7">
        <w:t>Vi vil gjerne takke alle aktører som har hjulpet og støttet oss på veien. Det er med stor takknemlighet overfor samarbeidsorganisasjonene Norkart, Tietoevery og Kartverket at de så potensialet i gruppen vår og valgte å stille seg ved vår side. Ved kontinuerlig oppfølgning og innholdsrike innspill ga de oss et solid grunnlag for suksess.  </w:t>
      </w:r>
    </w:p>
    <w:p w14:paraId="7E9079E5" w14:textId="2E4212E1" w:rsidR="00FF636B" w:rsidRDefault="00DA0CA7" w:rsidP="0077234F">
      <w:pPr>
        <w:spacing w:line="240" w:lineRule="auto"/>
      </w:pPr>
      <w:r w:rsidRPr="00DA0CA7">
        <w:t>Til slutt vil vi presisere at denne opplevelsen har medført mange nye kunnskaper og erfaringer gruppen kommer til å ta med seg videre i livet. Vi håper at vårt arbeid har kommet til nytte og kan inspirere til videre forskning på hvordan deling av geografisk data kan effektiviseres.  </w:t>
      </w:r>
    </w:p>
    <w:p w14:paraId="32EB7078" w14:textId="4B044EB3" w:rsidR="000934BA" w:rsidRPr="000934BA" w:rsidRDefault="00501FB7" w:rsidP="00F048EC">
      <w:r w:rsidRPr="00501FB7">
        <w:t>   </w:t>
      </w:r>
      <w:r w:rsidR="007C76C3" w:rsidRPr="007C76C3">
        <w:t>  </w:t>
      </w:r>
      <w:r w:rsidR="00457B11" w:rsidRPr="00457B11">
        <w:t>  </w:t>
      </w:r>
    </w:p>
    <w:p w14:paraId="763A9817" w14:textId="55E66B7E" w:rsidR="00ED0CED" w:rsidRDefault="00B528FD" w:rsidP="00340FB2">
      <w:r w:rsidRPr="00B528FD">
        <w:t>   </w:t>
      </w:r>
    </w:p>
    <w:p w14:paraId="00C4732B" w14:textId="5AF87A05" w:rsidR="009E542B" w:rsidRPr="001308F7" w:rsidRDefault="00340FB2" w:rsidP="00340FB2">
      <w:r>
        <w:t xml:space="preserve"> </w:t>
      </w:r>
    </w:p>
    <w:p w14:paraId="4E96FF9D" w14:textId="116531AA" w:rsidR="00091CD3" w:rsidRPr="001308F7" w:rsidRDefault="009E542B" w:rsidP="009E542B">
      <w:pPr>
        <w:pStyle w:val="Heading1"/>
        <w:rPr>
          <w:lang w:val="nb-NO"/>
        </w:rPr>
      </w:pPr>
      <w:bookmarkStart w:id="203" w:name="_Toc198047594"/>
      <w:commentRangeStart w:id="204"/>
      <w:r w:rsidRPr="001308F7">
        <w:rPr>
          <w:lang w:val="nb-NO"/>
        </w:rPr>
        <w:lastRenderedPageBreak/>
        <w:t>Referanser</w:t>
      </w:r>
      <w:bookmarkEnd w:id="203"/>
      <w:commentRangeEnd w:id="204"/>
      <w:r w:rsidR="0049120E">
        <w:rPr>
          <w:rStyle w:val="CommentReference"/>
          <w:rFonts w:eastAsiaTheme="minorEastAsia" w:cstheme="minorBidi"/>
          <w:b w:val="0"/>
          <w:lang w:val="nb-NO"/>
        </w:rPr>
        <w:commentReference w:id="204"/>
      </w:r>
    </w:p>
    <w:p w14:paraId="43332FF2" w14:textId="75E549DA" w:rsidR="0042493E" w:rsidRPr="0062102A" w:rsidRDefault="00693EF2" w:rsidP="0042493E">
      <w:pPr>
        <w:pStyle w:val="EndNoteBibliography"/>
        <w:spacing w:after="0"/>
        <w:ind w:left="720" w:hanging="720"/>
        <w:rPr>
          <w:lang w:val="en-US"/>
        </w:rPr>
      </w:pPr>
      <w:r w:rsidRPr="001308F7">
        <w:rPr>
          <w:noProof w:val="0"/>
        </w:rPr>
        <w:fldChar w:fldCharType="begin"/>
      </w:r>
      <w:r w:rsidRPr="00A3145A">
        <w:rPr>
          <w:noProof w:val="0"/>
          <w:lang w:val="en-US"/>
        </w:rPr>
        <w:instrText xml:space="preserve"> ADDIN EN.REFLIST </w:instrText>
      </w:r>
      <w:r w:rsidRPr="001308F7">
        <w:rPr>
          <w:noProof w:val="0"/>
        </w:rPr>
        <w:fldChar w:fldCharType="separate"/>
      </w:r>
      <w:r w:rsidR="0042493E" w:rsidRPr="0062102A">
        <w:rPr>
          <w:lang w:val="en-US"/>
        </w:rPr>
        <w:t xml:space="preserve">Apache Spark. (u.å.–a). </w:t>
      </w:r>
      <w:r w:rsidR="0042493E" w:rsidRPr="0062102A">
        <w:rPr>
          <w:i/>
          <w:lang w:val="en-US"/>
        </w:rPr>
        <w:t>Cluster Mode Overview</w:t>
      </w:r>
      <w:r w:rsidR="0042493E" w:rsidRPr="0062102A">
        <w:rPr>
          <w:lang w:val="en-US"/>
        </w:rPr>
        <w:t xml:space="preserve">. </w:t>
      </w:r>
      <w:hyperlink r:id="rId45" w:history="1">
        <w:r w:rsidR="0042493E" w:rsidRPr="0062102A">
          <w:rPr>
            <w:rStyle w:val="Hyperlink"/>
            <w:lang w:val="en-US"/>
          </w:rPr>
          <w:t>https://spark.apache.org/docs/latest/cluster-overview.html</w:t>
        </w:r>
      </w:hyperlink>
    </w:p>
    <w:p w14:paraId="62692259" w14:textId="23DAF7B5" w:rsidR="0042493E" w:rsidRPr="0062102A" w:rsidRDefault="0042493E" w:rsidP="0042493E">
      <w:pPr>
        <w:pStyle w:val="EndNoteBibliography"/>
        <w:spacing w:after="0"/>
        <w:ind w:left="720" w:hanging="720"/>
        <w:rPr>
          <w:lang w:val="en-US"/>
        </w:rPr>
      </w:pPr>
      <w:r w:rsidRPr="0062102A">
        <w:rPr>
          <w:lang w:val="en-US"/>
        </w:rPr>
        <w:t xml:space="preserve">Apache Spark. (u.å.–b). </w:t>
      </w:r>
      <w:r w:rsidRPr="0062102A">
        <w:rPr>
          <w:i/>
          <w:lang w:val="en-US"/>
        </w:rPr>
        <w:t>Spark SQL, DataFrames and Datasets Guide</w:t>
      </w:r>
      <w:r w:rsidRPr="0062102A">
        <w:rPr>
          <w:lang w:val="en-US"/>
        </w:rPr>
        <w:t xml:space="preserve">. </w:t>
      </w:r>
      <w:hyperlink r:id="rId46" w:history="1">
        <w:r w:rsidRPr="0062102A">
          <w:rPr>
            <w:rStyle w:val="Hyperlink"/>
            <w:lang w:val="en-US"/>
          </w:rPr>
          <w:t>https://spark.apache.org/docs/latest/sql-programming-guide.html</w:t>
        </w:r>
      </w:hyperlink>
    </w:p>
    <w:p w14:paraId="6806FFAB" w14:textId="6DFE5A33" w:rsidR="0042493E" w:rsidRPr="0062102A" w:rsidRDefault="0042493E" w:rsidP="0042493E">
      <w:pPr>
        <w:pStyle w:val="EndNoteBibliography"/>
        <w:spacing w:after="0"/>
        <w:ind w:left="720" w:hanging="720"/>
        <w:rPr>
          <w:lang w:val="en-US"/>
        </w:rPr>
      </w:pPr>
      <w:r w:rsidRPr="0062102A">
        <w:rPr>
          <w:lang w:val="en-US"/>
        </w:rPr>
        <w:t xml:space="preserve">Appvia. (2024, 19/02/2024). </w:t>
      </w:r>
      <w:r w:rsidRPr="0062102A">
        <w:rPr>
          <w:i/>
          <w:lang w:val="en-US"/>
        </w:rPr>
        <w:t>Unveiling the Future: Advantages of Cloud-Native Storage for Containerized Environments</w:t>
      </w:r>
      <w:r w:rsidRPr="0062102A">
        <w:rPr>
          <w:lang w:val="en-US"/>
        </w:rPr>
        <w:t xml:space="preserve">. </w:t>
      </w:r>
      <w:hyperlink r:id="rId47" w:history="1">
        <w:r w:rsidRPr="0062102A">
          <w:rPr>
            <w:rStyle w:val="Hyperlink"/>
            <w:lang w:val="en-US"/>
          </w:rPr>
          <w:t>https://www.appvia.io/blog/unveiling-the-future-cloud-native-storage</w:t>
        </w:r>
      </w:hyperlink>
    </w:p>
    <w:p w14:paraId="2E93681F" w14:textId="737E8B9B" w:rsidR="0042493E" w:rsidRPr="0062102A" w:rsidRDefault="0042493E" w:rsidP="0042493E">
      <w:pPr>
        <w:pStyle w:val="EndNoteBibliography"/>
        <w:spacing w:after="0"/>
        <w:ind w:left="720" w:hanging="720"/>
        <w:rPr>
          <w:lang w:val="en-US"/>
        </w:rPr>
      </w:pPr>
      <w:r w:rsidRPr="0062102A">
        <w:rPr>
          <w:lang w:val="en-US"/>
        </w:rPr>
        <w:t xml:space="preserve">AWS. (u.å.–a). </w:t>
      </w:r>
      <w:r w:rsidRPr="0062102A">
        <w:rPr>
          <w:i/>
          <w:lang w:val="en-US"/>
        </w:rPr>
        <w:t>Cloud Object Storage - Amazon S3</w:t>
      </w:r>
      <w:r w:rsidRPr="0062102A">
        <w:rPr>
          <w:lang w:val="en-US"/>
        </w:rPr>
        <w:t xml:space="preserve">. Amazon. </w:t>
      </w:r>
      <w:hyperlink r:id="rId48" w:history="1">
        <w:r w:rsidRPr="0062102A">
          <w:rPr>
            <w:rStyle w:val="Hyperlink"/>
            <w:lang w:val="en-US"/>
          </w:rPr>
          <w:t>https://aws.amazon.com/pm/serv-s3/</w:t>
        </w:r>
      </w:hyperlink>
    </w:p>
    <w:p w14:paraId="399B0ECE" w14:textId="0F67F84F" w:rsidR="0042493E" w:rsidRPr="0062102A" w:rsidRDefault="0042493E" w:rsidP="0042493E">
      <w:pPr>
        <w:pStyle w:val="EndNoteBibliography"/>
        <w:spacing w:after="0"/>
        <w:ind w:left="720" w:hanging="720"/>
        <w:rPr>
          <w:lang w:val="en-US"/>
        </w:rPr>
      </w:pPr>
      <w:r w:rsidRPr="0062102A">
        <w:rPr>
          <w:lang w:val="en-US"/>
        </w:rPr>
        <w:t xml:space="preserve">AWS. (u.å.–b). </w:t>
      </w:r>
      <w:r w:rsidRPr="0062102A">
        <w:rPr>
          <w:i/>
          <w:lang w:val="en-US"/>
        </w:rPr>
        <w:t>Object Storage for Cloud-Native Applications</w:t>
      </w:r>
      <w:r w:rsidRPr="0062102A">
        <w:rPr>
          <w:lang w:val="en-US"/>
        </w:rPr>
        <w:t xml:space="preserve">. Amazon. </w:t>
      </w:r>
      <w:hyperlink r:id="rId49" w:history="1">
        <w:r w:rsidRPr="0062102A">
          <w:rPr>
            <w:rStyle w:val="Hyperlink"/>
            <w:lang w:val="en-US"/>
          </w:rPr>
          <w:t>https://aws.amazon.com/what-is/cloud-native/</w:t>
        </w:r>
      </w:hyperlink>
    </w:p>
    <w:p w14:paraId="1A647771" w14:textId="3C3FDD12" w:rsidR="0042493E" w:rsidRPr="0062102A" w:rsidRDefault="0042493E" w:rsidP="0042493E">
      <w:pPr>
        <w:pStyle w:val="EndNoteBibliography"/>
        <w:spacing w:after="0"/>
        <w:ind w:left="720" w:hanging="720"/>
        <w:rPr>
          <w:lang w:val="en-US"/>
        </w:rPr>
      </w:pPr>
      <w:r w:rsidRPr="0062102A">
        <w:rPr>
          <w:lang w:val="en-US"/>
        </w:rPr>
        <w:t xml:space="preserve">AWS. (u.å.–c). </w:t>
      </w:r>
      <w:r w:rsidRPr="0062102A">
        <w:rPr>
          <w:i/>
          <w:lang w:val="en-US"/>
        </w:rPr>
        <w:t>What is Apache Spark?</w:t>
      </w:r>
      <w:r w:rsidRPr="0062102A">
        <w:rPr>
          <w:lang w:val="en-US"/>
        </w:rPr>
        <w:t xml:space="preserve"> Amazon. </w:t>
      </w:r>
      <w:hyperlink r:id="rId50" w:history="1">
        <w:r w:rsidRPr="0062102A">
          <w:rPr>
            <w:rStyle w:val="Hyperlink"/>
            <w:lang w:val="en-US"/>
          </w:rPr>
          <w:t>https://aws.amazon.com/what-is/apache-spark/</w:t>
        </w:r>
      </w:hyperlink>
    </w:p>
    <w:p w14:paraId="08A1D63C" w14:textId="79699421" w:rsidR="0042493E" w:rsidRPr="0062102A" w:rsidRDefault="0042493E" w:rsidP="0042493E">
      <w:pPr>
        <w:pStyle w:val="EndNoteBibliography"/>
        <w:spacing w:after="0"/>
        <w:ind w:left="720" w:hanging="720"/>
        <w:rPr>
          <w:lang w:val="en-US"/>
        </w:rPr>
      </w:pPr>
      <w:r w:rsidRPr="0062102A">
        <w:rPr>
          <w:lang w:val="en-US"/>
        </w:rPr>
        <w:t xml:space="preserve">AWS. (u.å.–d). </w:t>
      </w:r>
      <w:r w:rsidRPr="0062102A">
        <w:rPr>
          <w:i/>
          <w:lang w:val="en-US"/>
        </w:rPr>
        <w:t>What is Block Storage?</w:t>
      </w:r>
      <w:r w:rsidRPr="0062102A">
        <w:rPr>
          <w:lang w:val="en-US"/>
        </w:rPr>
        <w:t xml:space="preserve"> Amazon. </w:t>
      </w:r>
      <w:hyperlink r:id="rId51" w:history="1">
        <w:r w:rsidRPr="0062102A">
          <w:rPr>
            <w:rStyle w:val="Hyperlink"/>
            <w:lang w:val="en-US"/>
          </w:rPr>
          <w:t>https://aws.amazon.com/what-is/block-storage/</w:t>
        </w:r>
      </w:hyperlink>
    </w:p>
    <w:p w14:paraId="6A2D1D6F" w14:textId="36C7B4B8" w:rsidR="0042493E" w:rsidRPr="0062102A" w:rsidRDefault="0042493E" w:rsidP="0042493E">
      <w:pPr>
        <w:pStyle w:val="EndNoteBibliography"/>
        <w:spacing w:after="0"/>
        <w:ind w:left="720" w:hanging="720"/>
        <w:rPr>
          <w:lang w:val="en-US"/>
        </w:rPr>
      </w:pPr>
      <w:r w:rsidRPr="0062102A">
        <w:rPr>
          <w:lang w:val="en-US"/>
        </w:rPr>
        <w:t xml:space="preserve">AWS. (u.å.–e). </w:t>
      </w:r>
      <w:r w:rsidRPr="0062102A">
        <w:rPr>
          <w:i/>
          <w:lang w:val="en-US"/>
        </w:rPr>
        <w:t>What is Cloud File Storage?</w:t>
      </w:r>
      <w:r w:rsidRPr="0062102A">
        <w:rPr>
          <w:lang w:val="en-US"/>
        </w:rPr>
        <w:t xml:space="preserve"> Amazon. </w:t>
      </w:r>
      <w:hyperlink r:id="rId52" w:history="1">
        <w:r w:rsidRPr="0062102A">
          <w:rPr>
            <w:rStyle w:val="Hyperlink"/>
            <w:lang w:val="en-US"/>
          </w:rPr>
          <w:t>https://aws.amazon.com/what-is/cloud-file-storage/</w:t>
        </w:r>
      </w:hyperlink>
    </w:p>
    <w:p w14:paraId="5C016722" w14:textId="7CE5C334" w:rsidR="0042493E" w:rsidRPr="0062102A" w:rsidRDefault="0042493E" w:rsidP="0042493E">
      <w:pPr>
        <w:pStyle w:val="EndNoteBibliography"/>
        <w:spacing w:after="0"/>
        <w:ind w:left="720" w:hanging="720"/>
        <w:rPr>
          <w:lang w:val="en-US"/>
        </w:rPr>
      </w:pPr>
      <w:r w:rsidRPr="0062102A">
        <w:rPr>
          <w:lang w:val="en-US"/>
        </w:rPr>
        <w:t xml:space="preserve">Cloudnativegeo. (u.å.). </w:t>
      </w:r>
      <w:r w:rsidRPr="0062102A">
        <w:rPr>
          <w:i/>
          <w:lang w:val="en-US"/>
        </w:rPr>
        <w:t>FlatGeobuf</w:t>
      </w:r>
      <w:r w:rsidRPr="0062102A">
        <w:rPr>
          <w:lang w:val="en-US"/>
        </w:rPr>
        <w:t xml:space="preserve">. </w:t>
      </w:r>
      <w:hyperlink r:id="rId53" w:history="1">
        <w:r w:rsidRPr="0062102A">
          <w:rPr>
            <w:rStyle w:val="Hyperlink"/>
            <w:lang w:val="en-US"/>
          </w:rPr>
          <w:t>https://guide.cloudnativegeo.org/flatgeobuf/intro.html</w:t>
        </w:r>
      </w:hyperlink>
    </w:p>
    <w:p w14:paraId="1770345E" w14:textId="29D7CCEF" w:rsidR="0042493E" w:rsidRPr="0062102A" w:rsidRDefault="0042493E" w:rsidP="0042493E">
      <w:pPr>
        <w:pStyle w:val="EndNoteBibliography"/>
        <w:spacing w:after="0"/>
        <w:ind w:left="720" w:hanging="720"/>
        <w:rPr>
          <w:lang w:val="en-US"/>
        </w:rPr>
      </w:pPr>
      <w:r w:rsidRPr="0062102A">
        <w:rPr>
          <w:lang w:val="en-US"/>
        </w:rPr>
        <w:t xml:space="preserve">Databricks. (2024a, 04/10/2024). </w:t>
      </w:r>
      <w:r w:rsidRPr="0062102A">
        <w:rPr>
          <w:i/>
          <w:lang w:val="en-US"/>
        </w:rPr>
        <w:t>Databricks architecture overview</w:t>
      </w:r>
      <w:r w:rsidRPr="0062102A">
        <w:rPr>
          <w:lang w:val="en-US"/>
        </w:rPr>
        <w:t xml:space="preserve">. </w:t>
      </w:r>
      <w:hyperlink r:id="rId54" w:history="1">
        <w:r w:rsidRPr="0062102A">
          <w:rPr>
            <w:rStyle w:val="Hyperlink"/>
            <w:lang w:val="en-US"/>
          </w:rPr>
          <w:t>https://docs.databricks.com/aws/en/getting-started/overview</w:t>
        </w:r>
      </w:hyperlink>
    </w:p>
    <w:p w14:paraId="4975D348" w14:textId="73B63649" w:rsidR="0042493E" w:rsidRPr="0062102A" w:rsidRDefault="0042493E" w:rsidP="0042493E">
      <w:pPr>
        <w:pStyle w:val="EndNoteBibliography"/>
        <w:spacing w:after="0"/>
        <w:ind w:left="720" w:hanging="720"/>
        <w:rPr>
          <w:lang w:val="en-US"/>
        </w:rPr>
      </w:pPr>
      <w:r w:rsidRPr="0062102A">
        <w:rPr>
          <w:lang w:val="en-US"/>
        </w:rPr>
        <w:t xml:space="preserve">Databricks. (2024b, 02/10/2024). </w:t>
      </w:r>
      <w:r w:rsidRPr="0062102A">
        <w:rPr>
          <w:i/>
          <w:lang w:val="en-US"/>
        </w:rPr>
        <w:t>Structured Streaming concepts</w:t>
      </w:r>
      <w:r w:rsidRPr="0062102A">
        <w:rPr>
          <w:lang w:val="en-US"/>
        </w:rPr>
        <w:t xml:space="preserve">. </w:t>
      </w:r>
      <w:hyperlink r:id="rId55" w:history="1">
        <w:r w:rsidRPr="0062102A">
          <w:rPr>
            <w:rStyle w:val="Hyperlink"/>
            <w:lang w:val="en-US"/>
          </w:rPr>
          <w:t>https://docs.databricks.com/aws/en/structured-streaming/concepts</w:t>
        </w:r>
      </w:hyperlink>
    </w:p>
    <w:p w14:paraId="0AA6FCEF" w14:textId="4DC8A04D" w:rsidR="0042493E" w:rsidRPr="0062102A" w:rsidRDefault="0042493E" w:rsidP="0042493E">
      <w:pPr>
        <w:pStyle w:val="EndNoteBibliography"/>
        <w:spacing w:after="0"/>
        <w:ind w:left="720" w:hanging="720"/>
        <w:rPr>
          <w:lang w:val="en-US"/>
        </w:rPr>
      </w:pPr>
      <w:r w:rsidRPr="0062102A">
        <w:rPr>
          <w:lang w:val="en-US"/>
        </w:rPr>
        <w:t xml:space="preserve">Databricks. (2024c, 29/08/2024). </w:t>
      </w:r>
      <w:r w:rsidRPr="0062102A">
        <w:rPr>
          <w:i/>
          <w:lang w:val="en-US"/>
        </w:rPr>
        <w:t>What are all the Delta things in Databricks?</w:t>
      </w:r>
      <w:r w:rsidRPr="0062102A">
        <w:rPr>
          <w:lang w:val="en-US"/>
        </w:rPr>
        <w:t xml:space="preserve"> </w:t>
      </w:r>
      <w:hyperlink r:id="rId56" w:history="1">
        <w:r w:rsidRPr="0062102A">
          <w:rPr>
            <w:rStyle w:val="Hyperlink"/>
            <w:lang w:val="en-US"/>
          </w:rPr>
          <w:t>https://docs.databricks.com/aws/en/introduction/delta-comparison</w:t>
        </w:r>
      </w:hyperlink>
    </w:p>
    <w:p w14:paraId="618BFCBF" w14:textId="6CCC1D98" w:rsidR="0042493E" w:rsidRPr="0062102A" w:rsidRDefault="0042493E" w:rsidP="0042493E">
      <w:pPr>
        <w:pStyle w:val="EndNoteBibliography"/>
        <w:spacing w:after="0"/>
        <w:ind w:left="720" w:hanging="720"/>
        <w:rPr>
          <w:lang w:val="en-US"/>
        </w:rPr>
      </w:pPr>
      <w:r w:rsidRPr="0062102A">
        <w:rPr>
          <w:lang w:val="en-US"/>
        </w:rPr>
        <w:t xml:space="preserve">Databricks. (2024d, 18/12/2024). </w:t>
      </w:r>
      <w:r w:rsidRPr="0062102A">
        <w:rPr>
          <w:i/>
          <w:lang w:val="en-US"/>
        </w:rPr>
        <w:t>What is Delta Lake?</w:t>
      </w:r>
      <w:r w:rsidRPr="0062102A">
        <w:rPr>
          <w:lang w:val="en-US"/>
        </w:rPr>
        <w:t xml:space="preserve"> Amezon. Retrieved 2. Februar from </w:t>
      </w:r>
      <w:hyperlink r:id="rId57" w:history="1">
        <w:r w:rsidRPr="0062102A">
          <w:rPr>
            <w:rStyle w:val="Hyperlink"/>
            <w:lang w:val="en-US"/>
          </w:rPr>
          <w:t>https://docs.databricks.com/aws/en/delta</w:t>
        </w:r>
      </w:hyperlink>
    </w:p>
    <w:p w14:paraId="14F774E9" w14:textId="026EF3BF" w:rsidR="0042493E" w:rsidRPr="0042493E" w:rsidRDefault="0042493E" w:rsidP="0042493E">
      <w:pPr>
        <w:pStyle w:val="EndNoteBibliography"/>
        <w:spacing w:after="0"/>
        <w:ind w:left="720" w:hanging="720"/>
      </w:pPr>
      <w:r w:rsidRPr="0062102A">
        <w:rPr>
          <w:lang w:val="en-US"/>
        </w:rPr>
        <w:t xml:space="preserve">Databricks. </w:t>
      </w:r>
      <w:r w:rsidRPr="0042493E">
        <w:t xml:space="preserve">(2025, 04/02/2025). </w:t>
      </w:r>
      <w:r w:rsidRPr="0042493E">
        <w:rPr>
          <w:i/>
        </w:rPr>
        <w:t>Data skipping for Delta Lake</w:t>
      </w:r>
      <w:r w:rsidRPr="0042493E">
        <w:t xml:space="preserve">. </w:t>
      </w:r>
      <w:hyperlink r:id="rId58" w:history="1">
        <w:r w:rsidRPr="0042493E">
          <w:rPr>
            <w:rStyle w:val="Hyperlink"/>
          </w:rPr>
          <w:t>https://docs.databricks.com/aws/en/delta/data-skipping</w:t>
        </w:r>
      </w:hyperlink>
    </w:p>
    <w:p w14:paraId="593756CD" w14:textId="6980D6A2" w:rsidR="0042493E" w:rsidRPr="0062102A" w:rsidRDefault="0042493E" w:rsidP="0042493E">
      <w:pPr>
        <w:pStyle w:val="EndNoteBibliography"/>
        <w:spacing w:after="0"/>
        <w:ind w:left="720" w:hanging="720"/>
        <w:rPr>
          <w:lang w:val="en-US"/>
        </w:rPr>
      </w:pPr>
      <w:r w:rsidRPr="0062102A">
        <w:rPr>
          <w:lang w:val="en-US"/>
        </w:rPr>
        <w:t xml:space="preserve">Databricks. (u.å.–a). </w:t>
      </w:r>
      <w:r w:rsidRPr="0062102A">
        <w:rPr>
          <w:i/>
          <w:lang w:val="en-US"/>
        </w:rPr>
        <w:t>Data Sharing</w:t>
      </w:r>
      <w:r w:rsidRPr="0062102A">
        <w:rPr>
          <w:lang w:val="en-US"/>
        </w:rPr>
        <w:t xml:space="preserve">. </w:t>
      </w:r>
      <w:hyperlink r:id="rId59" w:history="1">
        <w:r w:rsidRPr="0062102A">
          <w:rPr>
            <w:rStyle w:val="Hyperlink"/>
            <w:lang w:val="en-US"/>
          </w:rPr>
          <w:t>https://www.databricks.com/product/delta-sharing</w:t>
        </w:r>
      </w:hyperlink>
    </w:p>
    <w:p w14:paraId="064C536A" w14:textId="4D74F440" w:rsidR="0042493E" w:rsidRPr="0062102A" w:rsidRDefault="0042493E" w:rsidP="0042493E">
      <w:pPr>
        <w:pStyle w:val="EndNoteBibliography"/>
        <w:spacing w:after="0"/>
        <w:ind w:left="720" w:hanging="720"/>
        <w:rPr>
          <w:lang w:val="en-US"/>
        </w:rPr>
      </w:pPr>
      <w:r w:rsidRPr="0062102A">
        <w:rPr>
          <w:lang w:val="en-US"/>
        </w:rPr>
        <w:t xml:space="preserve">Databricks. (u.å.–b). </w:t>
      </w:r>
      <w:r w:rsidRPr="0062102A">
        <w:rPr>
          <w:i/>
          <w:lang w:val="en-US"/>
        </w:rPr>
        <w:t>Databricks SQL</w:t>
      </w:r>
      <w:r w:rsidRPr="0062102A">
        <w:rPr>
          <w:lang w:val="en-US"/>
        </w:rPr>
        <w:t xml:space="preserve">. </w:t>
      </w:r>
      <w:hyperlink r:id="rId60" w:history="1">
        <w:r w:rsidRPr="0062102A">
          <w:rPr>
            <w:rStyle w:val="Hyperlink"/>
            <w:lang w:val="en-US"/>
          </w:rPr>
          <w:t>https://www.databricks.com/product/databricks-sql</w:t>
        </w:r>
      </w:hyperlink>
    </w:p>
    <w:p w14:paraId="6AE9C116" w14:textId="387560C1" w:rsidR="0042493E" w:rsidRPr="0062102A" w:rsidRDefault="0042493E" w:rsidP="0042493E">
      <w:pPr>
        <w:pStyle w:val="EndNoteBibliography"/>
        <w:spacing w:after="0"/>
        <w:ind w:left="720" w:hanging="720"/>
        <w:rPr>
          <w:lang w:val="en-US"/>
        </w:rPr>
      </w:pPr>
      <w:r w:rsidRPr="0062102A">
        <w:rPr>
          <w:lang w:val="en-US"/>
        </w:rPr>
        <w:t xml:space="preserve">Delta Lake. (u.å.). </w:t>
      </w:r>
      <w:r w:rsidRPr="0062102A">
        <w:rPr>
          <w:i/>
          <w:lang w:val="en-US"/>
        </w:rPr>
        <w:t>Delta Sharing – An open standard for secure data sharing</w:t>
      </w:r>
      <w:r w:rsidRPr="0062102A">
        <w:rPr>
          <w:lang w:val="en-US"/>
        </w:rPr>
        <w:t xml:space="preserve">. </w:t>
      </w:r>
      <w:hyperlink r:id="rId61" w:history="1">
        <w:r w:rsidRPr="0062102A">
          <w:rPr>
            <w:rStyle w:val="Hyperlink"/>
            <w:lang w:val="en-US"/>
          </w:rPr>
          <w:t>https://delta.io/sharing/</w:t>
        </w:r>
      </w:hyperlink>
    </w:p>
    <w:p w14:paraId="72C6938A" w14:textId="1BEBFE12" w:rsidR="0042493E" w:rsidRPr="0062102A" w:rsidRDefault="0042493E" w:rsidP="0042493E">
      <w:pPr>
        <w:pStyle w:val="EndNoteBibliography"/>
        <w:spacing w:after="0"/>
        <w:ind w:left="720" w:hanging="720"/>
        <w:rPr>
          <w:lang w:val="en-US"/>
        </w:rPr>
      </w:pPr>
      <w:r w:rsidRPr="0062102A">
        <w:rPr>
          <w:lang w:val="en-US"/>
        </w:rPr>
        <w:t xml:space="preserve">Discord. (u.å.). </w:t>
      </w:r>
      <w:r w:rsidRPr="0062102A">
        <w:rPr>
          <w:i/>
          <w:lang w:val="en-US"/>
        </w:rPr>
        <w:t>Discord - Group Chat That's All Fun &amp; Games</w:t>
      </w:r>
      <w:r w:rsidRPr="0062102A">
        <w:rPr>
          <w:lang w:val="en-US"/>
        </w:rPr>
        <w:t xml:space="preserve">. </w:t>
      </w:r>
      <w:hyperlink r:id="rId62" w:history="1">
        <w:r w:rsidRPr="0062102A">
          <w:rPr>
            <w:rStyle w:val="Hyperlink"/>
            <w:lang w:val="en-US"/>
          </w:rPr>
          <w:t>https://discord.com</w:t>
        </w:r>
      </w:hyperlink>
    </w:p>
    <w:p w14:paraId="5AF39D7D" w14:textId="34C8BA33" w:rsidR="0042493E" w:rsidRPr="0062102A" w:rsidRDefault="0042493E" w:rsidP="0042493E">
      <w:pPr>
        <w:pStyle w:val="EndNoteBibliography"/>
        <w:spacing w:after="0"/>
        <w:ind w:left="720" w:hanging="720"/>
        <w:rPr>
          <w:lang w:val="en-US"/>
        </w:rPr>
      </w:pPr>
      <w:r w:rsidRPr="0062102A">
        <w:rPr>
          <w:lang w:val="en-US"/>
        </w:rPr>
        <w:t xml:space="preserve">DuckDB. (u.å.–a). </w:t>
      </w:r>
      <w:r w:rsidRPr="0062102A">
        <w:rPr>
          <w:i/>
          <w:lang w:val="en-US"/>
        </w:rPr>
        <w:t>DuckDB is a fast in-process database system</w:t>
      </w:r>
      <w:r w:rsidRPr="0062102A">
        <w:rPr>
          <w:lang w:val="en-US"/>
        </w:rPr>
        <w:t xml:space="preserve">. Retrieved 5. Mai from </w:t>
      </w:r>
      <w:hyperlink r:id="rId63" w:history="1">
        <w:r w:rsidRPr="0062102A">
          <w:rPr>
            <w:rStyle w:val="Hyperlink"/>
            <w:lang w:val="en-US"/>
          </w:rPr>
          <w:t>https://duckdb.org</w:t>
        </w:r>
      </w:hyperlink>
    </w:p>
    <w:p w14:paraId="0F2A146A" w14:textId="183474A6" w:rsidR="0042493E" w:rsidRPr="0062102A" w:rsidRDefault="0042493E" w:rsidP="0042493E">
      <w:pPr>
        <w:pStyle w:val="EndNoteBibliography"/>
        <w:spacing w:after="0"/>
        <w:ind w:left="720" w:hanging="720"/>
        <w:rPr>
          <w:lang w:val="en-US"/>
        </w:rPr>
      </w:pPr>
      <w:r w:rsidRPr="0062102A">
        <w:rPr>
          <w:lang w:val="en-US"/>
        </w:rPr>
        <w:t xml:space="preserve">DuckDB. (u.å.–b). </w:t>
      </w:r>
      <w:r w:rsidRPr="0062102A">
        <w:rPr>
          <w:i/>
          <w:lang w:val="en-US"/>
        </w:rPr>
        <w:t>Limits</w:t>
      </w:r>
      <w:r w:rsidRPr="0062102A">
        <w:rPr>
          <w:lang w:val="en-US"/>
        </w:rPr>
        <w:t xml:space="preserve">. </w:t>
      </w:r>
      <w:hyperlink r:id="rId64" w:history="1">
        <w:r w:rsidRPr="0062102A">
          <w:rPr>
            <w:rStyle w:val="Hyperlink"/>
            <w:lang w:val="en-US"/>
          </w:rPr>
          <w:t>https://duckdb.org/docs/stable/operations_manual/limits.html</w:t>
        </w:r>
      </w:hyperlink>
    </w:p>
    <w:p w14:paraId="61CAB797" w14:textId="43203D5F" w:rsidR="0042493E" w:rsidRPr="0062102A" w:rsidRDefault="0042493E" w:rsidP="0042493E">
      <w:pPr>
        <w:pStyle w:val="EndNoteBibliography"/>
        <w:spacing w:after="0"/>
        <w:ind w:left="720" w:hanging="720"/>
        <w:rPr>
          <w:lang w:val="en-US"/>
        </w:rPr>
      </w:pPr>
      <w:r w:rsidRPr="0062102A">
        <w:rPr>
          <w:lang w:val="en-US"/>
        </w:rPr>
        <w:t xml:space="preserve">DuckDB. (u.å.–c). </w:t>
      </w:r>
      <w:r w:rsidRPr="0062102A">
        <w:rPr>
          <w:i/>
          <w:lang w:val="en-US"/>
        </w:rPr>
        <w:t>Spatial Functions: ST_Read.</w:t>
      </w:r>
      <w:r w:rsidRPr="0062102A">
        <w:rPr>
          <w:lang w:val="en-US"/>
        </w:rPr>
        <w:t xml:space="preserve"> </w:t>
      </w:r>
    </w:p>
    <w:p w14:paraId="38795C29" w14:textId="06510341" w:rsidR="0042493E" w:rsidRPr="0062102A" w:rsidRDefault="0042493E" w:rsidP="0042493E">
      <w:pPr>
        <w:pStyle w:val="EndNoteBibliography"/>
        <w:spacing w:after="0"/>
        <w:ind w:left="720" w:hanging="720"/>
        <w:rPr>
          <w:lang w:val="en-US"/>
        </w:rPr>
      </w:pPr>
      <w:r w:rsidRPr="0062102A">
        <w:rPr>
          <w:lang w:val="en-US"/>
        </w:rPr>
        <w:lastRenderedPageBreak/>
        <w:t xml:space="preserve">Esri. (u.å.). </w:t>
      </w:r>
      <w:r w:rsidRPr="0062102A">
        <w:rPr>
          <w:i/>
          <w:lang w:val="en-US"/>
        </w:rPr>
        <w:t>What is gis?</w:t>
      </w:r>
      <w:r w:rsidRPr="0062102A">
        <w:rPr>
          <w:lang w:val="en-US"/>
        </w:rPr>
        <w:t xml:space="preserve"> Retrieved 13. Februar from </w:t>
      </w:r>
      <w:hyperlink r:id="rId65" w:history="1">
        <w:r w:rsidRPr="0062102A">
          <w:rPr>
            <w:rStyle w:val="Hyperlink"/>
            <w:lang w:val="en-US"/>
          </w:rPr>
          <w:t>https://www.esri.com/en-us/what-is-gis/overview</w:t>
        </w:r>
      </w:hyperlink>
    </w:p>
    <w:p w14:paraId="41DD5763" w14:textId="2883E58D" w:rsidR="0042493E" w:rsidRPr="0062102A" w:rsidRDefault="0042493E" w:rsidP="0042493E">
      <w:pPr>
        <w:pStyle w:val="EndNoteBibliography"/>
        <w:spacing w:after="0"/>
        <w:ind w:left="720" w:hanging="720"/>
        <w:rPr>
          <w:lang w:val="en-US"/>
        </w:rPr>
      </w:pPr>
      <w:r w:rsidRPr="0062102A">
        <w:rPr>
          <w:lang w:val="en-US"/>
        </w:rPr>
        <w:t xml:space="preserve">Folium. (u.å.). </w:t>
      </w:r>
      <w:r w:rsidRPr="0062102A">
        <w:rPr>
          <w:i/>
          <w:lang w:val="en-US"/>
        </w:rPr>
        <w:t>Folium</w:t>
      </w:r>
      <w:r w:rsidRPr="0062102A">
        <w:rPr>
          <w:lang w:val="en-US"/>
        </w:rPr>
        <w:t xml:space="preserve">. </w:t>
      </w:r>
      <w:hyperlink r:id="rId66" w:history="1">
        <w:r w:rsidRPr="0062102A">
          <w:rPr>
            <w:rStyle w:val="Hyperlink"/>
            <w:lang w:val="en-US"/>
          </w:rPr>
          <w:t>https://python-visualization.github.io/folium/latest/</w:t>
        </w:r>
      </w:hyperlink>
    </w:p>
    <w:p w14:paraId="169AD0A5" w14:textId="6D9A150F" w:rsidR="0042493E" w:rsidRPr="0042493E" w:rsidRDefault="0042493E" w:rsidP="0042493E">
      <w:pPr>
        <w:pStyle w:val="EndNoteBibliography"/>
        <w:spacing w:after="0"/>
        <w:ind w:left="720" w:hanging="720"/>
      </w:pPr>
      <w:r w:rsidRPr="0062102A">
        <w:rPr>
          <w:lang w:val="en-US"/>
        </w:rPr>
        <w:t xml:space="preserve">Francica, J. (2021, 26/04/2021). </w:t>
      </w:r>
      <w:r w:rsidRPr="0062102A">
        <w:rPr>
          <w:i/>
          <w:lang w:val="en-US"/>
        </w:rPr>
        <w:t>What is Geospatial Data?</w:t>
      </w:r>
      <w:r w:rsidRPr="0062102A">
        <w:rPr>
          <w:lang w:val="en-US"/>
        </w:rPr>
        <w:t xml:space="preserve"> </w:t>
      </w:r>
      <w:r w:rsidRPr="0042493E">
        <w:t xml:space="preserve">Retrieved 3. Mai from </w:t>
      </w:r>
      <w:hyperlink r:id="rId67" w:history="1">
        <w:r w:rsidRPr="0042493E">
          <w:rPr>
            <w:rStyle w:val="Hyperlink"/>
          </w:rPr>
          <w:t>https://www.korem.com/what-is-geospatial-data/?utm_source=chatgpt.com</w:t>
        </w:r>
      </w:hyperlink>
    </w:p>
    <w:p w14:paraId="35D43DE7" w14:textId="1FBD1E46" w:rsidR="0042493E" w:rsidRPr="0062102A" w:rsidRDefault="0042493E" w:rsidP="0042493E">
      <w:pPr>
        <w:pStyle w:val="EndNoteBibliography"/>
        <w:spacing w:after="0"/>
        <w:ind w:left="720" w:hanging="720"/>
        <w:rPr>
          <w:lang w:val="en-US"/>
        </w:rPr>
      </w:pPr>
      <w:r w:rsidRPr="0042493E">
        <w:t xml:space="preserve">GeoNorge. (u.å.). </w:t>
      </w:r>
      <w:r w:rsidRPr="0042493E">
        <w:rPr>
          <w:i/>
        </w:rPr>
        <w:t>Arealressurskart - AR50 - Arealtyper</w:t>
      </w:r>
      <w:r w:rsidRPr="0042493E">
        <w:t xml:space="preserve">. </w:t>
      </w:r>
      <w:r w:rsidRPr="0062102A">
        <w:rPr>
          <w:lang w:val="en-US"/>
        </w:rPr>
        <w:t xml:space="preserve">Retrieved 3. Mai from </w:t>
      </w:r>
      <w:hyperlink r:id="rId68" w:history="1">
        <w:r w:rsidRPr="0062102A">
          <w:rPr>
            <w:rStyle w:val="Hyperlink"/>
            <w:lang w:val="en-US"/>
          </w:rPr>
          <w:t>https://kartkatalog.geonorge.no/metadata/arealressurskart-ar50-arealtyper/41f6b000-c394-41c5-8ebb-07a0a3ec914f</w:t>
        </w:r>
      </w:hyperlink>
    </w:p>
    <w:p w14:paraId="7D82D25F" w14:textId="2AD1AC95" w:rsidR="0042493E" w:rsidRPr="0062102A" w:rsidRDefault="0042493E" w:rsidP="0042493E">
      <w:pPr>
        <w:pStyle w:val="EndNoteBibliography"/>
        <w:spacing w:after="0"/>
        <w:ind w:left="720" w:hanging="720"/>
        <w:rPr>
          <w:lang w:val="en-US"/>
        </w:rPr>
      </w:pPr>
      <w:r w:rsidRPr="0062102A">
        <w:rPr>
          <w:lang w:val="en-US"/>
        </w:rPr>
        <w:t xml:space="preserve">GEOOWL. (2020, 20/11/2020). </w:t>
      </w:r>
      <w:r w:rsidRPr="0062102A">
        <w:rPr>
          <w:i/>
          <w:lang w:val="en-US"/>
        </w:rPr>
        <w:t>GIS In Everyday Life</w:t>
      </w:r>
      <w:r w:rsidRPr="0062102A">
        <w:rPr>
          <w:lang w:val="en-US"/>
        </w:rPr>
        <w:t xml:space="preserve">. </w:t>
      </w:r>
      <w:hyperlink r:id="rId69" w:history="1">
        <w:r w:rsidRPr="0062102A">
          <w:rPr>
            <w:rStyle w:val="Hyperlink"/>
            <w:lang w:val="en-US"/>
          </w:rPr>
          <w:t>https://www.geoowl.com/gis-in-everyday-life/</w:t>
        </w:r>
      </w:hyperlink>
    </w:p>
    <w:p w14:paraId="43B2F05D" w14:textId="6529DB72" w:rsidR="0042493E" w:rsidRPr="0062102A" w:rsidRDefault="0042493E" w:rsidP="0042493E">
      <w:pPr>
        <w:pStyle w:val="EndNoteBibliography"/>
        <w:spacing w:after="0"/>
        <w:ind w:left="720" w:hanging="720"/>
        <w:rPr>
          <w:lang w:val="en-US"/>
        </w:rPr>
      </w:pPr>
      <w:r w:rsidRPr="0062102A">
        <w:rPr>
          <w:lang w:val="en-US"/>
        </w:rPr>
        <w:t xml:space="preserve">GeoPandas. (u.å.). </w:t>
      </w:r>
      <w:r w:rsidRPr="0062102A">
        <w:rPr>
          <w:i/>
          <w:lang w:val="en-US"/>
        </w:rPr>
        <w:t>GeoPandas 1.0.1</w:t>
      </w:r>
      <w:r w:rsidRPr="0062102A">
        <w:rPr>
          <w:lang w:val="en-US"/>
        </w:rPr>
        <w:t xml:space="preserve">. Retrieved 5. Mai from </w:t>
      </w:r>
      <w:hyperlink r:id="rId70" w:history="1">
        <w:r w:rsidRPr="0062102A">
          <w:rPr>
            <w:rStyle w:val="Hyperlink"/>
            <w:lang w:val="en-US"/>
          </w:rPr>
          <w:t>https://geopandas.org/en/stable/</w:t>
        </w:r>
      </w:hyperlink>
    </w:p>
    <w:p w14:paraId="3E2B1A67" w14:textId="75B0B57D" w:rsidR="0042493E" w:rsidRPr="0062102A" w:rsidRDefault="0042493E" w:rsidP="0042493E">
      <w:pPr>
        <w:pStyle w:val="EndNoteBibliography"/>
        <w:spacing w:after="0"/>
        <w:ind w:left="720" w:hanging="720"/>
        <w:rPr>
          <w:lang w:val="en-US"/>
        </w:rPr>
      </w:pPr>
      <w:r w:rsidRPr="0062102A">
        <w:rPr>
          <w:lang w:val="en-US"/>
        </w:rPr>
        <w:t xml:space="preserve">GeoParquet. (u.å.). </w:t>
      </w:r>
      <w:r w:rsidRPr="0062102A">
        <w:rPr>
          <w:i/>
          <w:lang w:val="en-US"/>
        </w:rPr>
        <w:t>Geospatial data in Apache Parquet</w:t>
      </w:r>
      <w:r w:rsidRPr="0062102A">
        <w:rPr>
          <w:lang w:val="en-US"/>
        </w:rPr>
        <w:t xml:space="preserve">. Retrieved 6. Februar from </w:t>
      </w:r>
      <w:hyperlink r:id="rId71" w:history="1">
        <w:r w:rsidRPr="0062102A">
          <w:rPr>
            <w:rStyle w:val="Hyperlink"/>
            <w:lang w:val="en-US"/>
          </w:rPr>
          <w:t>https://geoparquet.org</w:t>
        </w:r>
      </w:hyperlink>
    </w:p>
    <w:p w14:paraId="20D3E744" w14:textId="6CA62507" w:rsidR="0042493E" w:rsidRPr="00CD7ACC" w:rsidRDefault="0042493E" w:rsidP="0042493E">
      <w:pPr>
        <w:pStyle w:val="EndNoteBibliography"/>
        <w:spacing w:after="0"/>
        <w:ind w:left="720" w:hanging="720"/>
      </w:pPr>
      <w:r w:rsidRPr="0062102A">
        <w:rPr>
          <w:lang w:val="en-US"/>
        </w:rPr>
        <w:t xml:space="preserve">GISGeography. (u.å.–a). </w:t>
      </w:r>
      <w:r w:rsidRPr="0062102A">
        <w:rPr>
          <w:i/>
          <w:lang w:val="en-US"/>
        </w:rPr>
        <w:t>Vector vs Raster in GIS: What’s the Difference?</w:t>
      </w:r>
      <w:r w:rsidRPr="0062102A">
        <w:rPr>
          <w:lang w:val="en-US"/>
        </w:rPr>
        <w:t xml:space="preserve"> </w:t>
      </w:r>
      <w:r w:rsidRPr="00CD7ACC">
        <w:t xml:space="preserve">Retrieved 13. Februar from </w:t>
      </w:r>
      <w:hyperlink r:id="rId72" w:history="1">
        <w:r w:rsidRPr="00CD7ACC">
          <w:rPr>
            <w:rStyle w:val="Hyperlink"/>
          </w:rPr>
          <w:t>https://gisgeography.com/spatial-data-types-vector-raster/</w:t>
        </w:r>
      </w:hyperlink>
    </w:p>
    <w:p w14:paraId="6913CA49" w14:textId="374B7EA7" w:rsidR="0042493E" w:rsidRPr="0062102A" w:rsidRDefault="0042493E" w:rsidP="0042493E">
      <w:pPr>
        <w:pStyle w:val="EndNoteBibliography"/>
        <w:spacing w:after="0"/>
        <w:ind w:left="720" w:hanging="720"/>
        <w:rPr>
          <w:lang w:val="en-US"/>
        </w:rPr>
      </w:pPr>
      <w:r w:rsidRPr="0062102A">
        <w:rPr>
          <w:lang w:val="en-US"/>
        </w:rPr>
        <w:t xml:space="preserve">GISGeography. (u.å.–b). </w:t>
      </w:r>
      <w:r w:rsidRPr="0062102A">
        <w:rPr>
          <w:i/>
          <w:lang w:val="en-US"/>
        </w:rPr>
        <w:t>What is GIS? Geographic Information Systems</w:t>
      </w:r>
      <w:r w:rsidRPr="0062102A">
        <w:rPr>
          <w:lang w:val="en-US"/>
        </w:rPr>
        <w:t xml:space="preserve">. Retrieved 13. Februar from </w:t>
      </w:r>
      <w:hyperlink r:id="rId73" w:history="1">
        <w:r w:rsidRPr="0062102A">
          <w:rPr>
            <w:rStyle w:val="Hyperlink"/>
            <w:lang w:val="en-US"/>
          </w:rPr>
          <w:t>https://gisgeography.com/what-is-gis/</w:t>
        </w:r>
      </w:hyperlink>
    </w:p>
    <w:p w14:paraId="24447B90" w14:textId="386F7B5F" w:rsidR="0042493E" w:rsidRPr="0062102A" w:rsidRDefault="0042493E" w:rsidP="0042493E">
      <w:pPr>
        <w:pStyle w:val="EndNoteBibliography"/>
        <w:spacing w:after="0"/>
        <w:ind w:left="720" w:hanging="720"/>
        <w:rPr>
          <w:lang w:val="en-US"/>
        </w:rPr>
      </w:pPr>
      <w:r w:rsidRPr="0062102A">
        <w:rPr>
          <w:lang w:val="en-US"/>
        </w:rPr>
        <w:t xml:space="preserve">GISnavigator. (2025, 13/01/2025). </w:t>
      </w:r>
      <w:r w:rsidRPr="0062102A">
        <w:rPr>
          <w:i/>
          <w:lang w:val="en-US"/>
        </w:rPr>
        <w:t xml:space="preserve">Top 10 Advantages of GIS </w:t>
      </w:r>
      <w:hyperlink r:id="rId74" w:history="1">
        <w:r w:rsidRPr="0062102A">
          <w:rPr>
            <w:rStyle w:val="Hyperlink"/>
            <w:lang w:val="en-US"/>
          </w:rPr>
          <w:t>https://gisnavigator.co.uk/advantages-of-gis/</w:t>
        </w:r>
      </w:hyperlink>
    </w:p>
    <w:p w14:paraId="0E96F9A0" w14:textId="178C64D2" w:rsidR="0042493E" w:rsidRPr="0042493E" w:rsidRDefault="0042493E" w:rsidP="0042493E">
      <w:pPr>
        <w:pStyle w:val="EndNoteBibliography"/>
        <w:spacing w:after="0"/>
        <w:ind w:left="720" w:hanging="720"/>
      </w:pPr>
      <w:r w:rsidRPr="0062102A">
        <w:rPr>
          <w:lang w:val="en-US"/>
        </w:rPr>
        <w:t xml:space="preserve">Jira. (u.å.). </w:t>
      </w:r>
      <w:r w:rsidRPr="0062102A">
        <w:rPr>
          <w:i/>
          <w:lang w:val="en-US"/>
        </w:rPr>
        <w:t>Great outcomes start with Jira</w:t>
      </w:r>
      <w:r w:rsidRPr="0062102A">
        <w:rPr>
          <w:lang w:val="en-US"/>
        </w:rPr>
        <w:t xml:space="preserve">. </w:t>
      </w:r>
      <w:r w:rsidRPr="0042493E">
        <w:t xml:space="preserve">Retrieved 20. Februar from </w:t>
      </w:r>
      <w:hyperlink r:id="rId75" w:history="1">
        <w:r w:rsidRPr="0042493E">
          <w:rPr>
            <w:rStyle w:val="Hyperlink"/>
          </w:rPr>
          <w:t>https://www.atlassian.com/software/jira</w:t>
        </w:r>
      </w:hyperlink>
    </w:p>
    <w:p w14:paraId="1CCDA53D" w14:textId="35EFEC7F" w:rsidR="0042493E" w:rsidRPr="0042493E" w:rsidRDefault="0042493E" w:rsidP="0042493E">
      <w:pPr>
        <w:pStyle w:val="EndNoteBibliography"/>
        <w:spacing w:after="0"/>
        <w:ind w:left="720" w:hanging="720"/>
      </w:pPr>
      <w:r w:rsidRPr="0042493E">
        <w:t xml:space="preserve">Jupyter. (u.å.). </w:t>
      </w:r>
      <w:r w:rsidRPr="0042493E">
        <w:rPr>
          <w:i/>
        </w:rPr>
        <w:t>Jupyter</w:t>
      </w:r>
      <w:r w:rsidRPr="0042493E">
        <w:t xml:space="preserve">. </w:t>
      </w:r>
      <w:hyperlink r:id="rId76" w:history="1">
        <w:r w:rsidRPr="0042493E">
          <w:rPr>
            <w:rStyle w:val="Hyperlink"/>
          </w:rPr>
          <w:t>https://jupyter.org</w:t>
        </w:r>
      </w:hyperlink>
      <w:r w:rsidRPr="0042493E">
        <w:t xml:space="preserve"> </w:t>
      </w:r>
    </w:p>
    <w:p w14:paraId="622B23B3" w14:textId="77777777" w:rsidR="0042493E" w:rsidRPr="0042493E" w:rsidRDefault="0042493E" w:rsidP="0042493E">
      <w:pPr>
        <w:pStyle w:val="EndNoteBibliography"/>
        <w:spacing w:after="0"/>
        <w:ind w:left="720" w:hanging="720"/>
      </w:pPr>
      <w:r w:rsidRPr="0042493E">
        <w:t xml:space="preserve">Karlsen, J. T. (2020). </w:t>
      </w:r>
      <w:r w:rsidRPr="0042493E">
        <w:rPr>
          <w:i/>
        </w:rPr>
        <w:t>Prosjektledelse fra initiering til gevinstrealisering</w:t>
      </w:r>
      <w:r w:rsidRPr="0042493E">
        <w:t xml:space="preserve">. Universitetsforlaget. </w:t>
      </w:r>
    </w:p>
    <w:p w14:paraId="6639A8CB" w14:textId="4838EDD5" w:rsidR="0042493E" w:rsidRPr="0042493E" w:rsidRDefault="0042493E" w:rsidP="0042493E">
      <w:pPr>
        <w:pStyle w:val="EndNoteBibliography"/>
        <w:spacing w:after="0"/>
        <w:ind w:left="720" w:hanging="720"/>
      </w:pPr>
      <w:r w:rsidRPr="0042493E">
        <w:t xml:space="preserve">KartAi. (u.å.). </w:t>
      </w:r>
      <w:r w:rsidRPr="0042493E">
        <w:rPr>
          <w:i/>
        </w:rPr>
        <w:t>Om KartAi</w:t>
      </w:r>
      <w:r w:rsidRPr="0042493E">
        <w:t xml:space="preserve">. Retrieved 2. Mai from </w:t>
      </w:r>
      <w:hyperlink r:id="rId77" w:history="1">
        <w:r w:rsidRPr="0042493E">
          <w:rPr>
            <w:rStyle w:val="Hyperlink"/>
          </w:rPr>
          <w:t>https://kartai.no/om-oss/</w:t>
        </w:r>
      </w:hyperlink>
    </w:p>
    <w:p w14:paraId="5EA69ADA" w14:textId="48EE7382" w:rsidR="0042493E" w:rsidRPr="0062102A" w:rsidRDefault="0042493E" w:rsidP="0042493E">
      <w:pPr>
        <w:pStyle w:val="EndNoteBibliography"/>
        <w:spacing w:after="0"/>
        <w:ind w:left="720" w:hanging="720"/>
        <w:rPr>
          <w:lang w:val="en-US"/>
        </w:rPr>
      </w:pPr>
      <w:r w:rsidRPr="0042493E">
        <w:t xml:space="preserve">Kartverket. (2025, 02.05.25). </w:t>
      </w:r>
      <w:r w:rsidRPr="0042493E">
        <w:rPr>
          <w:i/>
        </w:rPr>
        <w:t>Frå det ytste verdsrommet til dei djupaste havbotnar</w:t>
      </w:r>
      <w:r w:rsidRPr="0042493E">
        <w:t xml:space="preserve">. </w:t>
      </w:r>
      <w:r w:rsidRPr="0062102A">
        <w:rPr>
          <w:lang w:val="en-US"/>
        </w:rPr>
        <w:t xml:space="preserve">Retrieved 3. Mai from </w:t>
      </w:r>
      <w:hyperlink r:id="rId78" w:history="1">
        <w:r w:rsidRPr="0062102A">
          <w:rPr>
            <w:rStyle w:val="Hyperlink"/>
            <w:lang w:val="en-US"/>
          </w:rPr>
          <w:t>https://www.kartverket.no/om-kartverket/kva-kartverket-gjer</w:t>
        </w:r>
      </w:hyperlink>
    </w:p>
    <w:p w14:paraId="77AA6E54" w14:textId="77777777" w:rsidR="0042493E" w:rsidRPr="0062102A" w:rsidRDefault="0042493E" w:rsidP="0042493E">
      <w:pPr>
        <w:pStyle w:val="EndNoteBibliography"/>
        <w:ind w:left="720" w:hanging="720"/>
        <w:rPr>
          <w:i/>
          <w:lang w:val="en-US"/>
        </w:rPr>
      </w:pPr>
      <w:r w:rsidRPr="0062102A">
        <w:rPr>
          <w:lang w:val="en-US"/>
        </w:rPr>
        <w:t xml:space="preserve">Ken Schwaber, &amp; Sutherland, J. (2020). </w:t>
      </w:r>
      <w:r w:rsidRPr="0062102A">
        <w:rPr>
          <w:i/>
          <w:lang w:val="en-US"/>
        </w:rPr>
        <w:t>The Scrum Guide</w:t>
      </w:r>
    </w:p>
    <w:p w14:paraId="6625BC95" w14:textId="46DF2F9E" w:rsidR="0042493E" w:rsidRPr="0062102A" w:rsidRDefault="0042493E" w:rsidP="0042493E">
      <w:pPr>
        <w:pStyle w:val="EndNoteBibliography"/>
        <w:spacing w:after="0"/>
        <w:ind w:left="720" w:hanging="720"/>
        <w:rPr>
          <w:lang w:val="en-US"/>
        </w:rPr>
      </w:pPr>
      <w:r w:rsidRPr="0062102A">
        <w:rPr>
          <w:i/>
          <w:lang w:val="en-US"/>
        </w:rPr>
        <w:t>The Definitive Guide to Scrum: The Rules of the Game</w:t>
      </w:r>
      <w:r w:rsidRPr="0062102A">
        <w:rPr>
          <w:lang w:val="en-US"/>
        </w:rPr>
        <w:t xml:space="preserve">. </w:t>
      </w:r>
    </w:p>
    <w:p w14:paraId="06610ABF" w14:textId="04DB515C" w:rsidR="0042493E" w:rsidRPr="0042493E" w:rsidRDefault="0042493E" w:rsidP="0042493E">
      <w:pPr>
        <w:pStyle w:val="EndNoteBibliography"/>
        <w:spacing w:after="0"/>
        <w:ind w:left="720" w:hanging="720"/>
      </w:pPr>
      <w:r w:rsidRPr="0042493E">
        <w:t xml:space="preserve">Kommunal-, &amp; distriktsdepartementet. (u.å.). </w:t>
      </w:r>
      <w:r w:rsidRPr="0042493E">
        <w:rPr>
          <w:i/>
        </w:rPr>
        <w:t>Kartverket</w:t>
      </w:r>
      <w:r w:rsidRPr="0042493E">
        <w:t xml:space="preserve">. Regjeringen. Retrieved 3. Mai from </w:t>
      </w:r>
      <w:hyperlink r:id="rId79" w:history="1">
        <w:r w:rsidRPr="0042493E">
          <w:rPr>
            <w:rStyle w:val="Hyperlink"/>
          </w:rPr>
          <w:t>https://www.regjeringen.no/no/dep/kdd/org/etater-og-virksomheter-under-kommunal--og-distriktsdepartementet/underliggende-etater/kartverket/id85701/</w:t>
        </w:r>
      </w:hyperlink>
    </w:p>
    <w:p w14:paraId="164200A7" w14:textId="13CE4AD0" w:rsidR="0042493E" w:rsidRPr="0042493E" w:rsidRDefault="0042493E" w:rsidP="0042493E">
      <w:pPr>
        <w:pStyle w:val="EndNoteBibliography"/>
        <w:spacing w:after="0"/>
        <w:ind w:left="720" w:hanging="720"/>
      </w:pPr>
      <w:r w:rsidRPr="0042493E">
        <w:t xml:space="preserve">Kommunal-, &amp; moderniseringsdepartementet. (2018). </w:t>
      </w:r>
      <w:r w:rsidRPr="0042493E">
        <w:rPr>
          <w:i/>
        </w:rPr>
        <w:t>Alt skjer et sted - Nasjonal geodatastrategi fram mot 2025</w:t>
      </w:r>
      <w:r w:rsidRPr="0042493E">
        <w:t xml:space="preserve">. </w:t>
      </w:r>
      <w:hyperlink r:id="rId80" w:history="1">
        <w:r w:rsidRPr="0042493E">
          <w:rPr>
            <w:rStyle w:val="Hyperlink"/>
          </w:rPr>
          <w:t>https://www.regjeringen.no/contentassets/6e470654c95d411e8b1925849ec4918d/kmd_alt_skjer_et_sted_geodatastrategi.pdf</w:t>
        </w:r>
      </w:hyperlink>
    </w:p>
    <w:p w14:paraId="475E4E37" w14:textId="08DD16A6" w:rsidR="0042493E" w:rsidRPr="0042493E" w:rsidRDefault="0042493E" w:rsidP="0042493E">
      <w:pPr>
        <w:pStyle w:val="EndNoteBibliography"/>
        <w:spacing w:after="0"/>
        <w:ind w:left="720" w:hanging="720"/>
      </w:pPr>
      <w:r w:rsidRPr="0042493E">
        <w:t xml:space="preserve">Kystverket. (u.å.). </w:t>
      </w:r>
      <w:r w:rsidRPr="0042493E">
        <w:rPr>
          <w:i/>
        </w:rPr>
        <w:t>AIS - Automatisk identifikasjonssystem</w:t>
      </w:r>
      <w:r w:rsidRPr="0042493E">
        <w:t xml:space="preserve">. Retrieved 3. Mai from </w:t>
      </w:r>
      <w:hyperlink r:id="rId81" w:history="1">
        <w:r w:rsidRPr="0042493E">
          <w:rPr>
            <w:rStyle w:val="Hyperlink"/>
          </w:rPr>
          <w:t>https://www.kystverket.no/sjotransport-og-havn/ais/</w:t>
        </w:r>
      </w:hyperlink>
    </w:p>
    <w:p w14:paraId="70E0606E" w14:textId="1C860C0B" w:rsidR="0042493E" w:rsidRPr="0042493E" w:rsidRDefault="0042493E" w:rsidP="0042493E">
      <w:pPr>
        <w:pStyle w:val="EndNoteBibliography"/>
        <w:spacing w:after="0"/>
        <w:ind w:left="720" w:hanging="720"/>
      </w:pPr>
      <w:r w:rsidRPr="0042493E">
        <w:lastRenderedPageBreak/>
        <w:t xml:space="preserve">Lovdata. (2010 ). </w:t>
      </w:r>
      <w:r w:rsidRPr="0042493E">
        <w:rPr>
          <w:i/>
        </w:rPr>
        <w:t>Lov om infrastruktur for geografisk informasjon (geodataloven)</w:t>
      </w:r>
      <w:r w:rsidRPr="0042493E">
        <w:t xml:space="preserve">. Retrieved 31. Januar from </w:t>
      </w:r>
      <w:hyperlink r:id="rId82" w:history="1">
        <w:r w:rsidRPr="0042493E">
          <w:rPr>
            <w:rStyle w:val="Hyperlink"/>
          </w:rPr>
          <w:t>https://lovdata.no/dokument/NL/lov/2010-09-03-56/</w:t>
        </w:r>
      </w:hyperlink>
      <w:r w:rsidRPr="0042493E">
        <w:t>§1#§1</w:t>
      </w:r>
    </w:p>
    <w:p w14:paraId="0DB914BE" w14:textId="1D791433" w:rsidR="0042493E" w:rsidRPr="0062102A" w:rsidRDefault="0042493E" w:rsidP="0042493E">
      <w:pPr>
        <w:pStyle w:val="EndNoteBibliography"/>
        <w:spacing w:after="0"/>
        <w:ind w:left="720" w:hanging="720"/>
        <w:rPr>
          <w:lang w:val="en-US"/>
        </w:rPr>
      </w:pPr>
      <w:r w:rsidRPr="0042493E">
        <w:t xml:space="preserve">Microsoft. (2025, 05/02/2025). </w:t>
      </w:r>
      <w:r w:rsidRPr="0042493E">
        <w:rPr>
          <w:i/>
        </w:rPr>
        <w:t>Eksportere Dataverse-data i Delta Lake-format</w:t>
      </w:r>
      <w:r w:rsidRPr="0042493E">
        <w:t xml:space="preserve">. </w:t>
      </w:r>
      <w:r w:rsidRPr="0062102A">
        <w:rPr>
          <w:lang w:val="en-US"/>
        </w:rPr>
        <w:t xml:space="preserve">Retrieved 20. Febraur from </w:t>
      </w:r>
      <w:hyperlink r:id="rId83" w:history="1">
        <w:r w:rsidRPr="0062102A">
          <w:rPr>
            <w:rStyle w:val="Hyperlink"/>
            <w:lang w:val="en-US"/>
          </w:rPr>
          <w:t>https://learn.microsoft.com/nb-no/power-apps/maker/data-platform/azure-synapse-link-delta-lake</w:t>
        </w:r>
      </w:hyperlink>
    </w:p>
    <w:p w14:paraId="7EC9A84D" w14:textId="311FFFD5" w:rsidR="0042493E" w:rsidRPr="0062102A" w:rsidRDefault="0042493E" w:rsidP="0042493E">
      <w:pPr>
        <w:pStyle w:val="EndNoteBibliography"/>
        <w:spacing w:after="0"/>
        <w:ind w:left="720" w:hanging="720"/>
        <w:rPr>
          <w:lang w:val="en-US"/>
        </w:rPr>
      </w:pPr>
      <w:r w:rsidRPr="0062102A">
        <w:rPr>
          <w:lang w:val="en-US"/>
        </w:rPr>
        <w:t xml:space="preserve">Microsoft Teams. (u.å.). </w:t>
      </w:r>
      <w:r w:rsidRPr="0062102A">
        <w:rPr>
          <w:i/>
          <w:lang w:val="en-US"/>
        </w:rPr>
        <w:t>Microsoft Teams</w:t>
      </w:r>
      <w:r w:rsidRPr="0062102A">
        <w:rPr>
          <w:lang w:val="en-US"/>
        </w:rPr>
        <w:t xml:space="preserve">. </w:t>
      </w:r>
      <w:hyperlink r:id="rId84" w:history="1">
        <w:r w:rsidRPr="0062102A">
          <w:rPr>
            <w:rStyle w:val="Hyperlink"/>
            <w:lang w:val="en-US"/>
          </w:rPr>
          <w:t>https://www.microsoft.com/nb-no/microsoft-teams/log-in?market=no</w:t>
        </w:r>
      </w:hyperlink>
    </w:p>
    <w:p w14:paraId="5B722A21" w14:textId="29CF17BD" w:rsidR="0042493E" w:rsidRPr="0062102A" w:rsidRDefault="0042493E" w:rsidP="0042493E">
      <w:pPr>
        <w:pStyle w:val="EndNoteBibliography"/>
        <w:spacing w:after="0"/>
        <w:ind w:left="720" w:hanging="720"/>
        <w:rPr>
          <w:lang w:val="en-US"/>
        </w:rPr>
      </w:pPr>
      <w:r w:rsidRPr="0062102A">
        <w:rPr>
          <w:lang w:val="en-US"/>
        </w:rPr>
        <w:t xml:space="preserve">Microsoft Word. (u.å.). </w:t>
      </w:r>
      <w:r w:rsidRPr="0062102A">
        <w:rPr>
          <w:i/>
          <w:lang w:val="en-US"/>
        </w:rPr>
        <w:t>Microsoft Word</w:t>
      </w:r>
      <w:r w:rsidRPr="0062102A">
        <w:rPr>
          <w:lang w:val="en-US"/>
        </w:rPr>
        <w:t xml:space="preserve">. </w:t>
      </w:r>
      <w:hyperlink r:id="rId85" w:history="1">
        <w:r w:rsidRPr="0062102A">
          <w:rPr>
            <w:rStyle w:val="Hyperlink"/>
            <w:lang w:val="en-US"/>
          </w:rPr>
          <w:t>https://www.microsoft.com/nb-no/microsoft-365/word?market=no</w:t>
        </w:r>
      </w:hyperlink>
    </w:p>
    <w:p w14:paraId="2889BEE3" w14:textId="3F677C90" w:rsidR="0042493E" w:rsidRPr="0042493E" w:rsidRDefault="0042493E" w:rsidP="0042493E">
      <w:pPr>
        <w:pStyle w:val="EndNoteBibliography"/>
        <w:spacing w:after="0"/>
        <w:ind w:left="720" w:hanging="720"/>
      </w:pPr>
      <w:r w:rsidRPr="0062102A">
        <w:rPr>
          <w:lang w:val="en-US"/>
        </w:rPr>
        <w:t xml:space="preserve">Miller, K. (u.å.). </w:t>
      </w:r>
      <w:r w:rsidRPr="0062102A">
        <w:rPr>
          <w:i/>
          <w:lang w:val="en-US"/>
        </w:rPr>
        <w:t>Sharing Geospatial Data Effectively</w:t>
      </w:r>
      <w:r w:rsidRPr="0062102A">
        <w:rPr>
          <w:lang w:val="en-US"/>
        </w:rPr>
        <w:t xml:space="preserve">. Solv3d. </w:t>
      </w:r>
      <w:r w:rsidRPr="0042493E">
        <w:t xml:space="preserve">Retrieved 3. Mai from </w:t>
      </w:r>
      <w:hyperlink r:id="rId86" w:history="1">
        <w:r w:rsidRPr="0042493E">
          <w:rPr>
            <w:rStyle w:val="Hyperlink"/>
          </w:rPr>
          <w:t>https://solv3d.com/sharing-geospatial-data-effectively/</w:t>
        </w:r>
      </w:hyperlink>
    </w:p>
    <w:p w14:paraId="329A2566" w14:textId="592DC9EE" w:rsidR="0042493E" w:rsidRPr="0042493E" w:rsidRDefault="0042493E" w:rsidP="0042493E">
      <w:pPr>
        <w:pStyle w:val="EndNoteBibliography"/>
        <w:spacing w:after="0"/>
        <w:ind w:left="720" w:hanging="720"/>
      </w:pPr>
      <w:r w:rsidRPr="0042493E">
        <w:t xml:space="preserve">Miro. (u.å.). </w:t>
      </w:r>
      <w:r w:rsidRPr="0042493E">
        <w:rPr>
          <w:i/>
        </w:rPr>
        <w:t>Innovasjon på en ny måte</w:t>
      </w:r>
      <w:r w:rsidRPr="0042493E">
        <w:t xml:space="preserve">. </w:t>
      </w:r>
      <w:hyperlink r:id="rId87" w:history="1">
        <w:r w:rsidRPr="0042493E">
          <w:rPr>
            <w:rStyle w:val="Hyperlink"/>
          </w:rPr>
          <w:t>https://miro.com/nb/</w:t>
        </w:r>
      </w:hyperlink>
    </w:p>
    <w:p w14:paraId="6B6B75BE" w14:textId="3CC7ABBF" w:rsidR="0042493E" w:rsidRPr="0062102A" w:rsidRDefault="0042493E" w:rsidP="0042493E">
      <w:pPr>
        <w:pStyle w:val="EndNoteBibliography"/>
        <w:spacing w:after="0"/>
        <w:ind w:left="720" w:hanging="720"/>
        <w:rPr>
          <w:lang w:val="en-US"/>
        </w:rPr>
      </w:pPr>
      <w:r w:rsidRPr="0062102A">
        <w:rPr>
          <w:lang w:val="en-US"/>
        </w:rPr>
        <w:t xml:space="preserve">Morandini, M., Coleti, T. A., Oliveira, E., &amp; Corrêa, P. L. P. (2021). Considerations about the efficiency and sufficiency of the utilization of the Scrum methodology: A survey for analyzing results for development teams. </w:t>
      </w:r>
      <w:r w:rsidRPr="0062102A">
        <w:rPr>
          <w:i/>
          <w:lang w:val="en-US"/>
        </w:rPr>
        <w:t>Computer Science Review</w:t>
      </w:r>
      <w:r w:rsidRPr="0062102A">
        <w:rPr>
          <w:lang w:val="en-US"/>
        </w:rPr>
        <w:t>,</w:t>
      </w:r>
      <w:r w:rsidRPr="0062102A">
        <w:rPr>
          <w:i/>
          <w:lang w:val="en-US"/>
        </w:rPr>
        <w:t xml:space="preserve"> 39</w:t>
      </w:r>
      <w:r w:rsidRPr="0062102A">
        <w:rPr>
          <w:lang w:val="en-US"/>
        </w:rPr>
        <w:t xml:space="preserve">, 100314. </w:t>
      </w:r>
      <w:hyperlink r:id="rId88" w:history="1">
        <w:r w:rsidRPr="0062102A">
          <w:rPr>
            <w:rStyle w:val="Hyperlink"/>
            <w:lang w:val="en-US"/>
          </w:rPr>
          <w:t>https://doi.org/https://doi.org/10.1016/j.cosrev.2020.100314</w:t>
        </w:r>
      </w:hyperlink>
      <w:r w:rsidRPr="0062102A">
        <w:rPr>
          <w:lang w:val="en-US"/>
        </w:rPr>
        <w:t xml:space="preserve"> </w:t>
      </w:r>
    </w:p>
    <w:p w14:paraId="16C5ACE0" w14:textId="36B50244" w:rsidR="0042493E" w:rsidRPr="0062102A" w:rsidRDefault="0042493E" w:rsidP="0042493E">
      <w:pPr>
        <w:pStyle w:val="EndNoteBibliography"/>
        <w:spacing w:after="0"/>
        <w:ind w:left="720" w:hanging="720"/>
        <w:rPr>
          <w:lang w:val="en-US"/>
        </w:rPr>
      </w:pPr>
      <w:r w:rsidRPr="0062102A">
        <w:rPr>
          <w:lang w:val="en-US"/>
        </w:rPr>
        <w:t xml:space="preserve">Norkart. (u.å.). </w:t>
      </w:r>
      <w:r w:rsidRPr="0062102A">
        <w:rPr>
          <w:i/>
          <w:lang w:val="en-US"/>
        </w:rPr>
        <w:t>Om Norkart</w:t>
      </w:r>
      <w:r w:rsidRPr="0062102A">
        <w:rPr>
          <w:lang w:val="en-US"/>
        </w:rPr>
        <w:t xml:space="preserve">. Retrieved 3. Mai from </w:t>
      </w:r>
      <w:hyperlink r:id="rId89" w:history="1">
        <w:r w:rsidRPr="0062102A">
          <w:rPr>
            <w:rStyle w:val="Hyperlink"/>
            <w:lang w:val="en-US"/>
          </w:rPr>
          <w:t>https://www.norkart.no/om-oss</w:t>
        </w:r>
      </w:hyperlink>
    </w:p>
    <w:p w14:paraId="460DC39E" w14:textId="5D94D8A7" w:rsidR="0042493E" w:rsidRPr="0062102A" w:rsidRDefault="0042493E" w:rsidP="0042493E">
      <w:pPr>
        <w:pStyle w:val="EndNoteBibliography"/>
        <w:spacing w:after="0"/>
        <w:ind w:left="720" w:hanging="720"/>
        <w:rPr>
          <w:lang w:val="en-US"/>
        </w:rPr>
      </w:pPr>
      <w:r w:rsidRPr="0062102A">
        <w:rPr>
          <w:lang w:val="en-US"/>
        </w:rPr>
        <w:t xml:space="preserve">Pálma, D. (2024, 01/07/2025). </w:t>
      </w:r>
      <w:r w:rsidRPr="0062102A">
        <w:rPr>
          <w:i/>
          <w:lang w:val="en-US"/>
        </w:rPr>
        <w:t>Apache Parquet for Data Engineers: Optimized Data Storage</w:t>
      </w:r>
      <w:r w:rsidRPr="0062102A">
        <w:rPr>
          <w:lang w:val="en-US"/>
        </w:rPr>
        <w:t xml:space="preserve">. </w:t>
      </w:r>
      <w:hyperlink r:id="rId90" w:history="1">
        <w:r w:rsidRPr="0062102A">
          <w:rPr>
            <w:rStyle w:val="Hyperlink"/>
            <w:lang w:val="en-US"/>
          </w:rPr>
          <w:t>https://estuary.dev/blog/apache-parquet-for-data-engineers/</w:t>
        </w:r>
      </w:hyperlink>
    </w:p>
    <w:p w14:paraId="0CC4FDD5" w14:textId="473138FC" w:rsidR="0042493E" w:rsidRPr="0062102A" w:rsidRDefault="0042493E" w:rsidP="0042493E">
      <w:pPr>
        <w:pStyle w:val="EndNoteBibliography"/>
        <w:spacing w:after="0"/>
        <w:ind w:left="720" w:hanging="720"/>
        <w:rPr>
          <w:lang w:val="en-US"/>
        </w:rPr>
      </w:pPr>
      <w:r w:rsidRPr="0062102A">
        <w:rPr>
          <w:lang w:val="en-US"/>
        </w:rPr>
        <w:t xml:space="preserve">pandas. (u.å.). </w:t>
      </w:r>
      <w:r w:rsidRPr="0062102A">
        <w:rPr>
          <w:i/>
          <w:lang w:val="en-US"/>
        </w:rPr>
        <w:t>Scaling to large datasets</w:t>
      </w:r>
      <w:r w:rsidRPr="0062102A">
        <w:rPr>
          <w:lang w:val="en-US"/>
        </w:rPr>
        <w:t xml:space="preserve">. </w:t>
      </w:r>
      <w:hyperlink r:id="rId91" w:history="1">
        <w:r w:rsidRPr="0062102A">
          <w:rPr>
            <w:rStyle w:val="Hyperlink"/>
            <w:lang w:val="en-US"/>
          </w:rPr>
          <w:t>https://pandas.pydata.org/docs/user_guide/scale.html</w:t>
        </w:r>
      </w:hyperlink>
    </w:p>
    <w:p w14:paraId="3B64F71B" w14:textId="2794A001" w:rsidR="0042493E" w:rsidRPr="0062102A" w:rsidRDefault="0042493E" w:rsidP="0042493E">
      <w:pPr>
        <w:pStyle w:val="EndNoteBibliography"/>
        <w:spacing w:after="0"/>
        <w:ind w:left="720" w:hanging="720"/>
        <w:rPr>
          <w:lang w:val="en-US"/>
        </w:rPr>
      </w:pPr>
      <w:r w:rsidRPr="0062102A">
        <w:rPr>
          <w:lang w:val="en-US"/>
        </w:rPr>
        <w:t xml:space="preserve">Pyproj. (u.å.). </w:t>
      </w:r>
      <w:r w:rsidRPr="0062102A">
        <w:rPr>
          <w:i/>
          <w:lang w:val="en-US"/>
        </w:rPr>
        <w:t>pyproj 3.7.1 documentation</w:t>
      </w:r>
      <w:r w:rsidRPr="0062102A">
        <w:rPr>
          <w:lang w:val="en-US"/>
        </w:rPr>
        <w:t xml:space="preserve">. </w:t>
      </w:r>
      <w:hyperlink r:id="rId92" w:history="1">
        <w:r w:rsidRPr="0062102A">
          <w:rPr>
            <w:rStyle w:val="Hyperlink"/>
            <w:lang w:val="en-US"/>
          </w:rPr>
          <w:t>https://pyproj4.github.io/pyproj/stable/</w:t>
        </w:r>
      </w:hyperlink>
    </w:p>
    <w:p w14:paraId="6812F009" w14:textId="27AEB175" w:rsidR="0042493E" w:rsidRPr="0062102A" w:rsidRDefault="0042493E" w:rsidP="0042493E">
      <w:pPr>
        <w:pStyle w:val="EndNoteBibliography"/>
        <w:spacing w:after="0"/>
        <w:ind w:left="720" w:hanging="720"/>
        <w:rPr>
          <w:lang w:val="en-US"/>
        </w:rPr>
      </w:pPr>
      <w:r w:rsidRPr="0062102A">
        <w:rPr>
          <w:lang w:val="en-US"/>
        </w:rPr>
        <w:t xml:space="preserve">Python. (u.å.). </w:t>
      </w:r>
      <w:r w:rsidRPr="0062102A">
        <w:rPr>
          <w:i/>
          <w:lang w:val="en-US"/>
        </w:rPr>
        <w:t>Welcome to Python.org</w:t>
      </w:r>
      <w:r w:rsidRPr="0062102A">
        <w:rPr>
          <w:lang w:val="en-US"/>
        </w:rPr>
        <w:t xml:space="preserve">. </w:t>
      </w:r>
      <w:hyperlink r:id="rId93" w:history="1">
        <w:r w:rsidRPr="0062102A">
          <w:rPr>
            <w:rStyle w:val="Hyperlink"/>
            <w:lang w:val="en-US"/>
          </w:rPr>
          <w:t>https://www.python.org</w:t>
        </w:r>
      </w:hyperlink>
    </w:p>
    <w:p w14:paraId="4F04C1E2" w14:textId="76BDD87F" w:rsidR="0042493E" w:rsidRPr="0042493E" w:rsidRDefault="0042493E" w:rsidP="0042493E">
      <w:pPr>
        <w:pStyle w:val="EndNoteBibliography"/>
        <w:spacing w:after="0"/>
        <w:ind w:left="720" w:hanging="720"/>
      </w:pPr>
      <w:r w:rsidRPr="0042493E">
        <w:t xml:space="preserve">Rackbeat. (2024). </w:t>
      </w:r>
      <w:r w:rsidRPr="0042493E">
        <w:rPr>
          <w:i/>
        </w:rPr>
        <w:t>Kapasitetsplanlegging</w:t>
      </w:r>
      <w:r w:rsidRPr="0042493E">
        <w:t xml:space="preserve">. Retrieved 3. Mai from </w:t>
      </w:r>
      <w:hyperlink r:id="rId94" w:history="1">
        <w:r w:rsidRPr="0042493E">
          <w:rPr>
            <w:rStyle w:val="Hyperlink"/>
          </w:rPr>
          <w:t>https://rackbeat.com/no/glossaries/kapasitetsplanlegging/</w:t>
        </w:r>
      </w:hyperlink>
    </w:p>
    <w:p w14:paraId="6006DAC6" w14:textId="4D6C2A63" w:rsidR="0042493E" w:rsidRPr="00002BE5" w:rsidRDefault="0042493E" w:rsidP="0042493E">
      <w:pPr>
        <w:pStyle w:val="EndNoteBibliography"/>
        <w:spacing w:after="0"/>
        <w:ind w:left="720" w:hanging="720"/>
        <w:rPr>
          <w:lang w:val="en-GB"/>
        </w:rPr>
      </w:pPr>
      <w:r w:rsidRPr="0042493E">
        <w:t xml:space="preserve">Regjeringen. (u.å.). </w:t>
      </w:r>
      <w:r w:rsidRPr="0042493E">
        <w:rPr>
          <w:i/>
        </w:rPr>
        <w:t>Bærekraftsmålene</w:t>
      </w:r>
      <w:r w:rsidRPr="0042493E">
        <w:t xml:space="preserve">. Retrieved 6. </w:t>
      </w:r>
      <w:r w:rsidRPr="00002BE5">
        <w:rPr>
          <w:lang w:val="en-GB"/>
        </w:rPr>
        <w:t xml:space="preserve">Mai from </w:t>
      </w:r>
      <w:hyperlink r:id="rId95" w:history="1">
        <w:r w:rsidRPr="0042493E">
          <w:rPr>
            <w:rStyle w:val="Hyperlink"/>
            <w:lang w:val="en-GB"/>
          </w:rPr>
          <w:t>https://www.regjeringen.no/no/tema/fns-barekraftsmal/id2590133/</w:t>
        </w:r>
      </w:hyperlink>
    </w:p>
    <w:p w14:paraId="638B53CA" w14:textId="7110C0B8" w:rsidR="0042493E" w:rsidRPr="00002BE5" w:rsidRDefault="0042493E" w:rsidP="0042493E">
      <w:pPr>
        <w:pStyle w:val="EndNoteBibliography"/>
        <w:spacing w:after="0"/>
        <w:ind w:left="720" w:hanging="720"/>
        <w:rPr>
          <w:lang w:val="en-GB"/>
        </w:rPr>
      </w:pPr>
      <w:r w:rsidRPr="00002BE5">
        <w:rPr>
          <w:lang w:val="en-GB"/>
        </w:rPr>
        <w:t xml:space="preserve">Roadmunk. (u.å.). </w:t>
      </w:r>
      <w:r w:rsidRPr="0042493E">
        <w:rPr>
          <w:i/>
          <w:lang w:val="en-GB"/>
        </w:rPr>
        <w:t>What is a roadmap?</w:t>
      </w:r>
      <w:r w:rsidRPr="00002BE5">
        <w:rPr>
          <w:lang w:val="en-GB"/>
        </w:rPr>
        <w:t xml:space="preserve"> Retrieved 3. Mai from </w:t>
      </w:r>
      <w:hyperlink r:id="rId96" w:history="1">
        <w:r w:rsidRPr="0042493E">
          <w:rPr>
            <w:rStyle w:val="Hyperlink"/>
            <w:lang w:val="en-GB"/>
          </w:rPr>
          <w:t>https://roadmunk.com/guides/roadmap-definition/</w:t>
        </w:r>
      </w:hyperlink>
    </w:p>
    <w:p w14:paraId="4B55F979" w14:textId="24753FEA" w:rsidR="0042493E" w:rsidRPr="00002BE5" w:rsidRDefault="0042493E" w:rsidP="0042493E">
      <w:pPr>
        <w:pStyle w:val="EndNoteBibliography"/>
        <w:spacing w:after="0"/>
        <w:ind w:left="720" w:hanging="720"/>
        <w:rPr>
          <w:lang w:val="en-GB"/>
        </w:rPr>
      </w:pPr>
      <w:r w:rsidRPr="00002BE5">
        <w:rPr>
          <w:lang w:val="en-GB"/>
        </w:rPr>
        <w:t xml:space="preserve">Scrum.org. (u.å.). </w:t>
      </w:r>
      <w:r w:rsidRPr="0042493E">
        <w:rPr>
          <w:i/>
          <w:lang w:val="en-GB"/>
        </w:rPr>
        <w:t>What is a Sprint?</w:t>
      </w:r>
      <w:r w:rsidRPr="00002BE5">
        <w:rPr>
          <w:lang w:val="en-GB"/>
        </w:rPr>
        <w:t xml:space="preserve"> Scrum.org. Retrieved 3. Mai from </w:t>
      </w:r>
      <w:hyperlink r:id="rId97" w:history="1">
        <w:r w:rsidRPr="0042493E">
          <w:rPr>
            <w:rStyle w:val="Hyperlink"/>
            <w:lang w:val="en-GB"/>
          </w:rPr>
          <w:t>https://www.scrum.org/resources/what-is-a-sprint-in-scrum</w:t>
        </w:r>
      </w:hyperlink>
    </w:p>
    <w:p w14:paraId="76AAA0C4" w14:textId="5F46AC44" w:rsidR="0042493E" w:rsidRPr="00002BE5" w:rsidRDefault="0042493E" w:rsidP="0042493E">
      <w:pPr>
        <w:pStyle w:val="EndNoteBibliography"/>
        <w:spacing w:after="0"/>
        <w:ind w:left="720" w:hanging="720"/>
        <w:rPr>
          <w:lang w:val="en-GB"/>
        </w:rPr>
      </w:pPr>
      <w:r w:rsidRPr="00002BE5">
        <w:rPr>
          <w:lang w:val="en-GB"/>
        </w:rPr>
        <w:t xml:space="preserve">Shapely. (u.å.). </w:t>
      </w:r>
      <w:r w:rsidRPr="0042493E">
        <w:rPr>
          <w:i/>
          <w:lang w:val="en-GB"/>
        </w:rPr>
        <w:t>Shapely 2.1.0 documentation</w:t>
      </w:r>
      <w:r w:rsidRPr="00002BE5">
        <w:rPr>
          <w:lang w:val="en-GB"/>
        </w:rPr>
        <w:t xml:space="preserve">. </w:t>
      </w:r>
      <w:hyperlink r:id="rId98" w:history="1">
        <w:r w:rsidRPr="0042493E">
          <w:rPr>
            <w:rStyle w:val="Hyperlink"/>
            <w:lang w:val="en-GB"/>
          </w:rPr>
          <w:t>https://shapely.readthedocs.io/en/stable/</w:t>
        </w:r>
      </w:hyperlink>
    </w:p>
    <w:p w14:paraId="293E247D" w14:textId="7C731F0A" w:rsidR="0042493E" w:rsidRPr="00002BE5" w:rsidRDefault="0042493E" w:rsidP="0042493E">
      <w:pPr>
        <w:pStyle w:val="EndNoteBibliography"/>
        <w:spacing w:after="0"/>
        <w:ind w:left="720" w:hanging="720"/>
        <w:rPr>
          <w:lang w:val="en-GB"/>
        </w:rPr>
      </w:pPr>
      <w:r w:rsidRPr="00002BE5">
        <w:rPr>
          <w:lang w:val="en-GB"/>
        </w:rPr>
        <w:t xml:space="preserve">Slack. (u.å.). </w:t>
      </w:r>
      <w:r w:rsidRPr="0042493E">
        <w:rPr>
          <w:i/>
          <w:lang w:val="en-GB"/>
        </w:rPr>
        <w:t>AI Work Management &amp; Productivity Tools</w:t>
      </w:r>
      <w:r w:rsidRPr="00002BE5">
        <w:rPr>
          <w:lang w:val="en-GB"/>
        </w:rPr>
        <w:t xml:space="preserve">. </w:t>
      </w:r>
      <w:hyperlink r:id="rId99" w:history="1">
        <w:r w:rsidRPr="0042493E">
          <w:rPr>
            <w:rStyle w:val="Hyperlink"/>
            <w:lang w:val="en-GB"/>
          </w:rPr>
          <w:t>https://slack.com</w:t>
        </w:r>
      </w:hyperlink>
    </w:p>
    <w:p w14:paraId="423A22DF" w14:textId="131DF77A" w:rsidR="0042493E" w:rsidRPr="00002BE5" w:rsidRDefault="0042493E" w:rsidP="0042493E">
      <w:pPr>
        <w:pStyle w:val="EndNoteBibliography"/>
        <w:spacing w:after="0"/>
        <w:ind w:left="720" w:hanging="720"/>
        <w:rPr>
          <w:lang w:val="en-GB"/>
        </w:rPr>
      </w:pPr>
      <w:r w:rsidRPr="00002BE5">
        <w:rPr>
          <w:lang w:val="en-GB"/>
        </w:rPr>
        <w:t xml:space="preserve">Späti, S. (2025, 26/02/2025). </w:t>
      </w:r>
      <w:r w:rsidRPr="0042493E">
        <w:rPr>
          <w:i/>
          <w:lang w:val="en-GB"/>
        </w:rPr>
        <w:t>A Beginner’s Guide to Geospatial with DuckDB Spatial and MotherDuck</w:t>
      </w:r>
      <w:r w:rsidRPr="00002BE5">
        <w:rPr>
          <w:lang w:val="en-GB"/>
        </w:rPr>
        <w:t xml:space="preserve">. </w:t>
      </w:r>
      <w:hyperlink r:id="rId100" w:history="1">
        <w:r w:rsidRPr="0042493E">
          <w:rPr>
            <w:rStyle w:val="Hyperlink"/>
            <w:lang w:val="en-GB"/>
          </w:rPr>
          <w:t>https://motherduck.com/blog/geospatial-for-beginner-duckdb-spatial-motherduck/</w:t>
        </w:r>
      </w:hyperlink>
    </w:p>
    <w:p w14:paraId="5958F22B" w14:textId="47C8350D" w:rsidR="0042493E" w:rsidRPr="00002BE5" w:rsidRDefault="0042493E" w:rsidP="0042493E">
      <w:pPr>
        <w:pStyle w:val="EndNoteBibliography"/>
        <w:spacing w:after="0"/>
        <w:ind w:left="720" w:hanging="720"/>
        <w:rPr>
          <w:lang w:val="en-GB"/>
        </w:rPr>
      </w:pPr>
      <w:r w:rsidRPr="0042493E">
        <w:t xml:space="preserve">Tietoevry. (u.å.). </w:t>
      </w:r>
      <w:r w:rsidRPr="0042493E">
        <w:rPr>
          <w:i/>
        </w:rPr>
        <w:t>Vi har gjort det til vårt oppdrag å gjøre verden til et bedre sted</w:t>
      </w:r>
      <w:r w:rsidRPr="0042493E">
        <w:t xml:space="preserve">. </w:t>
      </w:r>
      <w:r w:rsidRPr="00002BE5">
        <w:rPr>
          <w:lang w:val="en-GB"/>
        </w:rPr>
        <w:t xml:space="preserve">Retrieved 3. Mai from </w:t>
      </w:r>
      <w:hyperlink r:id="rId101" w:history="1">
        <w:r w:rsidRPr="0042493E">
          <w:rPr>
            <w:rStyle w:val="Hyperlink"/>
            <w:lang w:val="en-GB"/>
          </w:rPr>
          <w:t>https://www.tietoevry.com/no/om-oss/om-tietoevry/</w:t>
        </w:r>
      </w:hyperlink>
    </w:p>
    <w:p w14:paraId="151F621E" w14:textId="67F71771" w:rsidR="0042493E" w:rsidRPr="00002BE5" w:rsidRDefault="0042493E" w:rsidP="0042493E">
      <w:pPr>
        <w:pStyle w:val="EndNoteBibliography"/>
        <w:spacing w:after="0"/>
        <w:ind w:left="720" w:hanging="720"/>
        <w:rPr>
          <w:lang w:val="en-GB"/>
        </w:rPr>
      </w:pPr>
      <w:r w:rsidRPr="00002BE5">
        <w:rPr>
          <w:lang w:val="en-GB"/>
        </w:rPr>
        <w:lastRenderedPageBreak/>
        <w:t xml:space="preserve">Trello. (u.å.–a). </w:t>
      </w:r>
      <w:r w:rsidRPr="0042493E">
        <w:rPr>
          <w:i/>
          <w:lang w:val="en-GB"/>
        </w:rPr>
        <w:t>Capture, organize, and tackle your to-dos from anywhere</w:t>
      </w:r>
      <w:r w:rsidRPr="00002BE5">
        <w:rPr>
          <w:lang w:val="en-GB"/>
        </w:rPr>
        <w:t xml:space="preserve">. Retrieved 20. Januar from </w:t>
      </w:r>
      <w:hyperlink r:id="rId102" w:history="1">
        <w:r w:rsidRPr="0042493E">
          <w:rPr>
            <w:rStyle w:val="Hyperlink"/>
            <w:lang w:val="en-GB"/>
          </w:rPr>
          <w:t>https://www.google.com/search?client=opera-gx&amp;q=Trello&amp;sourceid=opera&amp;ie=UTF-8&amp;oe=UTF-8</w:t>
        </w:r>
      </w:hyperlink>
    </w:p>
    <w:p w14:paraId="5C7993E8" w14:textId="7B328C86" w:rsidR="0042493E" w:rsidRPr="0062102A" w:rsidRDefault="0042493E" w:rsidP="0042493E">
      <w:pPr>
        <w:pStyle w:val="EndNoteBibliography"/>
        <w:spacing w:after="0"/>
        <w:ind w:left="720" w:hanging="720"/>
      </w:pPr>
      <w:r w:rsidRPr="00002BE5">
        <w:rPr>
          <w:lang w:val="en-GB"/>
        </w:rPr>
        <w:t xml:space="preserve">Trello. (u.å.–b). </w:t>
      </w:r>
      <w:r w:rsidRPr="0042493E">
        <w:rPr>
          <w:i/>
          <w:lang w:val="en-GB"/>
        </w:rPr>
        <w:t>Learn Trello board basics</w:t>
      </w:r>
      <w:r w:rsidRPr="00002BE5">
        <w:rPr>
          <w:lang w:val="en-GB"/>
        </w:rPr>
        <w:t xml:space="preserve">. </w:t>
      </w:r>
      <w:r w:rsidRPr="0062102A">
        <w:t xml:space="preserve">Retrieved 20. </w:t>
      </w:r>
    </w:p>
    <w:p w14:paraId="1B4B1435" w14:textId="0C01B3E8" w:rsidR="0042493E" w:rsidRPr="00CD7ACC" w:rsidRDefault="0042493E" w:rsidP="0042493E">
      <w:pPr>
        <w:pStyle w:val="EndNoteBibliography"/>
        <w:spacing w:after="0"/>
        <w:ind w:left="720" w:hanging="720"/>
      </w:pPr>
      <w:r w:rsidRPr="0062102A">
        <w:t xml:space="preserve">UiA. (u.å.). </w:t>
      </w:r>
      <w:r w:rsidRPr="0042493E">
        <w:rPr>
          <w:i/>
        </w:rPr>
        <w:t>Fakta og historie</w:t>
      </w:r>
      <w:r w:rsidRPr="0042493E">
        <w:t xml:space="preserve">. </w:t>
      </w:r>
      <w:r w:rsidRPr="00CD7ACC">
        <w:t xml:space="preserve">Retrieved 3. Mai from </w:t>
      </w:r>
      <w:hyperlink r:id="rId103" w:history="1">
        <w:r w:rsidRPr="00CD7ACC">
          <w:rPr>
            <w:rStyle w:val="Hyperlink"/>
          </w:rPr>
          <w:t>https://www.uia.no/om-uia/fakta-og-historie/</w:t>
        </w:r>
      </w:hyperlink>
    </w:p>
    <w:p w14:paraId="6004799A" w14:textId="5A373984" w:rsidR="0042493E" w:rsidRPr="00002BE5" w:rsidRDefault="0042493E" w:rsidP="0042493E">
      <w:pPr>
        <w:pStyle w:val="EndNoteBibliography"/>
        <w:ind w:left="720" w:hanging="720"/>
        <w:rPr>
          <w:lang w:val="en-GB"/>
        </w:rPr>
      </w:pPr>
      <w:r w:rsidRPr="00002BE5">
        <w:rPr>
          <w:lang w:val="en-GB"/>
        </w:rPr>
        <w:t xml:space="preserve">Williams, H. (2022, 23/02/2022). </w:t>
      </w:r>
      <w:r w:rsidRPr="0042493E">
        <w:rPr>
          <w:i/>
          <w:lang w:val="en-GB"/>
        </w:rPr>
        <w:t>Kicking the Tires: Flatgeobuf</w:t>
      </w:r>
      <w:r w:rsidRPr="00002BE5">
        <w:rPr>
          <w:lang w:val="en-GB"/>
        </w:rPr>
        <w:t xml:space="preserve">. </w:t>
      </w:r>
      <w:hyperlink r:id="rId104" w:history="1">
        <w:r w:rsidRPr="0042493E">
          <w:rPr>
            <w:rStyle w:val="Hyperlink"/>
            <w:lang w:val="en-GB"/>
          </w:rPr>
          <w:t>https://worace.works/2022/02/23/kicking-the-tires-flatgeobuf/</w:t>
        </w:r>
      </w:hyperlink>
    </w:p>
    <w:p w14:paraId="12535E2A" w14:textId="49D3DE50" w:rsidR="009E542B" w:rsidRPr="00002BE5" w:rsidRDefault="00693EF2" w:rsidP="00693EF2">
      <w:pPr>
        <w:spacing w:before="0" w:after="160"/>
        <w:rPr>
          <w:lang w:val="en-GB"/>
        </w:rPr>
      </w:pPr>
      <w:r w:rsidRPr="001308F7">
        <w:fldChar w:fldCharType="end"/>
      </w:r>
      <w:r w:rsidR="009E542B" w:rsidRPr="00002BE5">
        <w:rPr>
          <w:lang w:val="en-GB"/>
        </w:rPr>
        <w:br w:type="page"/>
      </w:r>
    </w:p>
    <w:p w14:paraId="586F65FF" w14:textId="5E1D3F03" w:rsidR="009E542B" w:rsidRPr="001308F7" w:rsidRDefault="009E542B" w:rsidP="009E542B">
      <w:pPr>
        <w:pStyle w:val="Heading1"/>
        <w:rPr>
          <w:lang w:val="nb-NO"/>
        </w:rPr>
      </w:pPr>
      <w:bookmarkStart w:id="205" w:name="_Toc198047595"/>
      <w:r w:rsidRPr="001308F7">
        <w:rPr>
          <w:lang w:val="nb-NO"/>
        </w:rPr>
        <w:lastRenderedPageBreak/>
        <w:t>Vedlegg</w:t>
      </w:r>
      <w:bookmarkEnd w:id="205"/>
    </w:p>
    <w:p w14:paraId="470B41FD" w14:textId="7E7E6049" w:rsidR="00746A36" w:rsidRPr="001308F7" w:rsidRDefault="00100829" w:rsidP="00746A36">
      <w:pPr>
        <w:pStyle w:val="Heading2"/>
      </w:pPr>
      <w:bookmarkStart w:id="206" w:name="_Ref197812529"/>
      <w:bookmarkStart w:id="207" w:name="_Toc198047596"/>
      <w:r w:rsidRPr="001308F7">
        <w:t xml:space="preserve">Vedlegg - </w:t>
      </w:r>
      <w:r w:rsidR="00746A36" w:rsidRPr="001308F7">
        <w:t>Gruppekontakt</w:t>
      </w:r>
      <w:bookmarkEnd w:id="206"/>
      <w:bookmarkEnd w:id="207"/>
      <w:r w:rsidR="00746A36" w:rsidRPr="001308F7">
        <w:t>  </w:t>
      </w:r>
    </w:p>
    <w:p w14:paraId="15EF72CF" w14:textId="77777777" w:rsidR="00746A36" w:rsidRPr="001308F7" w:rsidRDefault="00746A36" w:rsidP="00746A36">
      <w:r w:rsidRPr="001308F7">
        <w:t>Vi, Techtroll som består av medlemmene:  </w:t>
      </w:r>
    </w:p>
    <w:p w14:paraId="1E143842" w14:textId="77777777" w:rsidR="00746A36" w:rsidRPr="00E75176" w:rsidRDefault="00746A36" w:rsidP="00DA0CA7">
      <w:pPr>
        <w:pStyle w:val="ListParagraph"/>
        <w:numPr>
          <w:ilvl w:val="0"/>
          <w:numId w:val="26"/>
        </w:numPr>
      </w:pPr>
      <w:r w:rsidRPr="00E75176">
        <w:rPr>
          <w:b/>
          <w:bCs/>
        </w:rPr>
        <w:t>Leder</w:t>
      </w:r>
      <w:r w:rsidRPr="00E75176">
        <w:t>: Andrine Celine Flatby </w:t>
      </w:r>
    </w:p>
    <w:p w14:paraId="08BEF347" w14:textId="77777777" w:rsidR="00746A36" w:rsidRPr="00E75176" w:rsidRDefault="00746A36" w:rsidP="00DA0CA7">
      <w:pPr>
        <w:pStyle w:val="ListParagraph"/>
        <w:numPr>
          <w:ilvl w:val="0"/>
          <w:numId w:val="26"/>
        </w:numPr>
      </w:pPr>
      <w:r w:rsidRPr="00E75176">
        <w:rPr>
          <w:b/>
          <w:bCs/>
        </w:rPr>
        <w:t>Nestleder</w:t>
      </w:r>
      <w:r w:rsidRPr="00E75176">
        <w:t>: Johanne Kildal Haakenstad </w:t>
      </w:r>
    </w:p>
    <w:p w14:paraId="2087A038" w14:textId="77777777" w:rsidR="00746A36" w:rsidRPr="00E75176" w:rsidRDefault="00746A36" w:rsidP="00DA0CA7">
      <w:pPr>
        <w:pStyle w:val="ListParagraph"/>
        <w:numPr>
          <w:ilvl w:val="0"/>
          <w:numId w:val="26"/>
        </w:numPr>
      </w:pPr>
      <w:r w:rsidRPr="00E75176">
        <w:rPr>
          <w:b/>
          <w:bCs/>
        </w:rPr>
        <w:t>Utvikler</w:t>
      </w:r>
      <w:r w:rsidRPr="00E75176">
        <w:t>: Vinh Vu Ai Nguyen </w:t>
      </w:r>
    </w:p>
    <w:p w14:paraId="0E1A4B61" w14:textId="77777777" w:rsidR="00746A36" w:rsidRPr="00E75176" w:rsidRDefault="00746A36" w:rsidP="00DA0CA7">
      <w:pPr>
        <w:pStyle w:val="ListParagraph"/>
        <w:numPr>
          <w:ilvl w:val="0"/>
          <w:numId w:val="26"/>
        </w:numPr>
      </w:pPr>
      <w:r w:rsidRPr="00E75176">
        <w:rPr>
          <w:b/>
          <w:bCs/>
        </w:rPr>
        <w:t>Utvikler</w:t>
      </w:r>
      <w:r w:rsidRPr="00E75176">
        <w:t>: Christine Nilsen </w:t>
      </w:r>
    </w:p>
    <w:p w14:paraId="21CA8336" w14:textId="77777777" w:rsidR="00746A36" w:rsidRPr="00E75176" w:rsidRDefault="00746A36" w:rsidP="00DA0CA7">
      <w:pPr>
        <w:pStyle w:val="ListParagraph"/>
        <w:numPr>
          <w:ilvl w:val="0"/>
          <w:numId w:val="26"/>
        </w:numPr>
      </w:pPr>
      <w:r w:rsidRPr="00E75176">
        <w:rPr>
          <w:b/>
          <w:bCs/>
        </w:rPr>
        <w:t>Utvikler</w:t>
      </w:r>
      <w:r w:rsidRPr="00E75176">
        <w:t>: Ine Antonsen </w:t>
      </w:r>
    </w:p>
    <w:p w14:paraId="4F3027A0" w14:textId="77777777" w:rsidR="00746A36" w:rsidRPr="001308F7" w:rsidRDefault="00746A36" w:rsidP="00746A36">
      <w:r w:rsidRPr="001308F7">
        <w:t>Skal jobbe sammen om gruppearbeid i det seksten semesteret i studiet IT og informasjonssystemer. Vi skal samarbeide i følgende emne: IS-218, IS-304 og IS-305. </w:t>
      </w:r>
    </w:p>
    <w:p w14:paraId="056CF288" w14:textId="77777777" w:rsidR="00746A36" w:rsidRPr="001308F7" w:rsidRDefault="00746A36" w:rsidP="00746A36">
      <w:r w:rsidRPr="001308F7">
        <w:t>Denne kontrakten etablerer retningslinjer og forventninger for samarbeidet i bachelorprosjektet. </w:t>
      </w:r>
    </w:p>
    <w:p w14:paraId="3FA0F0DF" w14:textId="77777777" w:rsidR="00746A36" w:rsidRPr="001308F7" w:rsidRDefault="00746A36" w:rsidP="00746A36">
      <w:pPr>
        <w:rPr>
          <w:b/>
          <w:sz w:val="28"/>
          <w:szCs w:val="28"/>
        </w:rPr>
      </w:pPr>
      <w:r w:rsidRPr="001308F7">
        <w:rPr>
          <w:b/>
          <w:sz w:val="28"/>
          <w:szCs w:val="28"/>
        </w:rPr>
        <w:t>Bakgrunn og motivasjon </w:t>
      </w:r>
    </w:p>
    <w:p w14:paraId="2E982CC4" w14:textId="29AF09A9" w:rsidR="00746A36" w:rsidRPr="001308F7" w:rsidRDefault="00746A36" w:rsidP="00746A36">
      <w:r w:rsidRPr="001308F7">
        <w:t>Vi som gruppe ønsker å lære om og mestre læremålene som er oppgitt på canvas. Gruppekontakten ble opprettet og gått igjennom 14.01.2025, der gruppemedlemmene ble enige om retningslinjer for det videre arbeidet innenfor det seksten semesteret i studiet IT og informasjonssystemer.  </w:t>
      </w:r>
    </w:p>
    <w:p w14:paraId="1EFA3019" w14:textId="77777777" w:rsidR="00746A36" w:rsidRPr="001308F7" w:rsidRDefault="00746A36" w:rsidP="00746A36">
      <w:pPr>
        <w:rPr>
          <w:b/>
          <w:sz w:val="32"/>
          <w:szCs w:val="32"/>
        </w:rPr>
      </w:pPr>
      <w:r w:rsidRPr="001308F7">
        <w:rPr>
          <w:b/>
          <w:sz w:val="28"/>
          <w:szCs w:val="28"/>
        </w:rPr>
        <w:t>Mål og forventinger </w:t>
      </w:r>
    </w:p>
    <w:p w14:paraId="7F140133" w14:textId="77777777" w:rsidR="00746A36" w:rsidRPr="00E75176" w:rsidRDefault="00746A36" w:rsidP="00DA0CA7">
      <w:pPr>
        <w:pStyle w:val="ListParagraph"/>
        <w:numPr>
          <w:ilvl w:val="0"/>
          <w:numId w:val="25"/>
        </w:numPr>
      </w:pPr>
      <w:r w:rsidRPr="00E75176">
        <w:t>Gruppen skal jobbe mot å levere et produkt av høy kvalitet, med fokus på både funksjonalitet og brukeropplevelse. </w:t>
      </w:r>
    </w:p>
    <w:p w14:paraId="3D7F04BA" w14:textId="77777777" w:rsidR="00746A36" w:rsidRPr="00E75176" w:rsidRDefault="00746A36" w:rsidP="00DA0CA7">
      <w:pPr>
        <w:pStyle w:val="ListParagraph"/>
        <w:numPr>
          <w:ilvl w:val="0"/>
          <w:numId w:val="25"/>
        </w:numPr>
      </w:pPr>
      <w:r w:rsidRPr="00E75176">
        <w:t>Vi forventer at alle medlemmer bidrar aktivt og gir konstruktive tilbakemeldinger til hverandre. </w:t>
      </w:r>
    </w:p>
    <w:p w14:paraId="4CE52F82" w14:textId="77777777" w:rsidR="00746A36" w:rsidRPr="00E75176" w:rsidRDefault="00746A36" w:rsidP="00DA0CA7">
      <w:pPr>
        <w:pStyle w:val="ListParagraph"/>
        <w:numPr>
          <w:ilvl w:val="0"/>
          <w:numId w:val="25"/>
        </w:numPr>
      </w:pPr>
      <w:r w:rsidRPr="00E75176">
        <w:t>Konflikter og problemer skal tas opp så tidlig som mulig for å unngå større utfordringer senere. </w:t>
      </w:r>
    </w:p>
    <w:p w14:paraId="0F5C6333" w14:textId="77777777" w:rsidR="00746A36" w:rsidRPr="001308F7" w:rsidRDefault="00746A36" w:rsidP="00746A36">
      <w:pPr>
        <w:rPr>
          <w:b/>
          <w:sz w:val="28"/>
          <w:szCs w:val="28"/>
        </w:rPr>
      </w:pPr>
      <w:r w:rsidRPr="001308F7">
        <w:rPr>
          <w:b/>
          <w:sz w:val="28"/>
          <w:szCs w:val="28"/>
        </w:rPr>
        <w:t>Gruppens regler: </w:t>
      </w:r>
    </w:p>
    <w:p w14:paraId="66564E40" w14:textId="77777777" w:rsidR="00746A36" w:rsidRPr="00E75176" w:rsidRDefault="00746A36" w:rsidP="00DA0CA7">
      <w:pPr>
        <w:pStyle w:val="ListParagraph"/>
        <w:numPr>
          <w:ilvl w:val="0"/>
          <w:numId w:val="24"/>
        </w:numPr>
      </w:pPr>
      <w:r w:rsidRPr="00E75176">
        <w:t>Alle avgjørelser skal gjøre i fellesskap. </w:t>
      </w:r>
    </w:p>
    <w:p w14:paraId="1804EC55" w14:textId="77777777" w:rsidR="00746A36" w:rsidRPr="00E75176" w:rsidRDefault="00746A36" w:rsidP="00DA0CA7">
      <w:pPr>
        <w:pStyle w:val="ListParagraph"/>
        <w:numPr>
          <w:ilvl w:val="0"/>
          <w:numId w:val="24"/>
        </w:numPr>
      </w:pPr>
      <w:r w:rsidRPr="00E75176">
        <w:t>Ved uenighet skal avstemming benyttes. </w:t>
      </w:r>
    </w:p>
    <w:p w14:paraId="0FEB2EC1" w14:textId="77777777" w:rsidR="00746A36" w:rsidRPr="00E75176" w:rsidRDefault="00746A36" w:rsidP="00DA0CA7">
      <w:pPr>
        <w:pStyle w:val="ListParagraph"/>
        <w:numPr>
          <w:ilvl w:val="0"/>
          <w:numId w:val="24"/>
        </w:numPr>
      </w:pPr>
      <w:r w:rsidRPr="00E75176">
        <w:t>Alt produsert materiale skal ha backup, og korrekturleses av minst et annet gruppemedlem. </w:t>
      </w:r>
    </w:p>
    <w:p w14:paraId="4C6D6C97" w14:textId="77777777" w:rsidR="00746A36" w:rsidRPr="00E75176" w:rsidRDefault="00746A36" w:rsidP="00DA0CA7">
      <w:pPr>
        <w:pStyle w:val="ListParagraph"/>
        <w:numPr>
          <w:ilvl w:val="0"/>
          <w:numId w:val="24"/>
        </w:numPr>
      </w:pPr>
      <w:r w:rsidRPr="00E75176">
        <w:t>Informasjon til gruppemedlemmer utenom planlagte møter skal sendes på Discord. </w:t>
      </w:r>
    </w:p>
    <w:p w14:paraId="1CEBCBD4" w14:textId="77777777" w:rsidR="00746A36" w:rsidRPr="00E75176" w:rsidRDefault="00746A36" w:rsidP="00DA0CA7">
      <w:pPr>
        <w:pStyle w:val="ListParagraph"/>
        <w:numPr>
          <w:ilvl w:val="0"/>
          <w:numId w:val="24"/>
        </w:numPr>
      </w:pPr>
      <w:r w:rsidRPr="00E75176">
        <w:lastRenderedPageBreak/>
        <w:t>Møteplikt på alle møter, unntak ved gyldig fravær (f.eks. sykdom) med melding av fravær.  </w:t>
      </w:r>
    </w:p>
    <w:p w14:paraId="1CF737DE" w14:textId="77777777" w:rsidR="00746A36" w:rsidRPr="00E75176" w:rsidRDefault="00746A36" w:rsidP="00DA0CA7">
      <w:pPr>
        <w:pStyle w:val="ListParagraph"/>
        <w:numPr>
          <w:ilvl w:val="0"/>
          <w:numId w:val="24"/>
        </w:numPr>
      </w:pPr>
      <w:r w:rsidRPr="00E75176">
        <w:t>Har kontor tid ifra 9-15, med mindre det er avtalt møter tidligere/senere utenom kontortiden. </w:t>
      </w:r>
    </w:p>
    <w:p w14:paraId="1C493642" w14:textId="003BABCE" w:rsidR="00746A36" w:rsidRPr="00E75176" w:rsidRDefault="00746A36" w:rsidP="00DA0CA7">
      <w:pPr>
        <w:pStyle w:val="ListParagraph"/>
        <w:numPr>
          <w:ilvl w:val="0"/>
          <w:numId w:val="24"/>
        </w:numPr>
      </w:pPr>
      <w:r w:rsidRPr="00E75176">
        <w:t>Hvert enkelt gruppemedlem plikter å fullføre tildelte oppgaver til oppsatt tid. Dersom dette ikke lar seg gjøre skal gruppeleder og/eller nestleder informeres så tidlig som mulig. Gjentatte overtredelser kan medføre at mentor og fagpersonell blir informert, noe som kan skape konsekvenser for vedrørende gruppemedlemmer.  </w:t>
      </w:r>
    </w:p>
    <w:p w14:paraId="3FB35213" w14:textId="77777777" w:rsidR="00746A36" w:rsidRPr="001308F7" w:rsidRDefault="00746A36" w:rsidP="00746A36">
      <w:pPr>
        <w:rPr>
          <w:b/>
          <w:sz w:val="28"/>
          <w:szCs w:val="28"/>
        </w:rPr>
      </w:pPr>
      <w:r w:rsidRPr="001308F7">
        <w:rPr>
          <w:b/>
          <w:sz w:val="28"/>
          <w:szCs w:val="28"/>
        </w:rPr>
        <w:t>Bestemmelser om fremmøte og samarbeid  </w:t>
      </w:r>
    </w:p>
    <w:p w14:paraId="5D608369" w14:textId="77777777" w:rsidR="00746A36" w:rsidRPr="001308F7" w:rsidRDefault="00746A36" w:rsidP="00746A36">
      <w:r w:rsidRPr="001308F7">
        <w:t>Jeg forplikter meg overfor gruppen min, til at jeg vil: </w:t>
      </w:r>
    </w:p>
    <w:p w14:paraId="5A9E2B2F" w14:textId="77777777" w:rsidR="00746A36" w:rsidRPr="001308F7" w:rsidRDefault="00746A36" w:rsidP="00DA0CA7">
      <w:pPr>
        <w:numPr>
          <w:ilvl w:val="0"/>
          <w:numId w:val="2"/>
        </w:numPr>
      </w:pPr>
      <w:r w:rsidRPr="001308F7">
        <w:t>Følge forelesninger og/eller følge pensum, og delta i gruppearbeid, samlinger og øvelser, be om/ta imot veiledning, gjøre selvstudium av litteratur og gjøre designforskning; delta aktivt i gruppearbeid med feltstudier.  </w:t>
      </w:r>
    </w:p>
    <w:p w14:paraId="00EB9454" w14:textId="77777777" w:rsidR="00746A36" w:rsidRPr="001308F7" w:rsidRDefault="00746A36" w:rsidP="00DA0CA7">
      <w:pPr>
        <w:numPr>
          <w:ilvl w:val="0"/>
          <w:numId w:val="3"/>
        </w:numPr>
      </w:pPr>
      <w:r w:rsidRPr="001308F7">
        <w:t> Respektere kravet om minst 80% frammøte og også oppgi grunn hvis jeg er forhindret. Fravær gjelder om det ikke er noe kommunikasjon/innsats mellom enkelte gruppemedlem og gruppen. Unngå fravær i henhold til gruppas kommuniserte normer. Gi beskjed om fravær om dette skulle hende. </w:t>
      </w:r>
    </w:p>
    <w:p w14:paraId="385683E5" w14:textId="77777777" w:rsidR="00746A36" w:rsidRPr="001308F7" w:rsidRDefault="00746A36" w:rsidP="00DA0CA7">
      <w:pPr>
        <w:numPr>
          <w:ilvl w:val="0"/>
          <w:numId w:val="4"/>
        </w:numPr>
      </w:pPr>
      <w:r w:rsidRPr="001308F7">
        <w:t>Overholde frister og levere oppgaver som avtalt innen fristene. Sørge for at arbeid fordeles jevnt mellom gruppemedlemmer, men samtidig utnytte hver enkelt students spesielle ferdigheter og bakgrunn. </w:t>
      </w:r>
    </w:p>
    <w:p w14:paraId="03D4B402" w14:textId="77777777" w:rsidR="00746A36" w:rsidRPr="001308F7" w:rsidRDefault="00746A36" w:rsidP="00746A36">
      <w:pPr>
        <w:rPr>
          <w:b/>
          <w:sz w:val="28"/>
          <w:szCs w:val="28"/>
        </w:rPr>
      </w:pPr>
      <w:r w:rsidRPr="001308F7">
        <w:rPr>
          <w:b/>
          <w:sz w:val="28"/>
          <w:szCs w:val="28"/>
        </w:rPr>
        <w:t>Andre bestemmelser</w:t>
      </w:r>
    </w:p>
    <w:p w14:paraId="72209713" w14:textId="77777777" w:rsidR="00746A36" w:rsidRPr="00E75176" w:rsidRDefault="00746A36" w:rsidP="00DA0CA7">
      <w:pPr>
        <w:pStyle w:val="ListParagraph"/>
        <w:numPr>
          <w:ilvl w:val="0"/>
          <w:numId w:val="21"/>
        </w:numPr>
      </w:pPr>
      <w:r w:rsidRPr="00E75176">
        <w:t>Leder: </w:t>
      </w:r>
    </w:p>
    <w:p w14:paraId="145DABD5" w14:textId="77777777" w:rsidR="00746A36" w:rsidRPr="00E75176" w:rsidRDefault="00746A36" w:rsidP="00DA0CA7">
      <w:pPr>
        <w:pStyle w:val="ListParagraph"/>
        <w:numPr>
          <w:ilvl w:val="0"/>
          <w:numId w:val="5"/>
        </w:numPr>
        <w:tabs>
          <w:tab w:val="clear" w:pos="720"/>
          <w:tab w:val="num" w:pos="1080"/>
        </w:tabs>
        <w:ind w:left="1080"/>
      </w:pPr>
      <w:r w:rsidRPr="00E75176">
        <w:t>Overordnet ansvar for prosjektets fremdrift. </w:t>
      </w:r>
    </w:p>
    <w:p w14:paraId="598FD2EB" w14:textId="77777777" w:rsidR="00746A36" w:rsidRPr="00E75176" w:rsidRDefault="00746A36" w:rsidP="00DA0CA7">
      <w:pPr>
        <w:pStyle w:val="ListParagraph"/>
        <w:numPr>
          <w:ilvl w:val="0"/>
          <w:numId w:val="6"/>
        </w:numPr>
        <w:tabs>
          <w:tab w:val="clear" w:pos="720"/>
          <w:tab w:val="num" w:pos="1080"/>
        </w:tabs>
        <w:ind w:left="1080"/>
      </w:pPr>
      <w:r w:rsidRPr="00E75176">
        <w:t>Koordinere møter og sikre at alle medlemmer er informert. </w:t>
      </w:r>
    </w:p>
    <w:p w14:paraId="5EDCCCB8" w14:textId="77777777" w:rsidR="00746A36" w:rsidRPr="00E75176" w:rsidRDefault="00746A36" w:rsidP="00DA0CA7">
      <w:pPr>
        <w:pStyle w:val="ListParagraph"/>
        <w:numPr>
          <w:ilvl w:val="0"/>
          <w:numId w:val="7"/>
        </w:numPr>
        <w:tabs>
          <w:tab w:val="clear" w:pos="720"/>
          <w:tab w:val="num" w:pos="1080"/>
        </w:tabs>
        <w:ind w:left="1080"/>
      </w:pPr>
      <w:r w:rsidRPr="00E75176">
        <w:t>Representere gruppen i kommunikasjon med eksterne parter. </w:t>
      </w:r>
    </w:p>
    <w:p w14:paraId="79DC122B" w14:textId="77777777" w:rsidR="00746A36" w:rsidRPr="00E75176" w:rsidRDefault="00746A36" w:rsidP="00DA0CA7">
      <w:pPr>
        <w:pStyle w:val="ListParagraph"/>
        <w:numPr>
          <w:ilvl w:val="0"/>
          <w:numId w:val="8"/>
        </w:numPr>
        <w:tabs>
          <w:tab w:val="clear" w:pos="720"/>
          <w:tab w:val="num" w:pos="1080"/>
        </w:tabs>
        <w:ind w:left="1080"/>
      </w:pPr>
      <w:r w:rsidRPr="00E75176">
        <w:t>Utdeling av arbeidsoppgaver </w:t>
      </w:r>
    </w:p>
    <w:p w14:paraId="44589AF5" w14:textId="77777777" w:rsidR="00746A36" w:rsidRPr="00E75176" w:rsidRDefault="00746A36" w:rsidP="00DA0CA7">
      <w:pPr>
        <w:pStyle w:val="ListParagraph"/>
        <w:numPr>
          <w:ilvl w:val="0"/>
          <w:numId w:val="9"/>
        </w:numPr>
        <w:tabs>
          <w:tab w:val="clear" w:pos="720"/>
          <w:tab w:val="num" w:pos="1080"/>
        </w:tabs>
        <w:ind w:left="1080"/>
      </w:pPr>
      <w:r w:rsidRPr="00E75176">
        <w:t>Få i gang diskusjoner. </w:t>
      </w:r>
    </w:p>
    <w:p w14:paraId="628D59B3" w14:textId="77777777" w:rsidR="00746A36" w:rsidRPr="00E75176" w:rsidRDefault="00746A36" w:rsidP="00DA0CA7">
      <w:pPr>
        <w:pStyle w:val="ListParagraph"/>
        <w:numPr>
          <w:ilvl w:val="0"/>
          <w:numId w:val="10"/>
        </w:numPr>
        <w:tabs>
          <w:tab w:val="clear" w:pos="720"/>
          <w:tab w:val="num" w:pos="1080"/>
        </w:tabs>
        <w:ind w:left="1080"/>
      </w:pPr>
      <w:r w:rsidRPr="00E75176">
        <w:t>Sørge for at alle blir sett og er aktiv i gruppediskusjoner. </w:t>
      </w:r>
    </w:p>
    <w:p w14:paraId="667A035D" w14:textId="102B273F" w:rsidR="00746A36" w:rsidRPr="00E75176" w:rsidRDefault="00746A36" w:rsidP="00DA0CA7">
      <w:pPr>
        <w:pStyle w:val="ListParagraph"/>
        <w:numPr>
          <w:ilvl w:val="0"/>
          <w:numId w:val="10"/>
        </w:numPr>
        <w:tabs>
          <w:tab w:val="clear" w:pos="720"/>
          <w:tab w:val="num" w:pos="1080"/>
        </w:tabs>
        <w:ind w:left="1080"/>
      </w:pPr>
      <w:r w:rsidRPr="00E75176">
        <w:t>Å ha kontroll og informere om fremdrift av oppgaver/prosjekter. </w:t>
      </w:r>
    </w:p>
    <w:p w14:paraId="1847D274" w14:textId="77777777" w:rsidR="00746A36" w:rsidRPr="00E75176" w:rsidRDefault="00746A36" w:rsidP="00DA0CA7">
      <w:pPr>
        <w:pStyle w:val="ListParagraph"/>
        <w:numPr>
          <w:ilvl w:val="0"/>
          <w:numId w:val="21"/>
        </w:numPr>
      </w:pPr>
      <w:r w:rsidRPr="00E75176">
        <w:t>Nestleder: </w:t>
      </w:r>
    </w:p>
    <w:p w14:paraId="28592077" w14:textId="77777777" w:rsidR="00746A36" w:rsidRPr="00E75176" w:rsidRDefault="00746A36" w:rsidP="00DA0CA7">
      <w:pPr>
        <w:pStyle w:val="ListParagraph"/>
        <w:numPr>
          <w:ilvl w:val="0"/>
          <w:numId w:val="11"/>
        </w:numPr>
        <w:tabs>
          <w:tab w:val="clear" w:pos="720"/>
          <w:tab w:val="num" w:pos="1080"/>
        </w:tabs>
        <w:ind w:left="1080"/>
      </w:pPr>
      <w:r w:rsidRPr="00E75176">
        <w:t>Dersom gruppeleder blir syk, utfør de ovennevnte oppgavene. </w:t>
      </w:r>
    </w:p>
    <w:p w14:paraId="0CBE77DB" w14:textId="77777777" w:rsidR="00746A36" w:rsidRPr="00E75176" w:rsidRDefault="00746A36" w:rsidP="00DA0CA7">
      <w:pPr>
        <w:pStyle w:val="ListParagraph"/>
        <w:numPr>
          <w:ilvl w:val="0"/>
          <w:numId w:val="12"/>
        </w:numPr>
        <w:tabs>
          <w:tab w:val="clear" w:pos="720"/>
          <w:tab w:val="num" w:pos="1080"/>
        </w:tabs>
        <w:ind w:left="1080"/>
      </w:pPr>
      <w:r w:rsidRPr="00E75176">
        <w:t>Støtte lederen i alle oppgaver. </w:t>
      </w:r>
    </w:p>
    <w:p w14:paraId="14C47A00" w14:textId="77777777" w:rsidR="00746A36" w:rsidRPr="00E75176" w:rsidRDefault="00746A36" w:rsidP="00DA0CA7">
      <w:pPr>
        <w:pStyle w:val="ListParagraph"/>
        <w:numPr>
          <w:ilvl w:val="0"/>
          <w:numId w:val="13"/>
        </w:numPr>
        <w:tabs>
          <w:tab w:val="clear" w:pos="720"/>
          <w:tab w:val="num" w:pos="1080"/>
        </w:tabs>
        <w:ind w:left="1080"/>
      </w:pPr>
      <w:r w:rsidRPr="00E75176">
        <w:t>Ta over lederens ansvar ved fravær. </w:t>
      </w:r>
    </w:p>
    <w:p w14:paraId="66B30571" w14:textId="77777777" w:rsidR="00746A36" w:rsidRPr="00E75176" w:rsidRDefault="00746A36" w:rsidP="00DA0CA7">
      <w:pPr>
        <w:pStyle w:val="ListParagraph"/>
        <w:numPr>
          <w:ilvl w:val="0"/>
          <w:numId w:val="22"/>
        </w:numPr>
      </w:pPr>
      <w:r w:rsidRPr="00E75176">
        <w:t>Bidra til problemløsning og beslutningstaking. </w:t>
      </w:r>
    </w:p>
    <w:p w14:paraId="2842F633" w14:textId="13B918F1" w:rsidR="00746A36" w:rsidRPr="00E75176" w:rsidRDefault="00746A36" w:rsidP="00DA0CA7">
      <w:pPr>
        <w:pStyle w:val="ListParagraph"/>
        <w:numPr>
          <w:ilvl w:val="0"/>
          <w:numId w:val="22"/>
        </w:numPr>
      </w:pPr>
      <w:r w:rsidRPr="00E75176">
        <w:lastRenderedPageBreak/>
        <w:t>scrummaster </w:t>
      </w:r>
    </w:p>
    <w:p w14:paraId="7B381A49" w14:textId="2138CFE0" w:rsidR="00746A36" w:rsidRPr="00E75176" w:rsidRDefault="00746A36" w:rsidP="00DA0CA7">
      <w:pPr>
        <w:pStyle w:val="ListParagraph"/>
        <w:numPr>
          <w:ilvl w:val="0"/>
          <w:numId w:val="21"/>
        </w:numPr>
      </w:pPr>
      <w:r w:rsidRPr="00E75176">
        <w:t>Utvikler: </w:t>
      </w:r>
    </w:p>
    <w:p w14:paraId="4F8F4B91" w14:textId="77777777" w:rsidR="00746A36" w:rsidRPr="00E75176" w:rsidRDefault="00746A36" w:rsidP="00DA0CA7">
      <w:pPr>
        <w:pStyle w:val="ListParagraph"/>
        <w:numPr>
          <w:ilvl w:val="0"/>
          <w:numId w:val="14"/>
        </w:numPr>
        <w:tabs>
          <w:tab w:val="clear" w:pos="720"/>
          <w:tab w:val="num" w:pos="1080"/>
        </w:tabs>
        <w:ind w:left="1080"/>
      </w:pPr>
      <w:r w:rsidRPr="00E75176">
        <w:t>Utvikle og vedlikeholde server-side logikk. </w:t>
      </w:r>
    </w:p>
    <w:p w14:paraId="4909C48A" w14:textId="77777777" w:rsidR="00746A36" w:rsidRPr="00E75176" w:rsidRDefault="00746A36" w:rsidP="00DA0CA7">
      <w:pPr>
        <w:pStyle w:val="ListParagraph"/>
        <w:numPr>
          <w:ilvl w:val="0"/>
          <w:numId w:val="15"/>
        </w:numPr>
        <w:tabs>
          <w:tab w:val="clear" w:pos="720"/>
          <w:tab w:val="num" w:pos="1080"/>
        </w:tabs>
        <w:ind w:left="1080"/>
      </w:pPr>
      <w:r w:rsidRPr="00E75176">
        <w:t>Sikre at databaser og servere fungerer optimalt. </w:t>
      </w:r>
    </w:p>
    <w:p w14:paraId="5BA5486C" w14:textId="77777777" w:rsidR="00746A36" w:rsidRPr="00E75176" w:rsidRDefault="00746A36" w:rsidP="00DA0CA7">
      <w:pPr>
        <w:pStyle w:val="ListParagraph"/>
        <w:numPr>
          <w:ilvl w:val="0"/>
          <w:numId w:val="16"/>
        </w:numPr>
        <w:tabs>
          <w:tab w:val="clear" w:pos="720"/>
          <w:tab w:val="num" w:pos="1080"/>
        </w:tabs>
        <w:ind w:left="1080"/>
      </w:pPr>
      <w:r w:rsidRPr="00E75176">
        <w:t>Samarbeide med frontend-ansvarlig for å integrere systemer. </w:t>
      </w:r>
    </w:p>
    <w:p w14:paraId="7D2B0052" w14:textId="77777777" w:rsidR="00746A36" w:rsidRPr="00E75176" w:rsidRDefault="00746A36" w:rsidP="00DA0CA7">
      <w:pPr>
        <w:pStyle w:val="ListParagraph"/>
        <w:numPr>
          <w:ilvl w:val="0"/>
          <w:numId w:val="17"/>
        </w:numPr>
        <w:tabs>
          <w:tab w:val="clear" w:pos="720"/>
          <w:tab w:val="num" w:pos="1080"/>
        </w:tabs>
        <w:ind w:left="1080"/>
      </w:pPr>
      <w:r w:rsidRPr="00E75176">
        <w:t>Utvikle og vedlikeholde brukergrensesnittet. </w:t>
      </w:r>
    </w:p>
    <w:p w14:paraId="58D54768" w14:textId="77777777" w:rsidR="00746A36" w:rsidRPr="00E75176" w:rsidRDefault="00746A36" w:rsidP="00DA0CA7">
      <w:pPr>
        <w:pStyle w:val="ListParagraph"/>
        <w:numPr>
          <w:ilvl w:val="0"/>
          <w:numId w:val="18"/>
        </w:numPr>
        <w:tabs>
          <w:tab w:val="clear" w:pos="720"/>
          <w:tab w:val="num" w:pos="1080"/>
        </w:tabs>
        <w:ind w:left="1080"/>
      </w:pPr>
      <w:r w:rsidRPr="00E75176">
        <w:t>Sikre at designet er responsivt og brukervennlig. </w:t>
      </w:r>
    </w:p>
    <w:p w14:paraId="2EF9CCBE" w14:textId="77777777" w:rsidR="00746A36" w:rsidRPr="00E75176" w:rsidRDefault="00746A36" w:rsidP="00DA0CA7">
      <w:pPr>
        <w:pStyle w:val="ListParagraph"/>
        <w:numPr>
          <w:ilvl w:val="0"/>
          <w:numId w:val="19"/>
        </w:numPr>
        <w:tabs>
          <w:tab w:val="clear" w:pos="720"/>
          <w:tab w:val="num" w:pos="1080"/>
        </w:tabs>
        <w:ind w:left="1080"/>
      </w:pPr>
      <w:r w:rsidRPr="00E75176">
        <w:t>Ansvarlig for brukeropplevelse og design. </w:t>
      </w:r>
    </w:p>
    <w:p w14:paraId="5A79038C" w14:textId="77777777" w:rsidR="00746A36" w:rsidRPr="00E75176" w:rsidRDefault="00746A36" w:rsidP="00DA0CA7">
      <w:pPr>
        <w:pStyle w:val="ListParagraph"/>
        <w:numPr>
          <w:ilvl w:val="0"/>
          <w:numId w:val="20"/>
        </w:numPr>
        <w:tabs>
          <w:tab w:val="clear" w:pos="720"/>
          <w:tab w:val="num" w:pos="1080"/>
        </w:tabs>
        <w:ind w:left="1080"/>
      </w:pPr>
      <w:r w:rsidRPr="00E75176">
        <w:t>Gjennomføre brukertester og samle tilbakemeldinger. </w:t>
      </w:r>
    </w:p>
    <w:p w14:paraId="4B025784" w14:textId="77777777" w:rsidR="00746A36" w:rsidRPr="00E75176" w:rsidRDefault="00746A36" w:rsidP="00DA0CA7">
      <w:pPr>
        <w:pStyle w:val="ListParagraph"/>
        <w:numPr>
          <w:ilvl w:val="0"/>
          <w:numId w:val="20"/>
        </w:numPr>
        <w:tabs>
          <w:tab w:val="clear" w:pos="720"/>
          <w:tab w:val="num" w:pos="1080"/>
        </w:tabs>
        <w:ind w:left="1080"/>
      </w:pPr>
      <w:r w:rsidRPr="00E75176">
        <w:t>Sikre at produktet oppfyller kvalitetsstandarder. </w:t>
      </w:r>
    </w:p>
    <w:p w14:paraId="3B07FB2E" w14:textId="2B22BC8E" w:rsidR="00746A36" w:rsidRPr="00E75176" w:rsidRDefault="00746A36" w:rsidP="00DA0CA7">
      <w:pPr>
        <w:pStyle w:val="ListParagraph"/>
        <w:numPr>
          <w:ilvl w:val="0"/>
          <w:numId w:val="21"/>
        </w:numPr>
      </w:pPr>
      <w:r w:rsidRPr="00E75176">
        <w:t>Alle: </w:t>
      </w:r>
    </w:p>
    <w:p w14:paraId="5A702869" w14:textId="78DCC393" w:rsidR="00746A36" w:rsidRPr="00E75176" w:rsidRDefault="00746A36" w:rsidP="00DA0CA7">
      <w:pPr>
        <w:pStyle w:val="ListParagraph"/>
        <w:numPr>
          <w:ilvl w:val="0"/>
          <w:numId w:val="23"/>
        </w:numPr>
      </w:pPr>
      <w:r w:rsidRPr="00E75176">
        <w:t>Skrive notater fra møtene </w:t>
      </w:r>
    </w:p>
    <w:p w14:paraId="1BCB1D3D" w14:textId="77777777" w:rsidR="00746A36" w:rsidRPr="001308F7" w:rsidRDefault="00746A36" w:rsidP="00746A36">
      <w:r w:rsidRPr="001308F7">
        <w:t>Signatur:                                                                                                  Dato: 14.01.2025 </w:t>
      </w:r>
    </w:p>
    <w:p w14:paraId="5A2D5F83" w14:textId="1B11056A" w:rsidR="00746A36" w:rsidRPr="001308F7" w:rsidRDefault="00746A36" w:rsidP="00746A36">
      <w:r w:rsidRPr="001308F7">
        <w:rPr>
          <w:noProof/>
        </w:rPr>
        <w:drawing>
          <wp:inline distT="0" distB="0" distL="0" distR="0" wp14:anchorId="60D2452D" wp14:editId="366D52DF">
            <wp:extent cx="1752600" cy="381000"/>
            <wp:effectExtent l="0" t="0" r="0" b="0"/>
            <wp:docPr id="1626802738" name="Bilde 1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black background with a black square&#10;&#10;Description automatically generated with medium confidenc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752600" cy="381000"/>
                    </a:xfrm>
                    <a:prstGeom prst="rect">
                      <a:avLst/>
                    </a:prstGeom>
                    <a:noFill/>
                    <a:ln>
                      <a:noFill/>
                    </a:ln>
                  </pic:spPr>
                </pic:pic>
              </a:graphicData>
            </a:graphic>
          </wp:inline>
        </w:drawing>
      </w:r>
      <w:r w:rsidRPr="001308F7">
        <w:t> </w:t>
      </w:r>
    </w:p>
    <w:p w14:paraId="19B600D4" w14:textId="5F3D9A47" w:rsidR="00746A36" w:rsidRPr="001308F7" w:rsidRDefault="00746A36" w:rsidP="00746A36">
      <w:r w:rsidRPr="001308F7">
        <w:rPr>
          <w:noProof/>
        </w:rPr>
        <w:drawing>
          <wp:inline distT="0" distB="0" distL="0" distR="0" wp14:anchorId="7DB4BDB7" wp14:editId="18827134">
            <wp:extent cx="1666875" cy="485775"/>
            <wp:effectExtent l="0" t="0" r="9525" b="9525"/>
            <wp:docPr id="1824078043" name="Bilde 9" descr="Gruppe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uppe 1, Grouped obj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666875" cy="485775"/>
                    </a:xfrm>
                    <a:prstGeom prst="rect">
                      <a:avLst/>
                    </a:prstGeom>
                    <a:noFill/>
                    <a:ln>
                      <a:noFill/>
                    </a:ln>
                  </pic:spPr>
                </pic:pic>
              </a:graphicData>
            </a:graphic>
          </wp:inline>
        </w:drawing>
      </w:r>
      <w:r w:rsidRPr="001308F7">
        <w:t> </w:t>
      </w:r>
    </w:p>
    <w:p w14:paraId="764A8F7E" w14:textId="7BC074ED" w:rsidR="00746A36" w:rsidRPr="001308F7" w:rsidRDefault="00746A36" w:rsidP="00746A36">
      <w:r w:rsidRPr="001308F7">
        <w:rPr>
          <w:noProof/>
        </w:rPr>
        <w:drawing>
          <wp:inline distT="0" distB="0" distL="0" distR="0" wp14:anchorId="19DF04AD" wp14:editId="016ADD82">
            <wp:extent cx="1390650" cy="828675"/>
            <wp:effectExtent l="0" t="0" r="0" b="0"/>
            <wp:docPr id="195603914" name="Bilde 8" descr="Gruppe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uppe 1, Grouped obj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390650" cy="828675"/>
                    </a:xfrm>
                    <a:prstGeom prst="rect">
                      <a:avLst/>
                    </a:prstGeom>
                    <a:noFill/>
                    <a:ln>
                      <a:noFill/>
                    </a:ln>
                  </pic:spPr>
                </pic:pic>
              </a:graphicData>
            </a:graphic>
          </wp:inline>
        </w:drawing>
      </w:r>
      <w:r w:rsidRPr="001308F7">
        <w:t> </w:t>
      </w:r>
    </w:p>
    <w:p w14:paraId="256FC3BF" w14:textId="71593720" w:rsidR="00746A36" w:rsidRPr="001308F7" w:rsidRDefault="00746A36" w:rsidP="00746A36">
      <w:r w:rsidRPr="001308F7">
        <w:rPr>
          <w:noProof/>
        </w:rPr>
        <w:drawing>
          <wp:inline distT="0" distB="0" distL="0" distR="0" wp14:anchorId="1BC3299B" wp14:editId="0C213775">
            <wp:extent cx="1714500" cy="600075"/>
            <wp:effectExtent l="0" t="0" r="0" b="9525"/>
            <wp:docPr id="6592469" name="Bilde 7" descr="Gruppe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uppe 1, Grouped obj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14500" cy="600075"/>
                    </a:xfrm>
                    <a:prstGeom prst="rect">
                      <a:avLst/>
                    </a:prstGeom>
                    <a:noFill/>
                    <a:ln>
                      <a:noFill/>
                    </a:ln>
                  </pic:spPr>
                </pic:pic>
              </a:graphicData>
            </a:graphic>
          </wp:inline>
        </w:drawing>
      </w:r>
      <w:r w:rsidRPr="001308F7">
        <w:t> </w:t>
      </w:r>
    </w:p>
    <w:p w14:paraId="4BB52A50" w14:textId="0438392D" w:rsidR="00746A36" w:rsidRPr="001308F7" w:rsidRDefault="00746A36" w:rsidP="00746A36">
      <w:r w:rsidRPr="001308F7">
        <w:rPr>
          <w:noProof/>
        </w:rPr>
        <w:drawing>
          <wp:inline distT="0" distB="0" distL="0" distR="0" wp14:anchorId="291FE119" wp14:editId="4971F06A">
            <wp:extent cx="3886200" cy="695325"/>
            <wp:effectExtent l="0" t="0" r="0" b="9525"/>
            <wp:docPr id="1150724307" name="Bilde 6" descr="Et bilde som inneholder håndskrift, Font, kalligrafi,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24307" name="Bilde 6" descr="Et bilde som inneholder håndskrift, Font, kalligrafi, typografi&#10;&#10;KI-generert innhold kan være feil."/>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886200" cy="695325"/>
                    </a:xfrm>
                    <a:prstGeom prst="rect">
                      <a:avLst/>
                    </a:prstGeom>
                    <a:noFill/>
                    <a:ln>
                      <a:noFill/>
                    </a:ln>
                  </pic:spPr>
                </pic:pic>
              </a:graphicData>
            </a:graphic>
          </wp:inline>
        </w:drawing>
      </w:r>
      <w:r w:rsidRPr="001308F7">
        <w:t> </w:t>
      </w:r>
    </w:p>
    <w:p w14:paraId="43EF62A3" w14:textId="4E50A877" w:rsidR="0011513F" w:rsidRPr="001308F7" w:rsidRDefault="00746A36" w:rsidP="009E542B">
      <w:r w:rsidRPr="001308F7">
        <w:t> </w:t>
      </w:r>
    </w:p>
    <w:p w14:paraId="075BAB16" w14:textId="77777777" w:rsidR="0011513F" w:rsidRPr="001308F7" w:rsidRDefault="0011513F">
      <w:pPr>
        <w:spacing w:before="0" w:after="160"/>
      </w:pPr>
      <w:r w:rsidRPr="001308F7">
        <w:br w:type="page"/>
      </w:r>
    </w:p>
    <w:p w14:paraId="1387222C" w14:textId="64694426" w:rsidR="00792972" w:rsidRDefault="00792972" w:rsidP="0011513F">
      <w:pPr>
        <w:pStyle w:val="Heading2"/>
      </w:pPr>
      <w:bookmarkStart w:id="208" w:name="_Ref198037321"/>
      <w:bookmarkStart w:id="209" w:name="_Toc198047597"/>
      <w:bookmarkStart w:id="210" w:name="_Ref197957618"/>
      <w:commentRangeStart w:id="211"/>
      <w:r>
        <w:lastRenderedPageBreak/>
        <w:t xml:space="preserve">Vedlegg </w:t>
      </w:r>
      <w:r w:rsidR="006072B5">
        <w:t>–</w:t>
      </w:r>
      <w:r>
        <w:t xml:space="preserve"> Roadmap</w:t>
      </w:r>
      <w:commentRangeEnd w:id="211"/>
      <w:r w:rsidR="00316868">
        <w:rPr>
          <w:rStyle w:val="CommentReference"/>
          <w:rFonts w:eastAsiaTheme="minorEastAsia" w:cstheme="minorBidi"/>
          <w:b w:val="0"/>
        </w:rPr>
        <w:commentReference w:id="211"/>
      </w:r>
      <w:bookmarkEnd w:id="208"/>
      <w:bookmarkEnd w:id="209"/>
    </w:p>
    <w:p w14:paraId="50AF4BC1" w14:textId="3568523A" w:rsidR="006072B5" w:rsidRPr="006072B5" w:rsidRDefault="006072B5" w:rsidP="006072B5">
      <w:r w:rsidRPr="001308F7">
        <w:rPr>
          <w:noProof/>
        </w:rPr>
        <w:drawing>
          <wp:inline distT="0" distB="0" distL="0" distR="0" wp14:anchorId="7E274E89" wp14:editId="6BC5E498">
            <wp:extent cx="6353399" cy="3686860"/>
            <wp:effectExtent l="0" t="0" r="9525" b="8890"/>
            <wp:docPr id="1029331326" name="Bilde 4" descr="Et bilde som inneholder tekst, nummer, Font, design. Det viser roadmap for hele prosjekt perio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3094" name="Bilde 4" descr="Et bilde som inneholder tekst, nummer, Font, design. Det viser roadmap for hele prosjekt period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3499" cy="3692721"/>
                    </a:xfrm>
                    <a:prstGeom prst="rect">
                      <a:avLst/>
                    </a:prstGeom>
                    <a:noFill/>
                    <a:ln>
                      <a:noFill/>
                    </a:ln>
                  </pic:spPr>
                </pic:pic>
              </a:graphicData>
            </a:graphic>
          </wp:inline>
        </w:drawing>
      </w:r>
    </w:p>
    <w:p w14:paraId="64B46E2D" w14:textId="77777777" w:rsidR="00792972" w:rsidRPr="00792972" w:rsidRDefault="00792972" w:rsidP="00792972"/>
    <w:p w14:paraId="3634AFFC" w14:textId="77777777" w:rsidR="00792972" w:rsidRDefault="00792972">
      <w:pPr>
        <w:spacing w:before="0" w:after="160"/>
        <w:rPr>
          <w:rFonts w:eastAsiaTheme="majorEastAsia" w:cstheme="majorBidi"/>
          <w:b/>
          <w:sz w:val="32"/>
          <w:szCs w:val="32"/>
        </w:rPr>
      </w:pPr>
      <w:r>
        <w:br w:type="page"/>
      </w:r>
    </w:p>
    <w:p w14:paraId="1289DF85" w14:textId="78F3A603" w:rsidR="00F304AF" w:rsidRPr="001308F7" w:rsidRDefault="0011513F" w:rsidP="0011513F">
      <w:pPr>
        <w:pStyle w:val="Heading2"/>
      </w:pPr>
      <w:bookmarkStart w:id="212" w:name="_Toc198047598"/>
      <w:r w:rsidRPr="001308F7">
        <w:lastRenderedPageBreak/>
        <w:t xml:space="preserve">Vedlegg </w:t>
      </w:r>
      <w:r w:rsidR="00855F70" w:rsidRPr="001308F7">
        <w:t>– Kapasitetsplan</w:t>
      </w:r>
      <w:bookmarkEnd w:id="210"/>
      <w:bookmarkEnd w:id="212"/>
    </w:p>
    <w:p w14:paraId="78198217" w14:textId="11C6A499" w:rsidR="00855F70" w:rsidRPr="001308F7" w:rsidRDefault="00045152" w:rsidP="00855F70">
      <w:r w:rsidRPr="001308F7">
        <w:rPr>
          <w:noProof/>
        </w:rPr>
        <w:drawing>
          <wp:inline distT="0" distB="0" distL="0" distR="0" wp14:anchorId="07350EA3" wp14:editId="688877EB">
            <wp:extent cx="4611725" cy="1338681"/>
            <wp:effectExtent l="0" t="0" r="0" b="0"/>
            <wp:docPr id="2080631826" name="Bilde 1" descr="Et bilde som inneholder tekst, programvare, line,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31826" name="Bilde 1" descr="Et bilde som inneholder tekst, programvare, line, Multimedieprogramvare&#10;&#10;KI-generert innhold kan være feil."/>
                    <pic:cNvPicPr/>
                  </pic:nvPicPr>
                  <pic:blipFill>
                    <a:blip r:embed="rId110"/>
                    <a:stretch>
                      <a:fillRect/>
                    </a:stretch>
                  </pic:blipFill>
                  <pic:spPr>
                    <a:xfrm>
                      <a:off x="0" y="0"/>
                      <a:ext cx="4662551" cy="1353435"/>
                    </a:xfrm>
                    <a:prstGeom prst="rect">
                      <a:avLst/>
                    </a:prstGeom>
                  </pic:spPr>
                </pic:pic>
              </a:graphicData>
            </a:graphic>
          </wp:inline>
        </w:drawing>
      </w:r>
      <w:r w:rsidR="00EC53A4" w:rsidRPr="001308F7">
        <w:t xml:space="preserve"> </w:t>
      </w:r>
      <w:r w:rsidR="00EC53A4" w:rsidRPr="001308F7">
        <w:rPr>
          <w:noProof/>
        </w:rPr>
        <w:drawing>
          <wp:inline distT="0" distB="0" distL="0" distR="0" wp14:anchorId="6FED19FB" wp14:editId="762362F6">
            <wp:extent cx="1089964" cy="1089964"/>
            <wp:effectExtent l="0" t="0" r="0" b="0"/>
            <wp:docPr id="1342129246"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29246" name="Bilde 1" descr="Et bilde som inneholder tekst, skjermbilde, Font, nummer&#10;&#10;KI-generert innhold kan være feil."/>
                    <pic:cNvPicPr/>
                  </pic:nvPicPr>
                  <pic:blipFill>
                    <a:blip r:embed="rId111"/>
                    <a:stretch>
                      <a:fillRect/>
                    </a:stretch>
                  </pic:blipFill>
                  <pic:spPr>
                    <a:xfrm>
                      <a:off x="0" y="0"/>
                      <a:ext cx="1099471" cy="1099471"/>
                    </a:xfrm>
                    <a:prstGeom prst="rect">
                      <a:avLst/>
                    </a:prstGeom>
                  </pic:spPr>
                </pic:pic>
              </a:graphicData>
            </a:graphic>
          </wp:inline>
        </w:drawing>
      </w:r>
    </w:p>
    <w:p w14:paraId="095E1C3B" w14:textId="0F049B38" w:rsidR="003C15B2" w:rsidRPr="001308F7" w:rsidRDefault="003C15B2" w:rsidP="00855F70">
      <w:r w:rsidRPr="001308F7">
        <w:rPr>
          <w:noProof/>
        </w:rPr>
        <w:drawing>
          <wp:inline distT="0" distB="0" distL="0" distR="0" wp14:anchorId="3EC3792D" wp14:editId="52EB396D">
            <wp:extent cx="5943600" cy="1782445"/>
            <wp:effectExtent l="0" t="0" r="0" b="8255"/>
            <wp:docPr id="909919280" name="Bilde 1" descr="Et bilde som inneholder tekst, programvare, lin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19280" name="Bilde 1" descr="Et bilde som inneholder tekst, programvare, line, nummer&#10;&#10;KI-generert innhold kan være feil."/>
                    <pic:cNvPicPr/>
                  </pic:nvPicPr>
                  <pic:blipFill>
                    <a:blip r:embed="rId112"/>
                    <a:stretch>
                      <a:fillRect/>
                    </a:stretch>
                  </pic:blipFill>
                  <pic:spPr>
                    <a:xfrm>
                      <a:off x="0" y="0"/>
                      <a:ext cx="5943600" cy="1782445"/>
                    </a:xfrm>
                    <a:prstGeom prst="rect">
                      <a:avLst/>
                    </a:prstGeom>
                  </pic:spPr>
                </pic:pic>
              </a:graphicData>
            </a:graphic>
          </wp:inline>
        </w:drawing>
      </w:r>
    </w:p>
    <w:p w14:paraId="2F17AA62" w14:textId="77777777" w:rsidR="00F047FE" w:rsidRPr="001308F7" w:rsidRDefault="000E4F6E" w:rsidP="009E542B">
      <w:r w:rsidRPr="001308F7">
        <w:rPr>
          <w:noProof/>
        </w:rPr>
        <w:drawing>
          <wp:inline distT="0" distB="0" distL="0" distR="0" wp14:anchorId="17D1E424" wp14:editId="428AA550">
            <wp:extent cx="5943600" cy="1653540"/>
            <wp:effectExtent l="0" t="0" r="0" b="3810"/>
            <wp:docPr id="344502404" name="Bilde 1" descr="Et bilde som inneholder tekst, programvare, Multimedieprogramvar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2404" name="Bilde 1" descr="Et bilde som inneholder tekst, programvare, Multimedieprogramvare, skjermbilde&#10;&#10;KI-generert innhold kan være feil."/>
                    <pic:cNvPicPr/>
                  </pic:nvPicPr>
                  <pic:blipFill>
                    <a:blip r:embed="rId113"/>
                    <a:stretch>
                      <a:fillRect/>
                    </a:stretch>
                  </pic:blipFill>
                  <pic:spPr>
                    <a:xfrm>
                      <a:off x="0" y="0"/>
                      <a:ext cx="5943600" cy="1653540"/>
                    </a:xfrm>
                    <a:prstGeom prst="rect">
                      <a:avLst/>
                    </a:prstGeom>
                  </pic:spPr>
                </pic:pic>
              </a:graphicData>
            </a:graphic>
          </wp:inline>
        </w:drawing>
      </w:r>
      <w:r w:rsidR="00E30929" w:rsidRPr="001308F7">
        <w:t xml:space="preserve"> </w:t>
      </w:r>
    </w:p>
    <w:p w14:paraId="3DCD9532" w14:textId="77777777" w:rsidR="00F047FE" w:rsidRPr="001308F7" w:rsidRDefault="00E30929" w:rsidP="009E542B">
      <w:r w:rsidRPr="001308F7">
        <w:rPr>
          <w:noProof/>
        </w:rPr>
        <w:drawing>
          <wp:inline distT="0" distB="0" distL="0" distR="0" wp14:anchorId="57B4D141" wp14:editId="07F3FE4B">
            <wp:extent cx="5943600" cy="1732915"/>
            <wp:effectExtent l="0" t="0" r="0" b="635"/>
            <wp:docPr id="658469786" name="Bilde 1" descr="Et bilde som inneholder tekst, line, programvar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9786" name="Bilde 1" descr="Et bilde som inneholder tekst, line, programvare, nummer&#10;&#10;KI-generert innhold kan være feil."/>
                    <pic:cNvPicPr/>
                  </pic:nvPicPr>
                  <pic:blipFill>
                    <a:blip r:embed="rId114"/>
                    <a:stretch>
                      <a:fillRect/>
                    </a:stretch>
                  </pic:blipFill>
                  <pic:spPr>
                    <a:xfrm>
                      <a:off x="0" y="0"/>
                      <a:ext cx="5943600" cy="1732915"/>
                    </a:xfrm>
                    <a:prstGeom prst="rect">
                      <a:avLst/>
                    </a:prstGeom>
                  </pic:spPr>
                </pic:pic>
              </a:graphicData>
            </a:graphic>
          </wp:inline>
        </w:drawing>
      </w:r>
      <w:r w:rsidR="00F047FE" w:rsidRPr="001308F7">
        <w:t xml:space="preserve"> </w:t>
      </w:r>
    </w:p>
    <w:p w14:paraId="2FAB50AF" w14:textId="69AA1AA8" w:rsidR="00F304AF" w:rsidRPr="001308F7" w:rsidRDefault="00F047FE" w:rsidP="009E542B">
      <w:r w:rsidRPr="001308F7">
        <w:rPr>
          <w:noProof/>
        </w:rPr>
        <w:lastRenderedPageBreak/>
        <w:drawing>
          <wp:inline distT="0" distB="0" distL="0" distR="0" wp14:anchorId="4D0E178D" wp14:editId="5F77B2F6">
            <wp:extent cx="5943600" cy="1578610"/>
            <wp:effectExtent l="0" t="0" r="0" b="2540"/>
            <wp:docPr id="1959086384" name="Bilde 1" descr="Et bilde som inneholder tekst, nummer,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6384" name="Bilde 1" descr="Et bilde som inneholder tekst, nummer, Font, line&#10;&#10;KI-generert innhold kan være feil."/>
                    <pic:cNvPicPr/>
                  </pic:nvPicPr>
                  <pic:blipFill>
                    <a:blip r:embed="rId115"/>
                    <a:stretch>
                      <a:fillRect/>
                    </a:stretch>
                  </pic:blipFill>
                  <pic:spPr>
                    <a:xfrm>
                      <a:off x="0" y="0"/>
                      <a:ext cx="5943600" cy="1578610"/>
                    </a:xfrm>
                    <a:prstGeom prst="rect">
                      <a:avLst/>
                    </a:prstGeom>
                  </pic:spPr>
                </pic:pic>
              </a:graphicData>
            </a:graphic>
          </wp:inline>
        </w:drawing>
      </w:r>
    </w:p>
    <w:p w14:paraId="6A8F2F0A" w14:textId="5EDBC19A" w:rsidR="009E542B" w:rsidRPr="001308F7" w:rsidRDefault="00B23A96" w:rsidP="009E542B">
      <w:r w:rsidRPr="001308F7">
        <w:rPr>
          <w:noProof/>
        </w:rPr>
        <w:drawing>
          <wp:inline distT="0" distB="0" distL="0" distR="0" wp14:anchorId="2F9F1F2B" wp14:editId="09C9A3A4">
            <wp:extent cx="5943600" cy="1624965"/>
            <wp:effectExtent l="0" t="0" r="0" b="0"/>
            <wp:docPr id="1830587846" name="Bilde 1" descr="Et bilde som inneholder tekst, nummer,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7846" name="Bilde 1" descr="Et bilde som inneholder tekst, nummer, Font, programvare&#10;&#10;KI-generert innhold kan være feil."/>
                    <pic:cNvPicPr/>
                  </pic:nvPicPr>
                  <pic:blipFill>
                    <a:blip r:embed="rId116"/>
                    <a:stretch>
                      <a:fillRect/>
                    </a:stretch>
                  </pic:blipFill>
                  <pic:spPr>
                    <a:xfrm>
                      <a:off x="0" y="0"/>
                      <a:ext cx="5943600" cy="1624965"/>
                    </a:xfrm>
                    <a:prstGeom prst="rect">
                      <a:avLst/>
                    </a:prstGeom>
                  </pic:spPr>
                </pic:pic>
              </a:graphicData>
            </a:graphic>
          </wp:inline>
        </w:drawing>
      </w:r>
    </w:p>
    <w:p w14:paraId="7FC423B2" w14:textId="6CF1CD76" w:rsidR="00B23A96" w:rsidRPr="001308F7" w:rsidRDefault="00264410" w:rsidP="009E542B">
      <w:r w:rsidRPr="001308F7">
        <w:rPr>
          <w:noProof/>
        </w:rPr>
        <w:drawing>
          <wp:inline distT="0" distB="0" distL="0" distR="0" wp14:anchorId="136416C4" wp14:editId="5BEA5E94">
            <wp:extent cx="5943600" cy="1675765"/>
            <wp:effectExtent l="0" t="0" r="0" b="635"/>
            <wp:docPr id="1021580088" name="Bilde 1" descr="Et bilde som inneholder tekst, programvar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80088" name="Bilde 1" descr="Et bilde som inneholder tekst, programvare, nummer, Font&#10;&#10;KI-generert innhold kan være feil."/>
                    <pic:cNvPicPr/>
                  </pic:nvPicPr>
                  <pic:blipFill>
                    <a:blip r:embed="rId117"/>
                    <a:stretch>
                      <a:fillRect/>
                    </a:stretch>
                  </pic:blipFill>
                  <pic:spPr>
                    <a:xfrm>
                      <a:off x="0" y="0"/>
                      <a:ext cx="5943600" cy="1675765"/>
                    </a:xfrm>
                    <a:prstGeom prst="rect">
                      <a:avLst/>
                    </a:prstGeom>
                  </pic:spPr>
                </pic:pic>
              </a:graphicData>
            </a:graphic>
          </wp:inline>
        </w:drawing>
      </w:r>
    </w:p>
    <w:p w14:paraId="7DE4355B" w14:textId="032BDA6B" w:rsidR="00264410" w:rsidRPr="001308F7" w:rsidRDefault="00084CC2" w:rsidP="009E542B">
      <w:r w:rsidRPr="001308F7">
        <w:rPr>
          <w:noProof/>
        </w:rPr>
        <w:drawing>
          <wp:inline distT="0" distB="0" distL="0" distR="0" wp14:anchorId="4466FA7C" wp14:editId="26687E7E">
            <wp:extent cx="5943600" cy="1733550"/>
            <wp:effectExtent l="0" t="0" r="0" b="0"/>
            <wp:docPr id="1434129995" name="Bilde 1" descr="Et bilde som inneholder tekst, programvare, line,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9995" name="Bilde 1" descr="Et bilde som inneholder tekst, programvare, line, Multimedieprogramvare&#10;&#10;KI-generert innhold kan være feil."/>
                    <pic:cNvPicPr/>
                  </pic:nvPicPr>
                  <pic:blipFill>
                    <a:blip r:embed="rId118"/>
                    <a:stretch>
                      <a:fillRect/>
                    </a:stretch>
                  </pic:blipFill>
                  <pic:spPr>
                    <a:xfrm>
                      <a:off x="0" y="0"/>
                      <a:ext cx="5943600" cy="1733550"/>
                    </a:xfrm>
                    <a:prstGeom prst="rect">
                      <a:avLst/>
                    </a:prstGeom>
                  </pic:spPr>
                </pic:pic>
              </a:graphicData>
            </a:graphic>
          </wp:inline>
        </w:drawing>
      </w:r>
    </w:p>
    <w:p w14:paraId="79FCDB86" w14:textId="014716F8" w:rsidR="00084CC2" w:rsidRPr="001308F7" w:rsidRDefault="000D66E4" w:rsidP="009E542B">
      <w:r w:rsidRPr="001308F7">
        <w:rPr>
          <w:noProof/>
        </w:rPr>
        <w:lastRenderedPageBreak/>
        <w:drawing>
          <wp:inline distT="0" distB="0" distL="0" distR="0" wp14:anchorId="1F48D0C8" wp14:editId="5C2A1CB6">
            <wp:extent cx="5943600" cy="1491615"/>
            <wp:effectExtent l="0" t="0" r="0" b="0"/>
            <wp:docPr id="347649422" name="Bilde 1" descr="Et bilde som inneholder tekst, programvare, nummer,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9422" name="Bilde 1" descr="Et bilde som inneholder tekst, programvare, nummer, Multimedieprogramvare&#10;&#10;KI-generert innhold kan være feil."/>
                    <pic:cNvPicPr/>
                  </pic:nvPicPr>
                  <pic:blipFill>
                    <a:blip r:embed="rId119"/>
                    <a:stretch>
                      <a:fillRect/>
                    </a:stretch>
                  </pic:blipFill>
                  <pic:spPr>
                    <a:xfrm>
                      <a:off x="0" y="0"/>
                      <a:ext cx="5943600" cy="1491615"/>
                    </a:xfrm>
                    <a:prstGeom prst="rect">
                      <a:avLst/>
                    </a:prstGeom>
                  </pic:spPr>
                </pic:pic>
              </a:graphicData>
            </a:graphic>
          </wp:inline>
        </w:drawing>
      </w:r>
    </w:p>
    <w:p w14:paraId="4C16F0A8" w14:textId="77777777" w:rsidR="009546F4" w:rsidRPr="001308F7" w:rsidRDefault="009546F4">
      <w:pPr>
        <w:spacing w:before="0" w:after="160"/>
      </w:pPr>
      <w:r w:rsidRPr="001308F7">
        <w:br w:type="page"/>
      </w:r>
    </w:p>
    <w:p w14:paraId="2B98C29F" w14:textId="77777777" w:rsidR="00A4108C" w:rsidRPr="001308F7" w:rsidRDefault="00531E49" w:rsidP="00531E49">
      <w:pPr>
        <w:pStyle w:val="Heading2"/>
      </w:pPr>
      <w:bookmarkStart w:id="213" w:name="_Ref197958783"/>
      <w:bookmarkStart w:id="214" w:name="_Toc198047599"/>
      <w:commentRangeStart w:id="215"/>
      <w:r w:rsidRPr="001308F7">
        <w:lastRenderedPageBreak/>
        <w:t xml:space="preserve">Vedlegg - </w:t>
      </w:r>
      <w:r w:rsidR="00A91FEB" w:rsidRPr="001308F7">
        <w:t xml:space="preserve">Risikovurdering </w:t>
      </w:r>
      <w:commentRangeEnd w:id="215"/>
      <w:r w:rsidR="00B63617" w:rsidRPr="001308F7">
        <w:rPr>
          <w:rStyle w:val="CommentReference"/>
          <w:rFonts w:eastAsiaTheme="minorEastAsia" w:cstheme="minorBidi"/>
          <w:b w:val="0"/>
        </w:rPr>
        <w:commentReference w:id="215"/>
      </w:r>
      <w:bookmarkEnd w:id="213"/>
      <w:bookmarkEnd w:id="214"/>
    </w:p>
    <w:p w14:paraId="1B943F8D" w14:textId="77777777" w:rsidR="00E72AE4" w:rsidRPr="001308F7" w:rsidRDefault="00E72AE4" w:rsidP="00E72AE4">
      <w:r w:rsidRPr="001308F7">
        <w:rPr>
          <w:noProof/>
        </w:rPr>
        <w:drawing>
          <wp:inline distT="0" distB="0" distL="0" distR="0" wp14:anchorId="4CAE39E5" wp14:editId="19652D5C">
            <wp:extent cx="5943600" cy="2864485"/>
            <wp:effectExtent l="0" t="0" r="0" b="0"/>
            <wp:docPr id="1790852280" name="Bilde 1" descr="Et bilde som inneholder tekst, skjermbilde, nummer, Parall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52280" name="Bilde 1" descr="Et bilde som inneholder tekst, skjermbilde, nummer, Parallell"/>
                    <pic:cNvPicPr/>
                  </pic:nvPicPr>
                  <pic:blipFill>
                    <a:blip r:embed="rId120"/>
                    <a:stretch>
                      <a:fillRect/>
                    </a:stretch>
                  </pic:blipFill>
                  <pic:spPr>
                    <a:xfrm>
                      <a:off x="0" y="0"/>
                      <a:ext cx="5943600" cy="2864485"/>
                    </a:xfrm>
                    <a:prstGeom prst="rect">
                      <a:avLst/>
                    </a:prstGeom>
                  </pic:spPr>
                </pic:pic>
              </a:graphicData>
            </a:graphic>
          </wp:inline>
        </w:drawing>
      </w:r>
      <w:r w:rsidRPr="001308F7">
        <w:t xml:space="preserve"> </w:t>
      </w:r>
    </w:p>
    <w:p w14:paraId="6100EB80" w14:textId="77777777" w:rsidR="00F96A42" w:rsidRPr="001308F7" w:rsidRDefault="00A53A69" w:rsidP="00E72AE4">
      <w:r w:rsidRPr="001308F7">
        <w:rPr>
          <w:noProof/>
        </w:rPr>
        <w:drawing>
          <wp:inline distT="0" distB="0" distL="0" distR="0" wp14:anchorId="68E61AE8" wp14:editId="31D0A861">
            <wp:extent cx="6100877" cy="4330065"/>
            <wp:effectExtent l="0" t="0" r="0" b="0"/>
            <wp:docPr id="1994834532" name="Bilde 1" descr="Et bilde som inneholder tekst, skjermbilde, Parallell, n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4532" name="Bilde 1" descr="Et bilde som inneholder tekst, skjermbilde, Parallell, nummer"/>
                    <pic:cNvPicPr/>
                  </pic:nvPicPr>
                  <pic:blipFill>
                    <a:blip r:embed="rId121"/>
                    <a:stretch>
                      <a:fillRect/>
                    </a:stretch>
                  </pic:blipFill>
                  <pic:spPr>
                    <a:xfrm>
                      <a:off x="0" y="0"/>
                      <a:ext cx="6120141" cy="4343738"/>
                    </a:xfrm>
                    <a:prstGeom prst="rect">
                      <a:avLst/>
                    </a:prstGeom>
                  </pic:spPr>
                </pic:pic>
              </a:graphicData>
            </a:graphic>
          </wp:inline>
        </w:drawing>
      </w:r>
      <w:r w:rsidRPr="001308F7">
        <w:t xml:space="preserve"> </w:t>
      </w:r>
    </w:p>
    <w:p w14:paraId="490B5C88" w14:textId="77777777" w:rsidR="0091224E" w:rsidRPr="001308F7" w:rsidRDefault="00F96A42" w:rsidP="0091224E">
      <w:pPr>
        <w:jc w:val="center"/>
      </w:pPr>
      <w:r w:rsidRPr="001308F7">
        <w:rPr>
          <w:noProof/>
        </w:rPr>
        <w:lastRenderedPageBreak/>
        <w:drawing>
          <wp:inline distT="0" distB="0" distL="0" distR="0" wp14:anchorId="523AA426" wp14:editId="2B31A853">
            <wp:extent cx="5924093" cy="4103827"/>
            <wp:effectExtent l="0" t="0" r="635" b="0"/>
            <wp:docPr id="1661500575"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00575" name="Bilde 1" descr="Et bilde som inneholder tekst, skjermbilde, nummer, Font&#10;&#10;KI-generert innhold kan være feil."/>
                    <pic:cNvPicPr/>
                  </pic:nvPicPr>
                  <pic:blipFill>
                    <a:blip r:embed="rId122"/>
                    <a:stretch>
                      <a:fillRect/>
                    </a:stretch>
                  </pic:blipFill>
                  <pic:spPr>
                    <a:xfrm>
                      <a:off x="0" y="0"/>
                      <a:ext cx="5934704" cy="4111178"/>
                    </a:xfrm>
                    <a:prstGeom prst="rect">
                      <a:avLst/>
                    </a:prstGeom>
                  </pic:spPr>
                </pic:pic>
              </a:graphicData>
            </a:graphic>
          </wp:inline>
        </w:drawing>
      </w:r>
      <w:r w:rsidR="0091224E" w:rsidRPr="001308F7">
        <w:rPr>
          <w:noProof/>
        </w:rPr>
        <w:drawing>
          <wp:inline distT="0" distB="0" distL="0" distR="0" wp14:anchorId="11F0A980" wp14:editId="71DA08B7">
            <wp:extent cx="5930103" cy="1741018"/>
            <wp:effectExtent l="0" t="0" r="0" b="0"/>
            <wp:docPr id="1509308728" name="Bilde 1" descr="Et bilde som inneholder tekst, skjermbilde, nummer,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08728" name="Bilde 1" descr="Et bilde som inneholder tekst, skjermbilde, nummer, Font&#10;&#10;KI-generert innhold kan være feil."/>
                    <pic:cNvPicPr/>
                  </pic:nvPicPr>
                  <pic:blipFill>
                    <a:blip r:embed="rId123"/>
                    <a:stretch>
                      <a:fillRect/>
                    </a:stretch>
                  </pic:blipFill>
                  <pic:spPr>
                    <a:xfrm>
                      <a:off x="0" y="0"/>
                      <a:ext cx="5987335" cy="1757821"/>
                    </a:xfrm>
                    <a:prstGeom prst="rect">
                      <a:avLst/>
                    </a:prstGeom>
                  </pic:spPr>
                </pic:pic>
              </a:graphicData>
            </a:graphic>
          </wp:inline>
        </w:drawing>
      </w:r>
    </w:p>
    <w:p w14:paraId="457C8347" w14:textId="62C7EF84" w:rsidR="0038165E" w:rsidRPr="001308F7" w:rsidRDefault="0038165E">
      <w:pPr>
        <w:spacing w:before="0" w:after="160"/>
      </w:pPr>
      <w:r w:rsidRPr="001308F7">
        <w:br w:type="page"/>
      </w:r>
    </w:p>
    <w:p w14:paraId="2B3C7F0F" w14:textId="32B896D2" w:rsidR="000D66E4" w:rsidRPr="001308F7" w:rsidRDefault="0038165E" w:rsidP="0038165E">
      <w:pPr>
        <w:pStyle w:val="Heading2"/>
      </w:pPr>
      <w:bookmarkStart w:id="216" w:name="_Ref197959900"/>
      <w:bookmarkStart w:id="217" w:name="_Toc198047600"/>
      <w:commentRangeStart w:id="218"/>
      <w:r w:rsidRPr="001308F7">
        <w:lastRenderedPageBreak/>
        <w:t>Vedlegg – daily scrum møter notater</w:t>
      </w:r>
      <w:commentRangeEnd w:id="218"/>
      <w:r w:rsidRPr="001308F7">
        <w:rPr>
          <w:rStyle w:val="CommentReference"/>
          <w:rFonts w:eastAsiaTheme="minorEastAsia" w:cstheme="minorBidi"/>
          <w:b w:val="0"/>
        </w:rPr>
        <w:commentReference w:id="218"/>
      </w:r>
      <w:bookmarkEnd w:id="216"/>
      <w:bookmarkEnd w:id="217"/>
    </w:p>
    <w:p w14:paraId="2928A356" w14:textId="170ED1C4" w:rsidR="009016ED" w:rsidRPr="001308F7" w:rsidRDefault="009016ED">
      <w:pPr>
        <w:spacing w:before="0" w:after="160"/>
      </w:pPr>
      <w:r w:rsidRPr="001308F7">
        <w:br w:type="page"/>
      </w:r>
    </w:p>
    <w:p w14:paraId="2E921689" w14:textId="092C488E" w:rsidR="009016ED" w:rsidRPr="001308F7" w:rsidRDefault="009016ED" w:rsidP="00E86F87">
      <w:pPr>
        <w:pStyle w:val="Heading2"/>
      </w:pPr>
      <w:bookmarkStart w:id="219" w:name="_Ref197960799"/>
      <w:bookmarkStart w:id="220" w:name="_Toc198047601"/>
      <w:r w:rsidRPr="001308F7">
        <w:lastRenderedPageBreak/>
        <w:t xml:space="preserve">Vedlegg - </w:t>
      </w:r>
      <w:r w:rsidR="00E86F87" w:rsidRPr="001308F7">
        <w:t>Brukerhistorier</w:t>
      </w:r>
      <w:bookmarkEnd w:id="219"/>
      <w:bookmarkEnd w:id="220"/>
      <w:r w:rsidR="00E86F87" w:rsidRPr="001308F7">
        <w:t xml:space="preserve">  </w:t>
      </w:r>
    </w:p>
    <w:p w14:paraId="3A4B6995" w14:textId="77777777" w:rsidR="008303D7" w:rsidRPr="001308F7" w:rsidRDefault="008303D7" w:rsidP="008303D7">
      <w:pPr>
        <w:rPr>
          <w:b/>
        </w:rPr>
      </w:pPr>
      <w:r w:rsidRPr="001308F7">
        <w:rPr>
          <w:b/>
        </w:rPr>
        <w:t>AIS-data </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525"/>
      </w:tblGrid>
      <w:tr w:rsidR="008303D7" w:rsidRPr="001308F7" w14:paraId="0F087CCF"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CCCCCC"/>
            <w:hideMark/>
          </w:tcPr>
          <w:p w14:paraId="77A12E6D" w14:textId="71790E76" w:rsidR="008303D7" w:rsidRPr="001308F7" w:rsidRDefault="008303D7" w:rsidP="008303D7">
            <w:r w:rsidRPr="001308F7">
              <w:t> </w:t>
            </w:r>
            <w:r w:rsidRPr="001308F7">
              <w:rPr>
                <w:b/>
              </w:rPr>
              <w:t>#1</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CCCCCC"/>
            <w:hideMark/>
          </w:tcPr>
          <w:p w14:paraId="7D7F12FD" w14:textId="77777777" w:rsidR="008303D7" w:rsidRPr="001308F7" w:rsidRDefault="008303D7" w:rsidP="008303D7">
            <w:r w:rsidRPr="001308F7">
              <w:rPr>
                <w:b/>
              </w:rPr>
              <w:t>Henting av historiske skipsdata innenfor en gitt radius</w:t>
            </w:r>
            <w:r w:rsidRPr="001308F7">
              <w:t> </w:t>
            </w:r>
          </w:p>
        </w:tc>
      </w:tr>
      <w:tr w:rsidR="008303D7" w:rsidRPr="001308F7" w14:paraId="1B40AC62"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53A8BF47" w14:textId="77777777" w:rsidR="008303D7" w:rsidRPr="001308F7" w:rsidRDefault="008303D7" w:rsidP="008303D7">
            <w:r w:rsidRPr="001308F7">
              <w:rPr>
                <w:b/>
              </w:rPr>
              <w:t>Brukerhistorie</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0BBEFBD6" w14:textId="77777777" w:rsidR="008303D7" w:rsidRPr="001308F7" w:rsidRDefault="008303D7" w:rsidP="008303D7">
            <w:r w:rsidRPr="001308F7">
              <w:t>Som havnesjef i Kristiansand kommune ønsker jeg å vite hvilke skip som befant seg innen en viss radius fra Kristiansand sentrum på en bestemt dato. </w:t>
            </w:r>
          </w:p>
          <w:p w14:paraId="38CFE994" w14:textId="77777777" w:rsidR="008303D7" w:rsidRPr="001308F7" w:rsidRDefault="008303D7" w:rsidP="008303D7">
            <w:r w:rsidRPr="001308F7">
              <w:t> </w:t>
            </w:r>
          </w:p>
        </w:tc>
      </w:tr>
      <w:tr w:rsidR="008303D7" w:rsidRPr="001308F7" w14:paraId="6325C204"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1B21E85F" w14:textId="77777777" w:rsidR="008303D7" w:rsidRPr="001308F7" w:rsidRDefault="008303D7" w:rsidP="008303D7">
            <w:r w:rsidRPr="001308F7">
              <w:rPr>
                <w:b/>
              </w:rPr>
              <w:t>Løsningsmodell:</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7EDC43E6" w14:textId="77777777" w:rsidR="008303D7" w:rsidRPr="001308F7" w:rsidRDefault="008303D7" w:rsidP="008303D7">
            <w:r w:rsidRPr="001308F7">
              <w:t>GeoPandas, DuckDB, Databricks </w:t>
            </w:r>
          </w:p>
        </w:tc>
      </w:tr>
      <w:tr w:rsidR="008303D7" w:rsidRPr="001308F7" w14:paraId="4E1F748E"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3A911036" w14:textId="77777777" w:rsidR="008303D7" w:rsidRPr="001308F7" w:rsidRDefault="008303D7" w:rsidP="008303D7">
            <w:r w:rsidRPr="001308F7">
              <w:rPr>
                <w:b/>
              </w:rPr>
              <w:t>Akseptkriterier:</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6A27ABA6" w14:textId="77777777" w:rsidR="008303D7" w:rsidRPr="001308F7" w:rsidRDefault="008303D7" w:rsidP="00DA0CA7">
            <w:pPr>
              <w:numPr>
                <w:ilvl w:val="0"/>
                <w:numId w:val="27"/>
              </w:numPr>
            </w:pPr>
            <w:r w:rsidRPr="001308F7">
              <w:t>Bruker skal kunne skrive inn forskjellige datoer. </w:t>
            </w:r>
          </w:p>
          <w:p w14:paraId="0EF0FCD0" w14:textId="77777777" w:rsidR="008303D7" w:rsidRPr="001308F7" w:rsidRDefault="008303D7" w:rsidP="00DA0CA7">
            <w:pPr>
              <w:numPr>
                <w:ilvl w:val="0"/>
                <w:numId w:val="28"/>
              </w:numPr>
            </w:pPr>
            <w:r w:rsidRPr="001308F7">
              <w:t>Når testing med forskjellige datoer gir ulik output. </w:t>
            </w:r>
          </w:p>
        </w:tc>
      </w:tr>
      <w:tr w:rsidR="008303D7" w:rsidRPr="001308F7" w14:paraId="2C168FBA"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27C73FE2" w14:textId="77777777" w:rsidR="008303D7" w:rsidRPr="001308F7" w:rsidRDefault="008303D7" w:rsidP="008303D7">
            <w:r w:rsidRPr="001308F7">
              <w:rPr>
                <w:b/>
              </w:rPr>
              <w:t>Input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21EA81D7" w14:textId="77777777" w:rsidR="008303D7" w:rsidRPr="001308F7" w:rsidRDefault="008303D7" w:rsidP="00DA0CA7">
            <w:pPr>
              <w:numPr>
                <w:ilvl w:val="0"/>
                <w:numId w:val="29"/>
              </w:numPr>
            </w:pPr>
            <w:r w:rsidRPr="001308F7">
              <w:t>En dato (f.eks. 01.02.2024) </w:t>
            </w:r>
          </w:p>
          <w:p w14:paraId="3C83EC8C" w14:textId="77777777" w:rsidR="008303D7" w:rsidRPr="001308F7" w:rsidRDefault="008303D7" w:rsidP="00DA0CA7">
            <w:pPr>
              <w:numPr>
                <w:ilvl w:val="0"/>
                <w:numId w:val="30"/>
              </w:numPr>
            </w:pPr>
            <w:r w:rsidRPr="001308F7">
              <w:t>En gitt radius i meter (f.eks. 6000) </w:t>
            </w:r>
          </w:p>
        </w:tc>
      </w:tr>
      <w:tr w:rsidR="008303D7" w:rsidRPr="001308F7" w14:paraId="14AD861E"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78949661" w14:textId="77777777" w:rsidR="008303D7" w:rsidRPr="001308F7" w:rsidRDefault="008303D7" w:rsidP="008303D7">
            <w:r w:rsidRPr="001308F7">
              <w:rPr>
                <w:b/>
              </w:rPr>
              <w:t>Output: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7759EFD6" w14:textId="77777777" w:rsidR="008303D7" w:rsidRPr="001308F7" w:rsidRDefault="008303D7" w:rsidP="00DA0CA7">
            <w:pPr>
              <w:numPr>
                <w:ilvl w:val="0"/>
                <w:numId w:val="31"/>
              </w:numPr>
            </w:pPr>
            <w:r w:rsidRPr="001308F7">
              <w:t>Tabell med skip  </w:t>
            </w:r>
          </w:p>
          <w:p w14:paraId="5052D476" w14:textId="77777777" w:rsidR="008303D7" w:rsidRPr="001308F7" w:rsidRDefault="008303D7" w:rsidP="00DA0CA7">
            <w:pPr>
              <w:numPr>
                <w:ilvl w:val="0"/>
                <w:numId w:val="32"/>
              </w:numPr>
            </w:pPr>
            <w:r w:rsidRPr="001308F7">
              <w:t>Kart med skip </w:t>
            </w:r>
          </w:p>
        </w:tc>
      </w:tr>
      <w:tr w:rsidR="008303D7" w:rsidRPr="001308F7" w14:paraId="7776F8FE"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5FFED8CE" w14:textId="77777777" w:rsidR="008303D7" w:rsidRPr="001308F7" w:rsidRDefault="008303D7" w:rsidP="008303D7">
            <w:r w:rsidRPr="001308F7">
              <w:rPr>
                <w:b/>
              </w:rPr>
              <w:t>Implementering:</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4ED0419C" w14:textId="77777777" w:rsidR="008303D7" w:rsidRPr="001308F7" w:rsidRDefault="008303D7" w:rsidP="008303D7">
            <w:r w:rsidRPr="001308F7">
              <w:t>Simulert brukerløsning: en Jupyter Notebook som kan kjøres av en som ikke har brukt Python- </w:t>
            </w:r>
          </w:p>
          <w:p w14:paraId="2671D14B" w14:textId="77777777" w:rsidR="008303D7" w:rsidRPr="001308F7" w:rsidRDefault="008303D7" w:rsidP="008303D7">
            <w:r w:rsidRPr="001308F7">
              <w:t> </w:t>
            </w:r>
          </w:p>
        </w:tc>
      </w:tr>
    </w:tbl>
    <w:p w14:paraId="39FFC87B" w14:textId="08FF8675" w:rsidR="008303D7" w:rsidRPr="001308F7" w:rsidRDefault="008303D7" w:rsidP="008303D7">
      <w:r w:rsidRPr="001308F7">
        <w:rPr>
          <w:b/>
        </w:rPr>
        <w:t> </w:t>
      </w:r>
      <w:r w:rsidRPr="001308F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525"/>
      </w:tblGrid>
      <w:tr w:rsidR="008303D7" w:rsidRPr="001308F7" w14:paraId="65F8D79F"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CCCCCC"/>
            <w:hideMark/>
          </w:tcPr>
          <w:p w14:paraId="24BAE1C4" w14:textId="77777777" w:rsidR="008303D7" w:rsidRPr="001308F7" w:rsidRDefault="008303D7" w:rsidP="008303D7">
            <w:r w:rsidRPr="001308F7">
              <w:rPr>
                <w:b/>
              </w:rPr>
              <w:t>#2</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CCCCCC"/>
            <w:hideMark/>
          </w:tcPr>
          <w:p w14:paraId="3073CFD4" w14:textId="77777777" w:rsidR="008303D7" w:rsidRPr="001308F7" w:rsidRDefault="008303D7" w:rsidP="008303D7">
            <w:r w:rsidRPr="001308F7">
              <w:rPr>
                <w:b/>
              </w:rPr>
              <w:t>Strømming av skipsdata innenfor en gitt radius</w:t>
            </w:r>
            <w:r w:rsidRPr="001308F7">
              <w:t> </w:t>
            </w:r>
          </w:p>
        </w:tc>
      </w:tr>
      <w:tr w:rsidR="008303D7" w:rsidRPr="001308F7" w14:paraId="71718C7D"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1674E646" w14:textId="77777777" w:rsidR="008303D7" w:rsidRPr="001308F7" w:rsidRDefault="008303D7" w:rsidP="008303D7">
            <w:r w:rsidRPr="001308F7">
              <w:rPr>
                <w:b/>
              </w:rPr>
              <w:lastRenderedPageBreak/>
              <w:t>Brukerhistorie</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DB2DA68" w14:textId="77777777" w:rsidR="008303D7" w:rsidRPr="001308F7" w:rsidRDefault="008303D7" w:rsidP="008303D7">
            <w:r w:rsidRPr="001308F7">
              <w:t>Som havnesjef i Kristiansand kommune ønsker jeg å vite hvilke passasjerskip (type 60) som befant seg innen 6km fra Kristiansand sentrum i et bestemt tidsrom (simulert sanntid). </w:t>
            </w:r>
          </w:p>
        </w:tc>
      </w:tr>
      <w:tr w:rsidR="008303D7" w:rsidRPr="001308F7" w14:paraId="5BA64286"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2C2786E8" w14:textId="77777777" w:rsidR="008303D7" w:rsidRPr="001308F7" w:rsidRDefault="008303D7" w:rsidP="008303D7">
            <w:r w:rsidRPr="001308F7">
              <w:rPr>
                <w:b/>
              </w:rPr>
              <w:t>Løsningsmodell:</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036F308D" w14:textId="77777777" w:rsidR="008303D7" w:rsidRPr="001308F7" w:rsidRDefault="008303D7" w:rsidP="008303D7">
            <w:r w:rsidRPr="001308F7">
              <w:t>geopandas, duckdb og Databricks </w:t>
            </w:r>
          </w:p>
        </w:tc>
      </w:tr>
      <w:tr w:rsidR="008303D7" w:rsidRPr="001308F7" w14:paraId="505E0422"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1452FC74" w14:textId="77777777" w:rsidR="008303D7" w:rsidRPr="001308F7" w:rsidRDefault="008303D7" w:rsidP="008303D7">
            <w:r w:rsidRPr="001308F7">
              <w:rPr>
                <w:b/>
              </w:rPr>
              <w:t>Akseptkriterier:</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4EABA596" w14:textId="77777777" w:rsidR="008303D7" w:rsidRPr="001308F7" w:rsidRDefault="008303D7" w:rsidP="00DA0CA7">
            <w:pPr>
              <w:numPr>
                <w:ilvl w:val="0"/>
                <w:numId w:val="33"/>
              </w:numPr>
            </w:pPr>
            <w:r w:rsidRPr="001308F7">
              <w:t>Bruker skal kunne skrive inn forskjellig avstand for overvåking/visualisering </w:t>
            </w:r>
          </w:p>
          <w:p w14:paraId="29FC5538" w14:textId="77777777" w:rsidR="008303D7" w:rsidRPr="001308F7" w:rsidRDefault="008303D7" w:rsidP="00DA0CA7">
            <w:pPr>
              <w:numPr>
                <w:ilvl w:val="0"/>
                <w:numId w:val="34"/>
              </w:numPr>
            </w:pPr>
            <w:r w:rsidRPr="001308F7">
              <w:t>Når testing med forskjellige avstander gir ulik output. </w:t>
            </w:r>
          </w:p>
        </w:tc>
      </w:tr>
      <w:tr w:rsidR="008303D7" w:rsidRPr="001308F7" w14:paraId="2847F8DD"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41D16E6F" w14:textId="77777777" w:rsidR="008303D7" w:rsidRPr="001308F7" w:rsidRDefault="008303D7" w:rsidP="008303D7">
            <w:r w:rsidRPr="001308F7">
              <w:rPr>
                <w:b/>
              </w:rPr>
              <w:t>Input: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A866940" w14:textId="77777777" w:rsidR="008303D7" w:rsidRPr="001308F7" w:rsidRDefault="008303D7" w:rsidP="00DA0CA7">
            <w:pPr>
              <w:numPr>
                <w:ilvl w:val="0"/>
                <w:numId w:val="35"/>
              </w:numPr>
            </w:pPr>
            <w:r w:rsidRPr="001308F7">
              <w:t>Passasjerskip (ship_type = 60) </w:t>
            </w:r>
          </w:p>
          <w:p w14:paraId="31807652" w14:textId="77777777" w:rsidR="008303D7" w:rsidRPr="001308F7" w:rsidRDefault="008303D7" w:rsidP="00DA0CA7">
            <w:pPr>
              <w:numPr>
                <w:ilvl w:val="0"/>
                <w:numId w:val="36"/>
              </w:numPr>
            </w:pPr>
            <w:r w:rsidRPr="001308F7">
              <w:t>En gitt radius i meter </w:t>
            </w:r>
          </w:p>
        </w:tc>
      </w:tr>
      <w:tr w:rsidR="008303D7" w:rsidRPr="001308F7" w14:paraId="10E2FBF8"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6C22FE4A" w14:textId="77777777" w:rsidR="008303D7" w:rsidRPr="001308F7" w:rsidRDefault="008303D7" w:rsidP="008303D7">
            <w:r w:rsidRPr="001308F7">
              <w:rPr>
                <w:b/>
              </w:rPr>
              <w:t>Output: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5824C14" w14:textId="77777777" w:rsidR="008303D7" w:rsidRPr="001308F7" w:rsidRDefault="008303D7" w:rsidP="00DA0CA7">
            <w:pPr>
              <w:numPr>
                <w:ilvl w:val="0"/>
                <w:numId w:val="37"/>
              </w:numPr>
            </w:pPr>
            <w:r w:rsidRPr="001308F7">
              <w:t>Tabell med skip  </w:t>
            </w:r>
          </w:p>
          <w:p w14:paraId="42AD6405" w14:textId="77777777" w:rsidR="008303D7" w:rsidRPr="001308F7" w:rsidRDefault="008303D7" w:rsidP="00DA0CA7">
            <w:pPr>
              <w:numPr>
                <w:ilvl w:val="0"/>
                <w:numId w:val="38"/>
              </w:numPr>
            </w:pPr>
            <w:r w:rsidRPr="001308F7">
              <w:t>Kart med skip </w:t>
            </w:r>
          </w:p>
        </w:tc>
      </w:tr>
    </w:tbl>
    <w:p w14:paraId="00572EE7" w14:textId="378A0A7E" w:rsidR="008303D7" w:rsidRPr="001308F7" w:rsidRDefault="008303D7" w:rsidP="008303D7">
      <w:r w:rsidRPr="001308F7">
        <w:t>  </w:t>
      </w:r>
    </w:p>
    <w:p w14:paraId="2BAEF69D" w14:textId="77777777" w:rsidR="008303D7" w:rsidRPr="001308F7" w:rsidRDefault="008303D7" w:rsidP="008303D7">
      <w:pPr>
        <w:rPr>
          <w:b/>
        </w:rPr>
      </w:pPr>
      <w:r w:rsidRPr="001308F7">
        <w:rPr>
          <w:b/>
        </w:rPr>
        <w:t>AR50-data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525"/>
      </w:tblGrid>
      <w:tr w:rsidR="008303D7" w:rsidRPr="001308F7" w14:paraId="62000265"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CCCCCC"/>
            <w:hideMark/>
          </w:tcPr>
          <w:p w14:paraId="72379C55" w14:textId="77777777" w:rsidR="008303D7" w:rsidRPr="001308F7" w:rsidRDefault="008303D7" w:rsidP="008303D7">
            <w:r w:rsidRPr="001308F7">
              <w:rPr>
                <w:b/>
              </w:rPr>
              <w:t>#1</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CCCCCC"/>
            <w:hideMark/>
          </w:tcPr>
          <w:p w14:paraId="5A75530D" w14:textId="77777777" w:rsidR="008303D7" w:rsidRPr="001308F7" w:rsidRDefault="008303D7" w:rsidP="008303D7">
            <w:r w:rsidRPr="001308F7">
              <w:rPr>
                <w:b/>
              </w:rPr>
              <w:t>Visning av treslag innenfor et gitt område</w:t>
            </w:r>
            <w:r w:rsidRPr="001308F7">
              <w:t> </w:t>
            </w:r>
          </w:p>
        </w:tc>
      </w:tr>
      <w:tr w:rsidR="008303D7" w:rsidRPr="001308F7" w14:paraId="77AFAA52"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3568D361" w14:textId="77777777" w:rsidR="008303D7" w:rsidRPr="001308F7" w:rsidRDefault="008303D7" w:rsidP="008303D7">
            <w:r w:rsidRPr="001308F7">
              <w:rPr>
                <w:b/>
              </w:rPr>
              <w:t>Brukerhistorie</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181FF4A" w14:textId="77777777" w:rsidR="008303D7" w:rsidRPr="001308F7" w:rsidRDefault="008303D7" w:rsidP="008303D7">
            <w:r w:rsidRPr="001308F7">
              <w:t>Som arealplanlegger i Kristiansand kommune ønsker jeg å hente ut og analysere AR50-data innenfor en radius på 500-meter rundt et valgt punkt, slik at jeg kan finne hvilke treslag som finnes i området og vurdere grøntstruktur i byplanlegging. </w:t>
            </w:r>
          </w:p>
          <w:p w14:paraId="432B858F" w14:textId="77777777" w:rsidR="008303D7" w:rsidRPr="001308F7" w:rsidRDefault="008303D7" w:rsidP="008303D7">
            <w:r w:rsidRPr="001308F7">
              <w:t> </w:t>
            </w:r>
          </w:p>
        </w:tc>
      </w:tr>
      <w:tr w:rsidR="008303D7" w:rsidRPr="001308F7" w14:paraId="463856FE"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2925F0CB" w14:textId="77777777" w:rsidR="008303D7" w:rsidRPr="001308F7" w:rsidRDefault="008303D7" w:rsidP="008303D7">
            <w:r w:rsidRPr="001308F7">
              <w:rPr>
                <w:b/>
              </w:rPr>
              <w:t>Løsningsmodell:</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2F936FE4" w14:textId="77777777" w:rsidR="008303D7" w:rsidRPr="001308F7" w:rsidRDefault="008303D7" w:rsidP="008303D7">
            <w:r w:rsidRPr="001308F7">
              <w:t>geopandas, duckdb og Databricks </w:t>
            </w:r>
          </w:p>
        </w:tc>
      </w:tr>
      <w:tr w:rsidR="008303D7" w:rsidRPr="001308F7" w14:paraId="358B3807"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7A6E2DF4" w14:textId="77777777" w:rsidR="008303D7" w:rsidRPr="001308F7" w:rsidRDefault="008303D7" w:rsidP="008303D7">
            <w:r w:rsidRPr="001308F7">
              <w:rPr>
                <w:b/>
              </w:rPr>
              <w:t>Akseptkriterier:</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6FE5E81E" w14:textId="77777777" w:rsidR="008303D7" w:rsidRPr="001308F7" w:rsidRDefault="008303D7" w:rsidP="00DA0CA7">
            <w:pPr>
              <w:numPr>
                <w:ilvl w:val="0"/>
                <w:numId w:val="39"/>
              </w:numPr>
            </w:pPr>
            <w:r w:rsidRPr="001308F7">
              <w:t>Bruker skal kunne angi koordinater og buffer-radius </w:t>
            </w:r>
          </w:p>
          <w:p w14:paraId="6206B81D" w14:textId="77777777" w:rsidR="008303D7" w:rsidRPr="001308F7" w:rsidRDefault="008303D7" w:rsidP="00DA0CA7">
            <w:pPr>
              <w:numPr>
                <w:ilvl w:val="0"/>
                <w:numId w:val="40"/>
              </w:numPr>
            </w:pPr>
            <w:r w:rsidRPr="001308F7">
              <w:lastRenderedPageBreak/>
              <w:t>Systemet skal returnere forekomster av treslag innenfor området </w:t>
            </w:r>
          </w:p>
          <w:p w14:paraId="36D21C0F" w14:textId="77777777" w:rsidR="008303D7" w:rsidRPr="001308F7" w:rsidRDefault="008303D7" w:rsidP="00DA0CA7">
            <w:pPr>
              <w:numPr>
                <w:ilvl w:val="0"/>
                <w:numId w:val="41"/>
              </w:numPr>
            </w:pPr>
            <w:r w:rsidRPr="001308F7">
              <w:t>Treslagene skal vises både i tabell og på kart </w:t>
            </w:r>
          </w:p>
        </w:tc>
      </w:tr>
      <w:tr w:rsidR="008303D7" w:rsidRPr="001308F7" w14:paraId="08F3BDCE"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38F13072" w14:textId="77777777" w:rsidR="008303D7" w:rsidRPr="001308F7" w:rsidRDefault="008303D7" w:rsidP="008303D7">
            <w:r w:rsidRPr="001308F7">
              <w:rPr>
                <w:b/>
              </w:rPr>
              <w:lastRenderedPageBreak/>
              <w:t>Input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7DC5F55" w14:textId="77777777" w:rsidR="008303D7" w:rsidRPr="001308F7" w:rsidRDefault="008303D7" w:rsidP="00DA0CA7">
            <w:pPr>
              <w:numPr>
                <w:ilvl w:val="0"/>
                <w:numId w:val="42"/>
              </w:numPr>
            </w:pPr>
            <w:r w:rsidRPr="001308F7">
              <w:t>Koordinater (f.eks. 58.1467, 7.9956)  </w:t>
            </w:r>
          </w:p>
          <w:p w14:paraId="7C41F227" w14:textId="77777777" w:rsidR="008303D7" w:rsidRPr="001308F7" w:rsidRDefault="008303D7" w:rsidP="00DA0CA7">
            <w:pPr>
              <w:numPr>
                <w:ilvl w:val="0"/>
                <w:numId w:val="43"/>
              </w:numPr>
            </w:pPr>
            <w:r w:rsidRPr="001308F7">
              <w:t>En radius i meter (f.eks. 500) </w:t>
            </w:r>
          </w:p>
        </w:tc>
      </w:tr>
      <w:tr w:rsidR="008303D7" w:rsidRPr="001308F7" w14:paraId="582F863A"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09C5303A" w14:textId="77777777" w:rsidR="008303D7" w:rsidRPr="001308F7" w:rsidRDefault="008303D7" w:rsidP="008303D7">
            <w:r w:rsidRPr="001308F7">
              <w:rPr>
                <w:b/>
              </w:rPr>
              <w:t>Output: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6CD7D0DF" w14:textId="77777777" w:rsidR="008303D7" w:rsidRPr="001308F7" w:rsidRDefault="008303D7" w:rsidP="00DA0CA7">
            <w:pPr>
              <w:numPr>
                <w:ilvl w:val="0"/>
                <w:numId w:val="44"/>
              </w:numPr>
            </w:pPr>
            <w:r w:rsidRPr="001308F7">
              <w:t>Tabell </w:t>
            </w:r>
          </w:p>
          <w:p w14:paraId="2E74F6DF" w14:textId="77777777" w:rsidR="008303D7" w:rsidRPr="001308F7" w:rsidRDefault="008303D7" w:rsidP="00DA0CA7">
            <w:pPr>
              <w:numPr>
                <w:ilvl w:val="0"/>
                <w:numId w:val="45"/>
              </w:numPr>
            </w:pPr>
            <w:r w:rsidRPr="001308F7">
              <w:t>Kart </w:t>
            </w:r>
          </w:p>
        </w:tc>
      </w:tr>
      <w:tr w:rsidR="008303D7" w:rsidRPr="001308F7" w14:paraId="1DFC99DF"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323D4845" w14:textId="77777777" w:rsidR="008303D7" w:rsidRPr="001308F7" w:rsidRDefault="008303D7" w:rsidP="008303D7">
            <w:r w:rsidRPr="001308F7">
              <w:rPr>
                <w:b/>
              </w:rPr>
              <w:t>Implementering:</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740A59CD" w14:textId="77777777" w:rsidR="008303D7" w:rsidRPr="001308F7" w:rsidRDefault="008303D7" w:rsidP="008303D7">
            <w:r w:rsidRPr="001308F7">
              <w:t>Simulert brukerløsning: en notebook som kan kjøres av en som ikke har brukt python basert på bruker-input. </w:t>
            </w:r>
          </w:p>
          <w:p w14:paraId="4C240C67" w14:textId="77777777" w:rsidR="008303D7" w:rsidRPr="001308F7" w:rsidRDefault="008303D7" w:rsidP="008303D7">
            <w:r w:rsidRPr="001308F7">
              <w:t> </w:t>
            </w:r>
          </w:p>
        </w:tc>
      </w:tr>
    </w:tbl>
    <w:p w14:paraId="7EA7BA4D" w14:textId="77777777" w:rsidR="008303D7" w:rsidRPr="001308F7" w:rsidRDefault="008303D7" w:rsidP="008303D7">
      <w:r w:rsidRPr="001308F7">
        <w:t> </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525"/>
      </w:tblGrid>
      <w:tr w:rsidR="008303D7" w:rsidRPr="001308F7" w14:paraId="30081B38"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CCCCCC"/>
            <w:hideMark/>
          </w:tcPr>
          <w:p w14:paraId="254E6725" w14:textId="15CA9FA1" w:rsidR="008303D7" w:rsidRPr="001308F7" w:rsidRDefault="008303D7" w:rsidP="008303D7">
            <w:r w:rsidRPr="001308F7">
              <w:t> </w:t>
            </w:r>
            <w:r w:rsidRPr="001308F7">
              <w:rPr>
                <w:b/>
              </w:rPr>
              <w:t>#2</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CCCCCC"/>
            <w:hideMark/>
          </w:tcPr>
          <w:p w14:paraId="4BD7C75D" w14:textId="77777777" w:rsidR="008303D7" w:rsidRPr="001308F7" w:rsidRDefault="008303D7" w:rsidP="008303D7">
            <w:r w:rsidRPr="001308F7">
              <w:rPr>
                <w:b/>
              </w:rPr>
              <w:t>Analyse av arealtype 10 (bebyggelse) i Kristiansand</w:t>
            </w:r>
            <w:r w:rsidRPr="001308F7">
              <w:t> </w:t>
            </w:r>
          </w:p>
        </w:tc>
      </w:tr>
      <w:tr w:rsidR="008303D7" w:rsidRPr="001308F7" w14:paraId="388E3492"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4209046B" w14:textId="77777777" w:rsidR="008303D7" w:rsidRPr="001308F7" w:rsidRDefault="008303D7" w:rsidP="008303D7">
            <w:r w:rsidRPr="001308F7">
              <w:rPr>
                <w:b/>
              </w:rPr>
              <w:t>Brukerhistorie</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6EFB44E0" w14:textId="77777777" w:rsidR="008303D7" w:rsidRPr="001308F7" w:rsidRDefault="008303D7" w:rsidP="008303D7">
            <w:r w:rsidRPr="001308F7">
              <w:t>Som arealplanlegger i Kristiansand kommune ønsker jeg å hente ut og analysere AR50-data innenfor en radius på 500-meter rundt et valgt punkt, slik at jeg kan finne hvilke treslag som finnes i området og vurdere grøntstruktur i byplanlegging. </w:t>
            </w:r>
          </w:p>
        </w:tc>
      </w:tr>
      <w:tr w:rsidR="008303D7" w:rsidRPr="001308F7" w14:paraId="73A11976"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42838DCB" w14:textId="77777777" w:rsidR="008303D7" w:rsidRPr="001308F7" w:rsidRDefault="008303D7" w:rsidP="008303D7">
            <w:r w:rsidRPr="001308F7">
              <w:rPr>
                <w:b/>
              </w:rPr>
              <w:t>Løsningsmodell:</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4BE38CE5" w14:textId="77777777" w:rsidR="008303D7" w:rsidRPr="001308F7" w:rsidRDefault="008303D7" w:rsidP="008303D7">
            <w:r w:rsidRPr="001308F7">
              <w:t>geopandas, duckdb og Databricks </w:t>
            </w:r>
          </w:p>
        </w:tc>
      </w:tr>
      <w:tr w:rsidR="008303D7" w:rsidRPr="001308F7" w14:paraId="542E3900"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065AAFC5" w14:textId="77777777" w:rsidR="008303D7" w:rsidRPr="001308F7" w:rsidRDefault="008303D7" w:rsidP="008303D7">
            <w:r w:rsidRPr="001308F7">
              <w:rPr>
                <w:b/>
              </w:rPr>
              <w:t>Akseptkriterier:</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6015BB42" w14:textId="77777777" w:rsidR="008303D7" w:rsidRPr="001308F7" w:rsidRDefault="008303D7" w:rsidP="00DA0CA7">
            <w:pPr>
              <w:numPr>
                <w:ilvl w:val="0"/>
                <w:numId w:val="46"/>
              </w:numPr>
            </w:pPr>
            <w:r w:rsidRPr="001308F7">
              <w:t>Bruker skal kunne spesifisere områdekode og arealtype.  </w:t>
            </w:r>
          </w:p>
          <w:p w14:paraId="3CBDB0A3" w14:textId="77777777" w:rsidR="008303D7" w:rsidRPr="001308F7" w:rsidRDefault="008303D7" w:rsidP="00DA0CA7">
            <w:pPr>
              <w:numPr>
                <w:ilvl w:val="0"/>
                <w:numId w:val="47"/>
              </w:numPr>
            </w:pPr>
            <w:r w:rsidRPr="001308F7">
              <w:t>Systemet skal returnere de 10 største forekomstene basert på areal.  </w:t>
            </w:r>
          </w:p>
        </w:tc>
      </w:tr>
      <w:tr w:rsidR="008303D7" w:rsidRPr="001308F7" w14:paraId="574BC2B8"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0C4DA266" w14:textId="77777777" w:rsidR="008303D7" w:rsidRPr="001308F7" w:rsidRDefault="008303D7" w:rsidP="008303D7">
            <w:r w:rsidRPr="001308F7">
              <w:rPr>
                <w:b/>
              </w:rPr>
              <w:t>Input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195BDE07" w14:textId="77777777" w:rsidR="008303D7" w:rsidRPr="001308F7" w:rsidRDefault="008303D7" w:rsidP="00DA0CA7">
            <w:pPr>
              <w:numPr>
                <w:ilvl w:val="0"/>
                <w:numId w:val="48"/>
              </w:numPr>
            </w:pPr>
            <w:r w:rsidRPr="001308F7">
              <w:t>En områdekode (f.eks. 4204) </w:t>
            </w:r>
          </w:p>
          <w:p w14:paraId="74616425" w14:textId="77777777" w:rsidR="008303D7" w:rsidRPr="001308F7" w:rsidRDefault="008303D7" w:rsidP="00DA0CA7">
            <w:pPr>
              <w:numPr>
                <w:ilvl w:val="0"/>
                <w:numId w:val="49"/>
              </w:numPr>
            </w:pPr>
            <w:r w:rsidRPr="001308F7">
              <w:t> En arealtype (f.eks. 10) </w:t>
            </w:r>
          </w:p>
        </w:tc>
      </w:tr>
      <w:tr w:rsidR="008303D7" w:rsidRPr="001308F7" w14:paraId="3028DB2D"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107A009C" w14:textId="77777777" w:rsidR="008303D7" w:rsidRPr="001308F7" w:rsidRDefault="008303D7" w:rsidP="008303D7">
            <w:r w:rsidRPr="001308F7">
              <w:rPr>
                <w:b/>
              </w:rPr>
              <w:lastRenderedPageBreak/>
              <w:t>Output:</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33762C80" w14:textId="77777777" w:rsidR="008303D7" w:rsidRPr="001308F7" w:rsidRDefault="008303D7" w:rsidP="00DA0CA7">
            <w:pPr>
              <w:numPr>
                <w:ilvl w:val="0"/>
                <w:numId w:val="50"/>
              </w:numPr>
            </w:pPr>
            <w:r w:rsidRPr="001308F7">
              <w:t>Tabell med topp 10 forekomster  </w:t>
            </w:r>
          </w:p>
          <w:p w14:paraId="5795FD72" w14:textId="77777777" w:rsidR="008303D7" w:rsidRPr="001308F7" w:rsidRDefault="008303D7" w:rsidP="00DA0CA7">
            <w:pPr>
              <w:numPr>
                <w:ilvl w:val="0"/>
                <w:numId w:val="51"/>
              </w:numPr>
            </w:pPr>
            <w:r w:rsidRPr="001308F7">
              <w:t>Kart med markering av disse områdene </w:t>
            </w:r>
          </w:p>
        </w:tc>
      </w:tr>
      <w:tr w:rsidR="008303D7" w:rsidRPr="001308F7" w14:paraId="23CFD228"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2A6D223E" w14:textId="77777777" w:rsidR="008303D7" w:rsidRPr="001308F7" w:rsidRDefault="008303D7" w:rsidP="008303D7">
            <w:r w:rsidRPr="001308F7">
              <w:rPr>
                <w:b/>
              </w:rPr>
              <w:t>Implementering:</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37C776A5" w14:textId="77777777" w:rsidR="008303D7" w:rsidRPr="001308F7" w:rsidRDefault="008303D7" w:rsidP="008303D7">
            <w:r w:rsidRPr="001308F7">
              <w:t>Simulert brukerløsning: en notebook som kan kjøres av en som ikke har brukt python basert på bruker-input. </w:t>
            </w:r>
          </w:p>
          <w:p w14:paraId="7A1F74C6" w14:textId="77777777" w:rsidR="008303D7" w:rsidRPr="001308F7" w:rsidRDefault="008303D7" w:rsidP="008303D7">
            <w:r w:rsidRPr="001308F7">
              <w:t> </w:t>
            </w:r>
          </w:p>
        </w:tc>
      </w:tr>
      <w:tr w:rsidR="008303D7" w:rsidRPr="001308F7" w14:paraId="788FFFA3" w14:textId="77777777" w:rsidTr="008303D7">
        <w:trPr>
          <w:trHeight w:val="300"/>
        </w:trPr>
        <w:tc>
          <w:tcPr>
            <w:tcW w:w="2385" w:type="dxa"/>
            <w:tcBorders>
              <w:top w:val="single" w:sz="6" w:space="0" w:color="000000"/>
              <w:left w:val="single" w:sz="6" w:space="0" w:color="000000"/>
              <w:bottom w:val="single" w:sz="6" w:space="0" w:color="000000"/>
              <w:right w:val="single" w:sz="6" w:space="0" w:color="000000"/>
            </w:tcBorders>
            <w:shd w:val="clear" w:color="auto" w:fill="F3F3F3"/>
            <w:hideMark/>
          </w:tcPr>
          <w:p w14:paraId="76BE16AE" w14:textId="77777777" w:rsidR="008303D7" w:rsidRPr="001308F7" w:rsidRDefault="008303D7" w:rsidP="008303D7">
            <w:r w:rsidRPr="001308F7">
              <w:rPr>
                <w:b/>
              </w:rPr>
              <w:t>Merknader:</w:t>
            </w:r>
            <w:r w:rsidRPr="001308F7">
              <w:t> </w:t>
            </w:r>
          </w:p>
        </w:tc>
        <w:tc>
          <w:tcPr>
            <w:tcW w:w="6525" w:type="dxa"/>
            <w:tcBorders>
              <w:top w:val="single" w:sz="6" w:space="0" w:color="000000"/>
              <w:left w:val="single" w:sz="6" w:space="0" w:color="000000"/>
              <w:bottom w:val="single" w:sz="6" w:space="0" w:color="000000"/>
              <w:right w:val="single" w:sz="6" w:space="0" w:color="000000"/>
            </w:tcBorders>
            <w:shd w:val="clear" w:color="auto" w:fill="auto"/>
            <w:hideMark/>
          </w:tcPr>
          <w:p w14:paraId="7578FC5B" w14:textId="77777777" w:rsidR="008303D7" w:rsidRPr="001308F7" w:rsidRDefault="008303D7" w:rsidP="008303D7">
            <w:r w:rsidRPr="001308F7">
              <w:t>Midtpunkt: 8.01122450699552 8.01122450699552 </w:t>
            </w:r>
          </w:p>
          <w:p w14:paraId="3D7625AC" w14:textId="77777777" w:rsidR="008303D7" w:rsidRPr="001308F7" w:rsidRDefault="008303D7" w:rsidP="008303D7">
            <w:r w:rsidRPr="001308F7">
              <w:t> </w:t>
            </w:r>
          </w:p>
        </w:tc>
      </w:tr>
    </w:tbl>
    <w:p w14:paraId="474F0D58" w14:textId="77777777" w:rsidR="008303D7" w:rsidRPr="001308F7" w:rsidRDefault="008303D7" w:rsidP="008303D7">
      <w:pPr>
        <w:rPr>
          <w:b/>
        </w:rPr>
      </w:pPr>
      <w:r w:rsidRPr="001308F7">
        <w:rPr>
          <w:b/>
        </w:rPr>
        <w:t> </w:t>
      </w:r>
    </w:p>
    <w:p w14:paraId="29A3C648" w14:textId="2D203217" w:rsidR="00C17476" w:rsidRDefault="00C17476">
      <w:pPr>
        <w:spacing w:before="0" w:after="160"/>
      </w:pPr>
      <w:r>
        <w:br w:type="page"/>
      </w:r>
    </w:p>
    <w:p w14:paraId="472E7200" w14:textId="689E74A8" w:rsidR="000D66E4" w:rsidRDefault="00C17476" w:rsidP="00C17476">
      <w:pPr>
        <w:pStyle w:val="Heading2"/>
      </w:pPr>
      <w:r>
        <w:lastRenderedPageBreak/>
        <w:t>Vedlegg – Status 1</w:t>
      </w:r>
    </w:p>
    <w:p w14:paraId="52BCC5EB" w14:textId="7511D9D7" w:rsidR="00C17476" w:rsidRDefault="00C17476">
      <w:pPr>
        <w:spacing w:before="0" w:after="160"/>
      </w:pPr>
      <w:r>
        <w:br w:type="page"/>
      </w:r>
    </w:p>
    <w:p w14:paraId="48DEFE79" w14:textId="7ABFE98C" w:rsidR="000D66E4" w:rsidRPr="001308F7" w:rsidRDefault="00C17476" w:rsidP="00C17476">
      <w:pPr>
        <w:pStyle w:val="Heading2"/>
      </w:pPr>
      <w:r>
        <w:lastRenderedPageBreak/>
        <w:t xml:space="preserve"> Vedlegg – Status 2</w:t>
      </w:r>
    </w:p>
    <w:sectPr w:rsidR="000D66E4" w:rsidRPr="001308F7" w:rsidSect="000D051F">
      <w:footerReference w:type="even" r:id="rId124"/>
      <w:footerReference w:type="default" r:id="rId12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e Nilsen" w:date="2025-05-10T15:36:00Z" w:initials="CN">
    <w:p w14:paraId="0C00B0C2" w14:textId="77777777" w:rsidR="00F25C30" w:rsidRPr="00E75176" w:rsidRDefault="00F25C30" w:rsidP="00F25C30">
      <w:r w:rsidRPr="00E75176">
        <w:rPr>
          <w:rStyle w:val="CommentReference"/>
        </w:rPr>
        <w:annotationRef/>
      </w:r>
      <w:r w:rsidRPr="00E75176">
        <w:rPr>
          <w:color w:val="000000"/>
          <w:sz w:val="20"/>
          <w:szCs w:val="20"/>
        </w:rPr>
        <w:t>Ikke tenk på innholdsfortegnelsen! Christine har ansvar.</w:t>
      </w:r>
    </w:p>
  </w:comment>
  <w:comment w:id="4" w:author="Vinith Balasingam" w:date="2025-05-14T08:58:00Z" w:initials="VB">
    <w:p w14:paraId="1701D32B" w14:textId="281BFAE2" w:rsidR="00000000" w:rsidRDefault="00000000">
      <w:pPr>
        <w:pStyle w:val="CommentText"/>
      </w:pPr>
      <w:r>
        <w:rPr>
          <w:rStyle w:val="CommentReference"/>
        </w:rPr>
        <w:annotationRef/>
      </w:r>
      <w:r w:rsidRPr="11F40B52">
        <w:t>Parter*</w:t>
      </w:r>
    </w:p>
  </w:comment>
  <w:comment w:id="17" w:author="Andrine Celine Flatby" w:date="2025-05-13T13:43:00Z" w:initials="AF">
    <w:p w14:paraId="5B995522" w14:textId="77777777" w:rsidR="00A75987" w:rsidRDefault="00A75987" w:rsidP="00A75987">
      <w:pPr>
        <w:pStyle w:val="CommentText"/>
      </w:pPr>
      <w:r>
        <w:rPr>
          <w:rStyle w:val="CommentReference"/>
        </w:rPr>
        <w:annotationRef/>
      </w:r>
      <w:r>
        <w:t>Trenger vi egentlig historierrikken til scrum?</w:t>
      </w:r>
    </w:p>
  </w:comment>
  <w:comment w:id="19" w:author="Ine Antonsen" w:date="2025-05-13T16:09:00Z" w:initials="IA">
    <w:p w14:paraId="04B0F28E" w14:textId="5A604307" w:rsidR="00A56B2E" w:rsidRDefault="00A56B2E">
      <w:pPr>
        <w:pStyle w:val="CommentText"/>
      </w:pPr>
      <w:r>
        <w:rPr>
          <w:rStyle w:val="CommentReference"/>
        </w:rPr>
        <w:annotationRef/>
      </w:r>
      <w:r w:rsidRPr="63582CE6">
        <w:t xml:space="preserve">mangler det noe her? gruppen valgte agil metodikk eller noe sånt? </w:t>
      </w:r>
    </w:p>
  </w:comment>
  <w:comment w:id="20" w:author="Johanne Kildal Haakenstad" w:date="2025-05-13T15:48:00Z" w:initials="JH">
    <w:p w14:paraId="4551B3B0" w14:textId="3E874B9C" w:rsidR="0061224A" w:rsidRDefault="0061224A">
      <w:pPr>
        <w:pStyle w:val="CommentText"/>
      </w:pPr>
      <w:r>
        <w:rPr>
          <w:rStyle w:val="CommentReference"/>
        </w:rPr>
        <w:annotationRef/>
      </w:r>
      <w:r w:rsidRPr="734FAF08">
        <w:t>”kan være lurt å utdype egen fagefeltet på rolene ved kap. 1. ” er det noe vi har gjort??</w:t>
      </w:r>
    </w:p>
  </w:comment>
  <w:comment w:id="21" w:author="Andrine Celine Flatby" w:date="2025-05-13T16:55:00Z" w:initials="AF">
    <w:p w14:paraId="01AF9C3C" w14:textId="77777777" w:rsidR="00567ADA" w:rsidRDefault="00567ADA" w:rsidP="00567ADA">
      <w:pPr>
        <w:pStyle w:val="CommentText"/>
      </w:pPr>
      <w:r>
        <w:rPr>
          <w:rStyle w:val="CommentReference"/>
        </w:rPr>
        <w:annotationRef/>
      </w:r>
      <w:r>
        <w:t>Nope</w:t>
      </w:r>
    </w:p>
  </w:comment>
  <w:comment w:id="22" w:author="Ine Antonsen" w:date="2025-05-13T16:04:00Z" w:initials="IA">
    <w:p w14:paraId="0A59B1CF" w14:textId="5740AF20" w:rsidR="003B48FC" w:rsidRDefault="003B48FC">
      <w:pPr>
        <w:pStyle w:val="CommentText"/>
      </w:pPr>
      <w:r>
        <w:rPr>
          <w:rStyle w:val="CommentReference"/>
        </w:rPr>
        <w:annotationRef/>
      </w:r>
      <w:r w:rsidRPr="55215378">
        <w:t>kanskje fjerne siden det ikke stemmer helt. idk. vet ikke hvor relevant det er</w:t>
      </w:r>
    </w:p>
  </w:comment>
  <w:comment w:id="49" w:author="Andrine Celine Flatby" w:date="2025-05-13T17:04:00Z" w:initials="AF">
    <w:p w14:paraId="23C32DBA" w14:textId="77777777" w:rsidR="00B84D5E" w:rsidRDefault="00B84D5E" w:rsidP="00B84D5E">
      <w:pPr>
        <w:pStyle w:val="CommentText"/>
      </w:pPr>
      <w:r>
        <w:rPr>
          <w:rStyle w:val="CommentReference"/>
        </w:rPr>
        <w:annotationRef/>
      </w:r>
      <w:r>
        <w:t>Nevne om status 1 og 2</w:t>
      </w:r>
    </w:p>
  </w:comment>
  <w:comment w:id="59" w:author="Vinith Balasingam" w:date="2025-05-14T09:11:00Z" w:initials="VB">
    <w:p w14:paraId="59EB93C9" w14:textId="046FA2FE" w:rsidR="00000000" w:rsidRDefault="00000000">
      <w:pPr>
        <w:pStyle w:val="CommentText"/>
      </w:pPr>
      <w:r>
        <w:rPr>
          <w:rStyle w:val="CommentReference"/>
        </w:rPr>
        <w:annotationRef/>
      </w:r>
      <w:r w:rsidRPr="00B5B61D">
        <w:t>Omformuler denne setningen</w:t>
      </w:r>
    </w:p>
  </w:comment>
  <w:comment w:id="60" w:author="Vinith Balasingam" w:date="2025-05-14T09:08:00Z" w:initials="VB">
    <w:p w14:paraId="144EDB1C" w14:textId="7BD913CD" w:rsidR="00000000" w:rsidRDefault="00000000">
      <w:pPr>
        <w:pStyle w:val="CommentText"/>
      </w:pPr>
      <w:r>
        <w:rPr>
          <w:rStyle w:val="CommentReference"/>
        </w:rPr>
        <w:annotationRef/>
      </w:r>
      <w:r w:rsidRPr="598F53A3">
        <w:t>Irrelevant*</w:t>
      </w:r>
    </w:p>
  </w:comment>
  <w:comment w:id="65" w:author="Andrine Celine Flatby" w:date="2025-05-12T16:35:00Z" w:initials="AF">
    <w:p w14:paraId="6A2D2F29" w14:textId="1DF38635" w:rsidR="00544CEE" w:rsidRPr="00E75176" w:rsidRDefault="00544CEE" w:rsidP="00544CEE">
      <w:pPr>
        <w:pStyle w:val="CommentText"/>
      </w:pPr>
      <w:r w:rsidRPr="00E75176">
        <w:rPr>
          <w:rStyle w:val="CommentReference"/>
        </w:rPr>
        <w:annotationRef/>
      </w:r>
      <w:r w:rsidRPr="00E75176">
        <w:t>Må husk å legge til kryssreferanse her!</w:t>
      </w:r>
    </w:p>
  </w:comment>
  <w:comment w:id="67" w:author="Andrine Celine Flatby" w:date="2025-05-12T16:39:00Z" w:initials="AF">
    <w:p w14:paraId="2BE120B9" w14:textId="77777777" w:rsidR="004E4D7A" w:rsidRPr="00E75176" w:rsidRDefault="004E4D7A" w:rsidP="004E4D7A">
      <w:pPr>
        <w:pStyle w:val="CommentText"/>
      </w:pPr>
      <w:r w:rsidRPr="00E75176">
        <w:rPr>
          <w:rStyle w:val="CommentReference"/>
        </w:rPr>
        <w:annotationRef/>
      </w:r>
      <w:r w:rsidRPr="00E75176">
        <w:t>Hvilken vedlegg er dette snakk om?</w:t>
      </w:r>
    </w:p>
  </w:comment>
  <w:comment w:id="68" w:author="Johanne Kildal Haakenstad" w:date="2025-05-13T16:29:00Z" w:initials="JH">
    <w:p w14:paraId="43CBD34A" w14:textId="7FFCB84B" w:rsidR="007C5B68" w:rsidRDefault="007C5B68">
      <w:pPr>
        <w:pStyle w:val="CommentText"/>
      </w:pPr>
      <w:r>
        <w:rPr>
          <w:rStyle w:val="CommentReference"/>
        </w:rPr>
        <w:annotationRef/>
      </w:r>
      <w:r w:rsidRPr="78174D8B">
        <w:t>tenket tecktroll sprintplanning men idk</w:t>
      </w:r>
    </w:p>
  </w:comment>
  <w:comment w:id="71" w:author="Andrine Celine Flatby" w:date="2025-05-12T19:35:00Z" w:initials="AF">
    <w:p w14:paraId="39F3510B" w14:textId="77777777" w:rsidR="005211CE" w:rsidRDefault="005211CE" w:rsidP="005211CE">
      <w:pPr>
        <w:pStyle w:val="CommentText"/>
      </w:pPr>
      <w:r>
        <w:rPr>
          <w:rStyle w:val="CommentReference"/>
        </w:rPr>
        <w:annotationRef/>
      </w:r>
      <w:r>
        <w:t>Fant den ikke i kildelist i kap.3</w:t>
      </w:r>
    </w:p>
  </w:comment>
  <w:comment w:id="72" w:author="Vinh Vu Ai Nguyen" w:date="2025-05-13T07:57:00Z" w:initials="VN">
    <w:p w14:paraId="1E1E6AA6" w14:textId="5C730E37" w:rsidR="00E9535D" w:rsidRDefault="00E9535D">
      <w:pPr>
        <w:pStyle w:val="CommentText"/>
      </w:pPr>
      <w:r>
        <w:rPr>
          <w:rStyle w:val="CommentReference"/>
        </w:rPr>
        <w:annotationRef/>
      </w:r>
      <w:r w:rsidRPr="48C7B745">
        <w:t xml:space="preserve">Hei glemte å putte </w:t>
      </w:r>
      <w:hyperlink r:id="rId1">
        <w:r w:rsidRPr="1FB95E85">
          <w:rPr>
            <w:rStyle w:val="Hyperlink"/>
          </w:rPr>
          <w:t>https://www.figma.com/resource-library/what-is-a-use-case/</w:t>
        </w:r>
      </w:hyperlink>
      <w:r w:rsidRPr="1C72266D">
        <w:t>,</w:t>
      </w:r>
    </w:p>
  </w:comment>
  <w:comment w:id="101" w:author="Andrine Celine Flatby" w:date="2025-05-13T14:52:00Z" w:initials="AF">
    <w:p w14:paraId="7BDC4661" w14:textId="77777777" w:rsidR="007F7278" w:rsidRDefault="007F7278" w:rsidP="007F7278">
      <w:pPr>
        <w:pStyle w:val="CommentText"/>
      </w:pPr>
      <w:r>
        <w:rPr>
          <w:rStyle w:val="CommentReference"/>
        </w:rPr>
        <w:annotationRef/>
      </w:r>
      <w:r>
        <w:t>Okey, dette er ikke penest måte å sett figur, men det er mest effektiv bruk av plassen</w:t>
      </w:r>
    </w:p>
  </w:comment>
  <w:comment w:id="119" w:author="Vinith Balasingam" w:date="2025-05-14T09:36:00Z" w:initials="VB">
    <w:p w14:paraId="400F8AC8" w14:textId="7FD43ED1" w:rsidR="00000000" w:rsidRDefault="00000000">
      <w:pPr>
        <w:pStyle w:val="CommentText"/>
      </w:pPr>
      <w:r>
        <w:rPr>
          <w:rStyle w:val="CommentReference"/>
        </w:rPr>
        <w:annotationRef/>
      </w:r>
      <w:r w:rsidRPr="4E21170F">
        <w:t>Omformuler</w:t>
      </w:r>
    </w:p>
  </w:comment>
  <w:comment w:id="130" w:author="Christine Nilsen" w:date="2025-05-13T16:18:00Z" w:initials="CN">
    <w:p w14:paraId="0B34C33E" w14:textId="77777777" w:rsidR="00B20142" w:rsidRDefault="00B20142" w:rsidP="00B20142">
      <w:r>
        <w:rPr>
          <w:rStyle w:val="CommentReference"/>
        </w:rPr>
        <w:annotationRef/>
      </w:r>
      <w:r>
        <w:rPr>
          <w:color w:val="000000"/>
          <w:sz w:val="20"/>
          <w:szCs w:val="20"/>
        </w:rPr>
        <w:t xml:space="preserve">Vet ikke hvorfor denne har forsvunnet fra kildene - jeg la den inn da jeg skrev om det :/ </w:t>
      </w:r>
      <w:hyperlink r:id="rId2" w:history="1">
        <w:r w:rsidRPr="00AF558F">
          <w:rPr>
            <w:rStyle w:val="Hyperlink"/>
            <w:sz w:val="20"/>
            <w:szCs w:val="20"/>
          </w:rPr>
          <w:t>https://dask-geopandas.readthedocs.io/en/stable/</w:t>
        </w:r>
      </w:hyperlink>
    </w:p>
  </w:comment>
  <w:comment w:id="148" w:author="Andrine Celine Flatby" w:date="2025-05-13T15:44:00Z" w:initials="AF">
    <w:p w14:paraId="1FD69D72" w14:textId="70723586" w:rsidR="00B15BD7" w:rsidRDefault="00B15BD7" w:rsidP="00B15BD7">
      <w:pPr>
        <w:pStyle w:val="CommentText"/>
      </w:pPr>
      <w:r>
        <w:rPr>
          <w:rStyle w:val="CommentReference"/>
        </w:rPr>
        <w:annotationRef/>
      </w:r>
      <w:r>
        <w:t>Gjelder ikke det for all ar50-data brukerhistoriene? Kanskje fjernes?</w:t>
      </w:r>
    </w:p>
  </w:comment>
  <w:comment w:id="195" w:author="Vinith Balasingam" w:date="2025-05-14T09:26:00Z" w:initials="VB">
    <w:p w14:paraId="286AA306" w14:textId="090AC833" w:rsidR="00000000" w:rsidRDefault="00000000">
      <w:pPr>
        <w:pStyle w:val="CommentText"/>
      </w:pPr>
      <w:r>
        <w:rPr>
          <w:rStyle w:val="CommentReference"/>
        </w:rPr>
        <w:annotationRef/>
      </w:r>
      <w:r w:rsidRPr="3E0698FD">
        <w:t>forskning*</w:t>
      </w:r>
    </w:p>
  </w:comment>
  <w:comment w:id="204" w:author="Johanne Kildal Haakenstad" w:date="2025-05-13T17:10:00Z" w:initials="JKH">
    <w:p w14:paraId="4EECF0F8" w14:textId="3FE2E37E" w:rsidR="0049120E" w:rsidRDefault="0049120E">
      <w:pPr>
        <w:pStyle w:val="CommentText"/>
      </w:pPr>
      <w:r>
        <w:rPr>
          <w:rStyle w:val="CommentReference"/>
        </w:rPr>
        <w:annotationRef/>
      </w:r>
      <w:r>
        <w:t>Noen kilder mangler her</w:t>
      </w:r>
    </w:p>
  </w:comment>
  <w:comment w:id="211" w:author="Andrine Celine Flatby" w:date="2025-05-13T14:00:00Z" w:initials="AF">
    <w:p w14:paraId="39E6CB1C" w14:textId="7B9C54AD" w:rsidR="00316868" w:rsidRDefault="00316868" w:rsidP="00316868">
      <w:pPr>
        <w:pStyle w:val="CommentText"/>
      </w:pPr>
      <w:r>
        <w:rPr>
          <w:rStyle w:val="CommentReference"/>
        </w:rPr>
        <w:annotationRef/>
      </w:r>
      <w:r>
        <w:t>Ineeee, kan du ta et ny bilde her?</w:t>
      </w:r>
    </w:p>
  </w:comment>
  <w:comment w:id="215" w:author="Andrine Celine Flatby" w:date="2025-05-12T16:12:00Z" w:initials="AF">
    <w:p w14:paraId="478EAC9B" w14:textId="7BD1C066" w:rsidR="00B63617" w:rsidRPr="00E75176" w:rsidRDefault="00B63617" w:rsidP="00B63617">
      <w:pPr>
        <w:pStyle w:val="CommentText"/>
      </w:pPr>
      <w:r w:rsidRPr="00E75176">
        <w:rPr>
          <w:rStyle w:val="CommentReference"/>
        </w:rPr>
        <w:annotationRef/>
      </w:r>
      <w:r w:rsidRPr="00E75176">
        <w:t>Vi mangler riskovurdering for sprint 6-7?</w:t>
      </w:r>
    </w:p>
  </w:comment>
  <w:comment w:id="218" w:author="Andrine Celine Flatby" w:date="2025-05-12T16:30:00Z" w:initials="AF">
    <w:p w14:paraId="6E7ECF87" w14:textId="77777777" w:rsidR="0038165E" w:rsidRDefault="0038165E" w:rsidP="0038165E">
      <w:pPr>
        <w:pStyle w:val="CommentText"/>
      </w:pPr>
      <w:r w:rsidRPr="00E75176">
        <w:rPr>
          <w:rStyle w:val="CommentReference"/>
        </w:rPr>
        <w:annotationRef/>
      </w:r>
      <w:r w:rsidRPr="00E75176">
        <w:t>Må legges inn når vi er ferdig å skrive på dokumentet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00B0C2" w15:done="0"/>
  <w15:commentEx w15:paraId="1701D32B" w15:done="0"/>
  <w15:commentEx w15:paraId="5B995522" w15:done="0"/>
  <w15:commentEx w15:paraId="04B0F28E" w15:done="0"/>
  <w15:commentEx w15:paraId="4551B3B0" w15:done="0"/>
  <w15:commentEx w15:paraId="01AF9C3C" w15:paraIdParent="4551B3B0" w15:done="0"/>
  <w15:commentEx w15:paraId="0A59B1CF" w15:done="0"/>
  <w15:commentEx w15:paraId="23C32DBA" w15:done="0"/>
  <w15:commentEx w15:paraId="59EB93C9" w15:done="0"/>
  <w15:commentEx w15:paraId="144EDB1C" w15:done="0"/>
  <w15:commentEx w15:paraId="6A2D2F29" w15:done="0"/>
  <w15:commentEx w15:paraId="2BE120B9" w15:done="0"/>
  <w15:commentEx w15:paraId="43CBD34A" w15:paraIdParent="2BE120B9" w15:done="0"/>
  <w15:commentEx w15:paraId="39F3510B" w15:done="0"/>
  <w15:commentEx w15:paraId="1E1E6AA6" w15:paraIdParent="39F3510B" w15:done="0"/>
  <w15:commentEx w15:paraId="7BDC4661" w15:done="0"/>
  <w15:commentEx w15:paraId="400F8AC8" w15:done="0"/>
  <w15:commentEx w15:paraId="0B34C33E" w15:done="0"/>
  <w15:commentEx w15:paraId="1FD69D72" w15:done="0"/>
  <w15:commentEx w15:paraId="286AA306" w15:done="0"/>
  <w15:commentEx w15:paraId="4EECF0F8" w15:done="0"/>
  <w15:commentEx w15:paraId="39E6CB1C" w15:done="0"/>
  <w15:commentEx w15:paraId="478EAC9B" w15:done="0"/>
  <w15:commentEx w15:paraId="6E7ECF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B635B0" w16cex:dateUtc="2025-05-10T13:36:00Z">
    <w16cex:extLst>
      <w16:ext w16:uri="{CE6994B0-6A32-4C9F-8C6B-6E91EDA988CE}">
        <cr:reactions xmlns:cr="http://schemas.microsoft.com/office/comments/2020/reactions">
          <cr:reaction reactionType="1">
            <cr:reactionInfo dateUtc="2025-05-10T19:07:13Z">
              <cr:user userId="S::andrinecf@uia.no::1a4445d5-d0d7-43dd-a07b-3e5345c4fb89" userProvider="AD" userName="Andrine Celine Flatby"/>
            </cr:reactionInfo>
          </cr:reaction>
        </cr:reactions>
      </w16:ext>
    </w16cex:extLst>
  </w16cex:commentExtensible>
  <w16cex:commentExtensible w16cex:durableId="2E6FE945" w16cex:dateUtc="2025-05-14T06:58:00Z"/>
  <w16cex:commentExtensible w16cex:durableId="11E12C15" w16cex:dateUtc="2025-05-13T11:43:00Z"/>
  <w16cex:commentExtensible w16cex:durableId="186CF3F1" w16cex:dateUtc="2025-05-13T14:09:00Z"/>
  <w16cex:commentExtensible w16cex:durableId="322FE819" w16cex:dateUtc="2025-05-13T13:48:00Z"/>
  <w16cex:commentExtensible w16cex:durableId="2594D215" w16cex:dateUtc="2025-05-13T14:55:00Z"/>
  <w16cex:commentExtensible w16cex:durableId="051D6B61" w16cex:dateUtc="2025-05-13T14:04:00Z"/>
  <w16cex:commentExtensible w16cex:durableId="3AC904BC" w16cex:dateUtc="2025-05-13T15:04:00Z"/>
  <w16cex:commentExtensible w16cex:durableId="5738890B" w16cex:dateUtc="2025-05-14T07:11:00Z"/>
  <w16cex:commentExtensible w16cex:durableId="1C69095C" w16cex:dateUtc="2025-05-14T07:08:00Z"/>
  <w16cex:commentExtensible w16cex:durableId="708D1354" w16cex:dateUtc="2025-05-12T14:35:00Z"/>
  <w16cex:commentExtensible w16cex:durableId="5F965902" w16cex:dateUtc="2025-05-12T14:39:00Z"/>
  <w16cex:commentExtensible w16cex:durableId="7E6968AA" w16cex:dateUtc="2025-05-13T14:29:00Z"/>
  <w16cex:commentExtensible w16cex:durableId="2D0C37F1" w16cex:dateUtc="2025-05-12T17:35:00Z"/>
  <w16cex:commentExtensible w16cex:durableId="7488A040" w16cex:dateUtc="2025-05-13T05:57:00Z"/>
  <w16cex:commentExtensible w16cex:durableId="7BDC4661" w16cex:dateUtc="2025-05-13T12:52:00Z"/>
  <w16cex:commentExtensible w16cex:durableId="09EF00E6" w16cex:dateUtc="2025-05-14T07:36:00Z"/>
  <w16cex:commentExtensible w16cex:durableId="16C54E71" w16cex:dateUtc="2025-05-13T14:18:00Z"/>
  <w16cex:commentExtensible w16cex:durableId="15E0142F" w16cex:dateUtc="2025-05-13T13:44:00Z"/>
  <w16cex:commentExtensible w16cex:durableId="68CDAB5B" w16cex:dateUtc="2025-05-14T07:26:00Z"/>
  <w16cex:commentExtensible w16cex:durableId="2BCDFB99" w16cex:dateUtc="2025-05-13T15:10:00Z"/>
  <w16cex:commentExtensible w16cex:durableId="74CB0865" w16cex:dateUtc="2025-05-13T12:00:00Z"/>
  <w16cex:commentExtensible w16cex:durableId="1845265E" w16cex:dateUtc="2025-05-12T14:12:00Z"/>
  <w16cex:commentExtensible w16cex:durableId="4E1EB550" w16cex:dateUtc="2025-05-12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00B0C2" w16cid:durableId="5BB635B0"/>
  <w16cid:commentId w16cid:paraId="1701D32B" w16cid:durableId="2E6FE945"/>
  <w16cid:commentId w16cid:paraId="5B995522" w16cid:durableId="11E12C15"/>
  <w16cid:commentId w16cid:paraId="04B0F28E" w16cid:durableId="186CF3F1"/>
  <w16cid:commentId w16cid:paraId="4551B3B0" w16cid:durableId="322FE819"/>
  <w16cid:commentId w16cid:paraId="01AF9C3C" w16cid:durableId="2594D215"/>
  <w16cid:commentId w16cid:paraId="0A59B1CF" w16cid:durableId="051D6B61"/>
  <w16cid:commentId w16cid:paraId="23C32DBA" w16cid:durableId="3AC904BC"/>
  <w16cid:commentId w16cid:paraId="59EB93C9" w16cid:durableId="5738890B"/>
  <w16cid:commentId w16cid:paraId="144EDB1C" w16cid:durableId="1C69095C"/>
  <w16cid:commentId w16cid:paraId="6A2D2F29" w16cid:durableId="708D1354"/>
  <w16cid:commentId w16cid:paraId="2BE120B9" w16cid:durableId="5F965902"/>
  <w16cid:commentId w16cid:paraId="43CBD34A" w16cid:durableId="7E6968AA"/>
  <w16cid:commentId w16cid:paraId="39F3510B" w16cid:durableId="2D0C37F1"/>
  <w16cid:commentId w16cid:paraId="1E1E6AA6" w16cid:durableId="7488A040"/>
  <w16cid:commentId w16cid:paraId="7BDC4661" w16cid:durableId="7BDC4661"/>
  <w16cid:commentId w16cid:paraId="400F8AC8" w16cid:durableId="09EF00E6"/>
  <w16cid:commentId w16cid:paraId="0B34C33E" w16cid:durableId="16C54E71"/>
  <w16cid:commentId w16cid:paraId="1FD69D72" w16cid:durableId="15E0142F"/>
  <w16cid:commentId w16cid:paraId="286AA306" w16cid:durableId="68CDAB5B"/>
  <w16cid:commentId w16cid:paraId="4EECF0F8" w16cid:durableId="2BCDFB99"/>
  <w16cid:commentId w16cid:paraId="39E6CB1C" w16cid:durableId="74CB0865"/>
  <w16cid:commentId w16cid:paraId="478EAC9B" w16cid:durableId="1845265E"/>
  <w16cid:commentId w16cid:paraId="6E7ECF87" w16cid:durableId="4E1EB5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36F09" w14:textId="77777777" w:rsidR="007C2A8C" w:rsidRPr="00E75176" w:rsidRDefault="007C2A8C" w:rsidP="0003463A">
      <w:pPr>
        <w:spacing w:before="0" w:after="0" w:line="240" w:lineRule="auto"/>
      </w:pPr>
      <w:r w:rsidRPr="00E75176">
        <w:separator/>
      </w:r>
    </w:p>
  </w:endnote>
  <w:endnote w:type="continuationSeparator" w:id="0">
    <w:p w14:paraId="0BAC1220" w14:textId="77777777" w:rsidR="007C2A8C" w:rsidRPr="00E75176" w:rsidRDefault="007C2A8C" w:rsidP="0003463A">
      <w:pPr>
        <w:spacing w:before="0" w:after="0" w:line="240" w:lineRule="auto"/>
      </w:pPr>
      <w:r w:rsidRPr="00E75176">
        <w:continuationSeparator/>
      </w:r>
    </w:p>
  </w:endnote>
  <w:endnote w:type="continuationNotice" w:id="1">
    <w:p w14:paraId="2A877DAC" w14:textId="77777777" w:rsidR="007C2A8C" w:rsidRDefault="007C2A8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046083"/>
      <w:docPartObj>
        <w:docPartGallery w:val="Page Numbers (Bottom of Page)"/>
        <w:docPartUnique/>
      </w:docPartObj>
    </w:sdtPr>
    <w:sdtContent>
      <w:p w14:paraId="022C6DFD" w14:textId="54B9DF0B" w:rsidR="0003463A" w:rsidRPr="00E75176" w:rsidRDefault="0003463A">
        <w:pPr>
          <w:pStyle w:val="Footer"/>
          <w:framePr w:wrap="none" w:vAnchor="text" w:hAnchor="margin" w:xAlign="right" w:y="1"/>
          <w:rPr>
            <w:rStyle w:val="PageNumber"/>
          </w:rPr>
        </w:pPr>
        <w:r w:rsidRPr="00E75176">
          <w:rPr>
            <w:rStyle w:val="PageNumber"/>
          </w:rPr>
          <w:fldChar w:fldCharType="begin"/>
        </w:r>
        <w:r w:rsidRPr="00E75176">
          <w:rPr>
            <w:rStyle w:val="PageNumber"/>
          </w:rPr>
          <w:instrText xml:space="preserve"> PAGE </w:instrText>
        </w:r>
        <w:r w:rsidRPr="00E75176">
          <w:rPr>
            <w:rStyle w:val="PageNumber"/>
          </w:rPr>
          <w:fldChar w:fldCharType="end"/>
        </w:r>
      </w:p>
    </w:sdtContent>
  </w:sdt>
  <w:p w14:paraId="21D84DC6" w14:textId="77777777" w:rsidR="0003463A" w:rsidRPr="00E75176" w:rsidRDefault="0003463A" w:rsidP="000346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2939186"/>
      <w:docPartObj>
        <w:docPartGallery w:val="Page Numbers (Bottom of Page)"/>
        <w:docPartUnique/>
      </w:docPartObj>
    </w:sdtPr>
    <w:sdtContent>
      <w:p w14:paraId="77605612" w14:textId="27B38EF5" w:rsidR="0003463A" w:rsidRPr="00E75176" w:rsidRDefault="0003463A">
        <w:pPr>
          <w:pStyle w:val="Footer"/>
          <w:framePr w:wrap="none" w:vAnchor="text" w:hAnchor="margin" w:xAlign="right" w:y="1"/>
          <w:rPr>
            <w:rStyle w:val="PageNumber"/>
          </w:rPr>
        </w:pPr>
        <w:r w:rsidRPr="00E75176">
          <w:rPr>
            <w:rStyle w:val="PageNumber"/>
          </w:rPr>
          <w:fldChar w:fldCharType="begin"/>
        </w:r>
        <w:r w:rsidRPr="00E75176">
          <w:rPr>
            <w:rStyle w:val="PageNumber"/>
          </w:rPr>
          <w:instrText xml:space="preserve"> PAGE </w:instrText>
        </w:r>
        <w:r w:rsidRPr="00E75176">
          <w:rPr>
            <w:rStyle w:val="PageNumber"/>
          </w:rPr>
          <w:fldChar w:fldCharType="separate"/>
        </w:r>
        <w:r w:rsidRPr="00E75176">
          <w:rPr>
            <w:rStyle w:val="PageNumber"/>
          </w:rPr>
          <w:t>2</w:t>
        </w:r>
        <w:r w:rsidRPr="00E75176">
          <w:rPr>
            <w:rStyle w:val="PageNumber"/>
          </w:rPr>
          <w:fldChar w:fldCharType="end"/>
        </w:r>
      </w:p>
    </w:sdtContent>
  </w:sdt>
  <w:p w14:paraId="23E08523" w14:textId="77777777" w:rsidR="0003463A" w:rsidRPr="00E75176" w:rsidRDefault="0003463A" w:rsidP="000346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52331" w14:textId="77777777" w:rsidR="007C2A8C" w:rsidRPr="00E75176" w:rsidRDefault="007C2A8C" w:rsidP="0003463A">
      <w:pPr>
        <w:spacing w:before="0" w:after="0" w:line="240" w:lineRule="auto"/>
      </w:pPr>
      <w:r w:rsidRPr="00E75176">
        <w:separator/>
      </w:r>
    </w:p>
  </w:footnote>
  <w:footnote w:type="continuationSeparator" w:id="0">
    <w:p w14:paraId="23F4D099" w14:textId="77777777" w:rsidR="007C2A8C" w:rsidRPr="00E75176" w:rsidRDefault="007C2A8C" w:rsidP="0003463A">
      <w:pPr>
        <w:spacing w:before="0" w:after="0" w:line="240" w:lineRule="auto"/>
      </w:pPr>
      <w:r w:rsidRPr="00E75176">
        <w:continuationSeparator/>
      </w:r>
    </w:p>
  </w:footnote>
  <w:footnote w:type="continuationNotice" w:id="1">
    <w:p w14:paraId="6D2BD5E6" w14:textId="77777777" w:rsidR="007C2A8C" w:rsidRDefault="007C2A8C">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588"/>
    <w:multiLevelType w:val="multilevel"/>
    <w:tmpl w:val="606C6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3B4424A"/>
    <w:multiLevelType w:val="multilevel"/>
    <w:tmpl w:val="C4D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A1588"/>
    <w:multiLevelType w:val="multilevel"/>
    <w:tmpl w:val="555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571EE2"/>
    <w:multiLevelType w:val="multilevel"/>
    <w:tmpl w:val="E488D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C2231"/>
    <w:multiLevelType w:val="multilevel"/>
    <w:tmpl w:val="D87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968EF"/>
    <w:multiLevelType w:val="multilevel"/>
    <w:tmpl w:val="DD7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616CF"/>
    <w:multiLevelType w:val="multilevel"/>
    <w:tmpl w:val="606C6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08490A8A"/>
    <w:multiLevelType w:val="multilevel"/>
    <w:tmpl w:val="DFC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9D7351"/>
    <w:multiLevelType w:val="multilevel"/>
    <w:tmpl w:val="9228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277ECF"/>
    <w:multiLevelType w:val="multilevel"/>
    <w:tmpl w:val="5494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B5BEE"/>
    <w:multiLevelType w:val="multilevel"/>
    <w:tmpl w:val="F90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F22BA"/>
    <w:multiLevelType w:val="multilevel"/>
    <w:tmpl w:val="E33029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EC0E5B"/>
    <w:multiLevelType w:val="multilevel"/>
    <w:tmpl w:val="F6F6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2F500B"/>
    <w:multiLevelType w:val="multilevel"/>
    <w:tmpl w:val="E6E0B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979F8"/>
    <w:multiLevelType w:val="multilevel"/>
    <w:tmpl w:val="080C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BC39C9"/>
    <w:multiLevelType w:val="multilevel"/>
    <w:tmpl w:val="04C6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BD001E"/>
    <w:multiLevelType w:val="multilevel"/>
    <w:tmpl w:val="5AD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D706DA"/>
    <w:multiLevelType w:val="multilevel"/>
    <w:tmpl w:val="F9389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B76C3D"/>
    <w:multiLevelType w:val="multilevel"/>
    <w:tmpl w:val="57E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246FEF"/>
    <w:multiLevelType w:val="multilevel"/>
    <w:tmpl w:val="096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B65677"/>
    <w:multiLevelType w:val="multilevel"/>
    <w:tmpl w:val="9C5E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D011D"/>
    <w:multiLevelType w:val="multilevel"/>
    <w:tmpl w:val="ADCA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576C6B"/>
    <w:multiLevelType w:val="multilevel"/>
    <w:tmpl w:val="1084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B2143F"/>
    <w:multiLevelType w:val="multilevel"/>
    <w:tmpl w:val="E87C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2978FE"/>
    <w:multiLevelType w:val="multilevel"/>
    <w:tmpl w:val="FE6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7B6CF7"/>
    <w:multiLevelType w:val="multilevel"/>
    <w:tmpl w:val="35C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9AA645C"/>
    <w:multiLevelType w:val="multilevel"/>
    <w:tmpl w:val="F9D0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B51993"/>
    <w:multiLevelType w:val="multilevel"/>
    <w:tmpl w:val="B1BC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4064A9"/>
    <w:multiLevelType w:val="multilevel"/>
    <w:tmpl w:val="C158E1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7E2433"/>
    <w:multiLevelType w:val="multilevel"/>
    <w:tmpl w:val="C6C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FC31A3"/>
    <w:multiLevelType w:val="multilevel"/>
    <w:tmpl w:val="FE9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C93DE7"/>
    <w:multiLevelType w:val="multilevel"/>
    <w:tmpl w:val="F24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31F3F8B"/>
    <w:multiLevelType w:val="multilevel"/>
    <w:tmpl w:val="092C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45686A"/>
    <w:multiLevelType w:val="multilevel"/>
    <w:tmpl w:val="F934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603D28"/>
    <w:multiLevelType w:val="multilevel"/>
    <w:tmpl w:val="606C6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5" w15:restartNumberingAfterBreak="0">
    <w:nsid w:val="4BCB6E47"/>
    <w:multiLevelType w:val="multilevel"/>
    <w:tmpl w:val="E66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391D39"/>
    <w:multiLevelType w:val="multilevel"/>
    <w:tmpl w:val="606C6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7" w15:restartNumberingAfterBreak="0">
    <w:nsid w:val="4F3D25CF"/>
    <w:multiLevelType w:val="multilevel"/>
    <w:tmpl w:val="72C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6D19DD"/>
    <w:multiLevelType w:val="multilevel"/>
    <w:tmpl w:val="ED5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9B50BD"/>
    <w:multiLevelType w:val="multilevel"/>
    <w:tmpl w:val="3F0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517F42"/>
    <w:multiLevelType w:val="multilevel"/>
    <w:tmpl w:val="D06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8D021F"/>
    <w:multiLevelType w:val="multilevel"/>
    <w:tmpl w:val="32E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4726CB"/>
    <w:multiLevelType w:val="hybridMultilevel"/>
    <w:tmpl w:val="2DFED0FA"/>
    <w:lvl w:ilvl="0" w:tplc="0414000F">
      <w:start w:val="1"/>
      <w:numFmt w:val="decimal"/>
      <w:lvlText w:val="%1."/>
      <w:lvlJc w:val="left"/>
      <w:pPr>
        <w:ind w:left="720" w:hanging="360"/>
      </w:pPr>
      <w:rPr>
        <w:rFonts w:hint="default"/>
      </w:rPr>
    </w:lvl>
    <w:lvl w:ilvl="1" w:tplc="04140001">
      <w:start w:val="1"/>
      <w:numFmt w:val="bullet"/>
      <w:lvlText w:val=""/>
      <w:lvlJc w:val="left"/>
      <w:pPr>
        <w:ind w:left="1440" w:hanging="360"/>
      </w:pPr>
      <w:rPr>
        <w:rFonts w:ascii="Symbol" w:hAnsi="Symbol" w:hint="default"/>
      </w:r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3" w15:restartNumberingAfterBreak="0">
    <w:nsid w:val="57120DA4"/>
    <w:multiLevelType w:val="multilevel"/>
    <w:tmpl w:val="DF3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3327DB"/>
    <w:multiLevelType w:val="multilevel"/>
    <w:tmpl w:val="8080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922DE6"/>
    <w:multiLevelType w:val="multilevel"/>
    <w:tmpl w:val="06D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FC7983"/>
    <w:multiLevelType w:val="multilevel"/>
    <w:tmpl w:val="EE5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4E61FD"/>
    <w:multiLevelType w:val="multilevel"/>
    <w:tmpl w:val="E73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857F0C"/>
    <w:multiLevelType w:val="multilevel"/>
    <w:tmpl w:val="983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0764B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0" w15:restartNumberingAfterBreak="0">
    <w:nsid w:val="6A2C7115"/>
    <w:multiLevelType w:val="multilevel"/>
    <w:tmpl w:val="F63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EE5C90"/>
    <w:multiLevelType w:val="multilevel"/>
    <w:tmpl w:val="728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303B55"/>
    <w:multiLevelType w:val="multilevel"/>
    <w:tmpl w:val="606C6E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3" w15:restartNumberingAfterBreak="0">
    <w:nsid w:val="6F42155B"/>
    <w:multiLevelType w:val="multilevel"/>
    <w:tmpl w:val="0C0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37B0F54"/>
    <w:multiLevelType w:val="multilevel"/>
    <w:tmpl w:val="8AA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65164F3"/>
    <w:multiLevelType w:val="multilevel"/>
    <w:tmpl w:val="0BE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DF168E"/>
    <w:multiLevelType w:val="hybridMultilevel"/>
    <w:tmpl w:val="0C8469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7" w15:restartNumberingAfterBreak="0">
    <w:nsid w:val="76ED3EC3"/>
    <w:multiLevelType w:val="multilevel"/>
    <w:tmpl w:val="EEF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56405F"/>
    <w:multiLevelType w:val="multilevel"/>
    <w:tmpl w:val="61429F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A02F8C"/>
    <w:multiLevelType w:val="hybridMultilevel"/>
    <w:tmpl w:val="82464E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0" w15:restartNumberingAfterBreak="0">
    <w:nsid w:val="7BFC5171"/>
    <w:multiLevelType w:val="multilevel"/>
    <w:tmpl w:val="422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6863D5"/>
    <w:multiLevelType w:val="multilevel"/>
    <w:tmpl w:val="3FD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2B2E66"/>
    <w:multiLevelType w:val="multilevel"/>
    <w:tmpl w:val="664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6A5EC8"/>
    <w:multiLevelType w:val="multilevel"/>
    <w:tmpl w:val="D45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8511457">
    <w:abstractNumId w:val="49"/>
  </w:num>
  <w:num w:numId="2" w16cid:durableId="236596077">
    <w:abstractNumId w:val="46"/>
  </w:num>
  <w:num w:numId="3" w16cid:durableId="804853623">
    <w:abstractNumId w:val="4"/>
  </w:num>
  <w:num w:numId="4" w16cid:durableId="1506676763">
    <w:abstractNumId w:val="26"/>
  </w:num>
  <w:num w:numId="5" w16cid:durableId="282932104">
    <w:abstractNumId w:val="22"/>
  </w:num>
  <w:num w:numId="6" w16cid:durableId="549418496">
    <w:abstractNumId w:val="61"/>
  </w:num>
  <w:num w:numId="7" w16cid:durableId="919406599">
    <w:abstractNumId w:val="18"/>
  </w:num>
  <w:num w:numId="8" w16cid:durableId="626282412">
    <w:abstractNumId w:val="15"/>
  </w:num>
  <w:num w:numId="9" w16cid:durableId="840391789">
    <w:abstractNumId w:val="37"/>
  </w:num>
  <w:num w:numId="10" w16cid:durableId="334723689">
    <w:abstractNumId w:val="63"/>
  </w:num>
  <w:num w:numId="11" w16cid:durableId="1455951624">
    <w:abstractNumId w:val="2"/>
  </w:num>
  <w:num w:numId="12" w16cid:durableId="1323663116">
    <w:abstractNumId w:val="20"/>
  </w:num>
  <w:num w:numId="13" w16cid:durableId="915281179">
    <w:abstractNumId w:val="44"/>
  </w:num>
  <w:num w:numId="14" w16cid:durableId="1587761084">
    <w:abstractNumId w:val="33"/>
  </w:num>
  <w:num w:numId="15" w16cid:durableId="518665264">
    <w:abstractNumId w:val="45"/>
  </w:num>
  <w:num w:numId="16" w16cid:durableId="1399206469">
    <w:abstractNumId w:val="14"/>
  </w:num>
  <w:num w:numId="17" w16cid:durableId="1279725383">
    <w:abstractNumId w:val="48"/>
  </w:num>
  <w:num w:numId="18" w16cid:durableId="1372025581">
    <w:abstractNumId w:val="10"/>
  </w:num>
  <w:num w:numId="19" w16cid:durableId="1196044751">
    <w:abstractNumId w:val="38"/>
  </w:num>
  <w:num w:numId="20" w16cid:durableId="313147309">
    <w:abstractNumId w:val="51"/>
  </w:num>
  <w:num w:numId="21" w16cid:durableId="402724977">
    <w:abstractNumId w:val="42"/>
  </w:num>
  <w:num w:numId="22" w16cid:durableId="1446122921">
    <w:abstractNumId w:val="6"/>
  </w:num>
  <w:num w:numId="23" w16cid:durableId="522012110">
    <w:abstractNumId w:val="36"/>
  </w:num>
  <w:num w:numId="24" w16cid:durableId="720593380">
    <w:abstractNumId w:val="0"/>
  </w:num>
  <w:num w:numId="25" w16cid:durableId="738941320">
    <w:abstractNumId w:val="52"/>
  </w:num>
  <w:num w:numId="26" w16cid:durableId="2118014797">
    <w:abstractNumId w:val="34"/>
  </w:num>
  <w:num w:numId="27" w16cid:durableId="1868366325">
    <w:abstractNumId w:val="43"/>
  </w:num>
  <w:num w:numId="28" w16cid:durableId="1047145116">
    <w:abstractNumId w:val="62"/>
  </w:num>
  <w:num w:numId="29" w16cid:durableId="1513253070">
    <w:abstractNumId w:val="24"/>
  </w:num>
  <w:num w:numId="30" w16cid:durableId="1991253735">
    <w:abstractNumId w:val="40"/>
  </w:num>
  <w:num w:numId="31" w16cid:durableId="1043138917">
    <w:abstractNumId w:val="8"/>
  </w:num>
  <w:num w:numId="32" w16cid:durableId="687485076">
    <w:abstractNumId w:val="16"/>
  </w:num>
  <w:num w:numId="33" w16cid:durableId="1306545878">
    <w:abstractNumId w:val="60"/>
  </w:num>
  <w:num w:numId="34" w16cid:durableId="470945694">
    <w:abstractNumId w:val="21"/>
  </w:num>
  <w:num w:numId="35" w16cid:durableId="1129981972">
    <w:abstractNumId w:val="1"/>
  </w:num>
  <w:num w:numId="36" w16cid:durableId="958533590">
    <w:abstractNumId w:val="35"/>
  </w:num>
  <w:num w:numId="37" w16cid:durableId="726491803">
    <w:abstractNumId w:val="7"/>
  </w:num>
  <w:num w:numId="38" w16cid:durableId="496044185">
    <w:abstractNumId w:val="25"/>
  </w:num>
  <w:num w:numId="39" w16cid:durableId="19203444">
    <w:abstractNumId w:val="50"/>
  </w:num>
  <w:num w:numId="40" w16cid:durableId="1950429059">
    <w:abstractNumId w:val="30"/>
  </w:num>
  <w:num w:numId="41" w16cid:durableId="7030338">
    <w:abstractNumId w:val="19"/>
  </w:num>
  <w:num w:numId="42" w16cid:durableId="44959129">
    <w:abstractNumId w:val="27"/>
  </w:num>
  <w:num w:numId="43" w16cid:durableId="2080202203">
    <w:abstractNumId w:val="57"/>
  </w:num>
  <w:num w:numId="44" w16cid:durableId="1905801061">
    <w:abstractNumId w:val="12"/>
  </w:num>
  <w:num w:numId="45" w16cid:durableId="1585063589">
    <w:abstractNumId w:val="41"/>
  </w:num>
  <w:num w:numId="46" w16cid:durableId="1025327402">
    <w:abstractNumId w:val="9"/>
  </w:num>
  <w:num w:numId="47" w16cid:durableId="1012101669">
    <w:abstractNumId w:val="23"/>
  </w:num>
  <w:num w:numId="48" w16cid:durableId="1417704310">
    <w:abstractNumId w:val="32"/>
  </w:num>
  <w:num w:numId="49" w16cid:durableId="978193418">
    <w:abstractNumId w:val="39"/>
  </w:num>
  <w:num w:numId="50" w16cid:durableId="145242463">
    <w:abstractNumId w:val="47"/>
  </w:num>
  <w:num w:numId="51" w16cid:durableId="542449780">
    <w:abstractNumId w:val="29"/>
  </w:num>
  <w:num w:numId="52" w16cid:durableId="1070424053">
    <w:abstractNumId w:val="59"/>
  </w:num>
  <w:num w:numId="53" w16cid:durableId="280305606">
    <w:abstractNumId w:val="56"/>
  </w:num>
  <w:num w:numId="54" w16cid:durableId="727266698">
    <w:abstractNumId w:val="31"/>
  </w:num>
  <w:num w:numId="55" w16cid:durableId="887837711">
    <w:abstractNumId w:val="53"/>
  </w:num>
  <w:num w:numId="56" w16cid:durableId="252475693">
    <w:abstractNumId w:val="54"/>
  </w:num>
  <w:num w:numId="57" w16cid:durableId="251403172">
    <w:abstractNumId w:val="5"/>
  </w:num>
  <w:num w:numId="58" w16cid:durableId="684013054">
    <w:abstractNumId w:val="55"/>
  </w:num>
  <w:num w:numId="59" w16cid:durableId="148594435">
    <w:abstractNumId w:val="13"/>
  </w:num>
  <w:num w:numId="60" w16cid:durableId="834540474">
    <w:abstractNumId w:val="58"/>
  </w:num>
  <w:num w:numId="61" w16cid:durableId="1832137504">
    <w:abstractNumId w:val="28"/>
  </w:num>
  <w:num w:numId="62" w16cid:durableId="55511904">
    <w:abstractNumId w:val="17"/>
  </w:num>
  <w:num w:numId="63" w16cid:durableId="226913643">
    <w:abstractNumId w:val="11"/>
  </w:num>
  <w:num w:numId="64" w16cid:durableId="1657681068">
    <w:abstractNumId w:val="3"/>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 Nilsen">
    <w15:presenceInfo w15:providerId="AD" w15:userId="S::chrira17@uia.no::2060f901-d2f7-44a4-bae5-e406ac3bb189"/>
  </w15:person>
  <w15:person w15:author="Vinith Balasingam">
    <w15:presenceInfo w15:providerId="AD" w15:userId="S::vinith.balasingam_kartverket.no#ext#@uiano.onmicrosoft.com::80e70cb3-16eb-466c-bdae-a39ab567a3cd"/>
  </w15:person>
  <w15:person w15:author="Andrine Celine Flatby">
    <w15:presenceInfo w15:providerId="AD" w15:userId="S::andrinecf@uia.no::1a4445d5-d0d7-43dd-a07b-3e5345c4fb89"/>
  </w15:person>
  <w15:person w15:author="Ine Antonsen">
    <w15:presenceInfo w15:providerId="AD" w15:userId="S::inea@uia.no::d50b19db-aec8-415f-8c8a-20febfbdc523"/>
  </w15:person>
  <w15:person w15:author="Johanne Kildal Haakenstad">
    <w15:presenceInfo w15:providerId="AD" w15:userId="S::johannekh@uia.no::dc5a7a32-b35b-4680-9f8c-30546de4dcb8"/>
  </w15:person>
  <w15:person w15:author="Vinh Vu Ai Nguyen">
    <w15:presenceInfo w15:providerId="AD" w15:userId="S::vvnguyen@uia.no::46b373dc-db6c-4651-be77-bd09269d07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txstr9xi5pdw2eatwtxpvaqz5z50zdfwtzx&quot;&gt;My EndNote Library Copy&lt;record-ids&gt;&lt;item&gt;57&lt;/item&gt;&lt;item&gt;58&lt;/item&gt;&lt;item&gt;59&lt;/item&gt;&lt;item&gt;60&lt;/item&gt;&lt;item&gt;61&lt;/item&gt;&lt;item&gt;62&lt;/item&gt;&lt;item&gt;63&lt;/item&gt;&lt;item&gt;65&lt;/item&gt;&lt;item&gt;66&lt;/item&gt;&lt;item&gt;67&lt;/item&gt;&lt;item&gt;68&lt;/item&gt;&lt;item&gt;69&lt;/item&gt;&lt;item&gt;70&lt;/item&gt;&lt;item&gt;74&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1&lt;/item&gt;&lt;/record-ids&gt;&lt;/item&gt;&lt;/Libraries&gt;"/>
  </w:docVars>
  <w:rsids>
    <w:rsidRoot w:val="57EE2836"/>
    <w:rsid w:val="000000D0"/>
    <w:rsid w:val="00002BE5"/>
    <w:rsid w:val="00003983"/>
    <w:rsid w:val="0000422D"/>
    <w:rsid w:val="00006E3F"/>
    <w:rsid w:val="000078AC"/>
    <w:rsid w:val="000104AF"/>
    <w:rsid w:val="000108BE"/>
    <w:rsid w:val="00010A34"/>
    <w:rsid w:val="00010CD0"/>
    <w:rsid w:val="00011EF5"/>
    <w:rsid w:val="0001286B"/>
    <w:rsid w:val="00012944"/>
    <w:rsid w:val="00013FCA"/>
    <w:rsid w:val="00017AF1"/>
    <w:rsid w:val="00020A60"/>
    <w:rsid w:val="0002239B"/>
    <w:rsid w:val="000234B4"/>
    <w:rsid w:val="00023AB1"/>
    <w:rsid w:val="00024214"/>
    <w:rsid w:val="000248A7"/>
    <w:rsid w:val="00026075"/>
    <w:rsid w:val="00030700"/>
    <w:rsid w:val="00031762"/>
    <w:rsid w:val="000318F3"/>
    <w:rsid w:val="00034155"/>
    <w:rsid w:val="00034363"/>
    <w:rsid w:val="0003463A"/>
    <w:rsid w:val="00035F29"/>
    <w:rsid w:val="00037725"/>
    <w:rsid w:val="000404BD"/>
    <w:rsid w:val="00040644"/>
    <w:rsid w:val="00042B43"/>
    <w:rsid w:val="00043B78"/>
    <w:rsid w:val="00044507"/>
    <w:rsid w:val="00045152"/>
    <w:rsid w:val="00046F1D"/>
    <w:rsid w:val="0005177B"/>
    <w:rsid w:val="00052067"/>
    <w:rsid w:val="00052589"/>
    <w:rsid w:val="00052AF0"/>
    <w:rsid w:val="00054B87"/>
    <w:rsid w:val="00057AE9"/>
    <w:rsid w:val="00060864"/>
    <w:rsid w:val="000617B9"/>
    <w:rsid w:val="00061A61"/>
    <w:rsid w:val="00063334"/>
    <w:rsid w:val="00063B52"/>
    <w:rsid w:val="000645E4"/>
    <w:rsid w:val="000658A2"/>
    <w:rsid w:val="00066D80"/>
    <w:rsid w:val="00066EA3"/>
    <w:rsid w:val="00067058"/>
    <w:rsid w:val="0006779F"/>
    <w:rsid w:val="000714AA"/>
    <w:rsid w:val="00071B33"/>
    <w:rsid w:val="0007234D"/>
    <w:rsid w:val="00073C80"/>
    <w:rsid w:val="0007439A"/>
    <w:rsid w:val="00075CCC"/>
    <w:rsid w:val="00075E49"/>
    <w:rsid w:val="000761B4"/>
    <w:rsid w:val="00077C53"/>
    <w:rsid w:val="00081270"/>
    <w:rsid w:val="000817D5"/>
    <w:rsid w:val="0008257B"/>
    <w:rsid w:val="00083234"/>
    <w:rsid w:val="00083388"/>
    <w:rsid w:val="000841EA"/>
    <w:rsid w:val="00084CC2"/>
    <w:rsid w:val="00085688"/>
    <w:rsid w:val="00086101"/>
    <w:rsid w:val="00086161"/>
    <w:rsid w:val="0008711F"/>
    <w:rsid w:val="00087E0A"/>
    <w:rsid w:val="00090013"/>
    <w:rsid w:val="0009126A"/>
    <w:rsid w:val="00091A41"/>
    <w:rsid w:val="00091CD3"/>
    <w:rsid w:val="00092543"/>
    <w:rsid w:val="000931AB"/>
    <w:rsid w:val="000934BA"/>
    <w:rsid w:val="00096DB0"/>
    <w:rsid w:val="000A13FF"/>
    <w:rsid w:val="000A161B"/>
    <w:rsid w:val="000A18CB"/>
    <w:rsid w:val="000A1A44"/>
    <w:rsid w:val="000A1EEE"/>
    <w:rsid w:val="000A216E"/>
    <w:rsid w:val="000A739B"/>
    <w:rsid w:val="000A79DF"/>
    <w:rsid w:val="000B018F"/>
    <w:rsid w:val="000C05BA"/>
    <w:rsid w:val="000C070B"/>
    <w:rsid w:val="000C27BC"/>
    <w:rsid w:val="000C3351"/>
    <w:rsid w:val="000C3AA7"/>
    <w:rsid w:val="000C4E84"/>
    <w:rsid w:val="000C5428"/>
    <w:rsid w:val="000C62A2"/>
    <w:rsid w:val="000C6C06"/>
    <w:rsid w:val="000D051F"/>
    <w:rsid w:val="000D20FA"/>
    <w:rsid w:val="000D2392"/>
    <w:rsid w:val="000D2BE4"/>
    <w:rsid w:val="000D44DA"/>
    <w:rsid w:val="000D4E2D"/>
    <w:rsid w:val="000D4FC3"/>
    <w:rsid w:val="000D66E4"/>
    <w:rsid w:val="000D69C7"/>
    <w:rsid w:val="000D7ABA"/>
    <w:rsid w:val="000E0BFB"/>
    <w:rsid w:val="000E0FDA"/>
    <w:rsid w:val="000E1487"/>
    <w:rsid w:val="000E4F6E"/>
    <w:rsid w:val="000E671A"/>
    <w:rsid w:val="000E739B"/>
    <w:rsid w:val="000F3014"/>
    <w:rsid w:val="000F3B76"/>
    <w:rsid w:val="000F4663"/>
    <w:rsid w:val="000F46D4"/>
    <w:rsid w:val="0010071D"/>
    <w:rsid w:val="00100829"/>
    <w:rsid w:val="00100DB8"/>
    <w:rsid w:val="00105261"/>
    <w:rsid w:val="001065EB"/>
    <w:rsid w:val="00111F4E"/>
    <w:rsid w:val="00112A4D"/>
    <w:rsid w:val="00112EF3"/>
    <w:rsid w:val="001141E8"/>
    <w:rsid w:val="0011513F"/>
    <w:rsid w:val="001153E4"/>
    <w:rsid w:val="00115BD0"/>
    <w:rsid w:val="00117AFA"/>
    <w:rsid w:val="001208C9"/>
    <w:rsid w:val="00120A51"/>
    <w:rsid w:val="001210EC"/>
    <w:rsid w:val="00121B1D"/>
    <w:rsid w:val="00121F82"/>
    <w:rsid w:val="001228FA"/>
    <w:rsid w:val="001229CD"/>
    <w:rsid w:val="00124CDA"/>
    <w:rsid w:val="00125B06"/>
    <w:rsid w:val="00125EE2"/>
    <w:rsid w:val="00126049"/>
    <w:rsid w:val="00127635"/>
    <w:rsid w:val="001278AC"/>
    <w:rsid w:val="00127EA5"/>
    <w:rsid w:val="001308F7"/>
    <w:rsid w:val="00131628"/>
    <w:rsid w:val="00131A46"/>
    <w:rsid w:val="00132C49"/>
    <w:rsid w:val="00132F5C"/>
    <w:rsid w:val="001332B1"/>
    <w:rsid w:val="00134FA2"/>
    <w:rsid w:val="001356BE"/>
    <w:rsid w:val="00136BB3"/>
    <w:rsid w:val="00141B5B"/>
    <w:rsid w:val="00147926"/>
    <w:rsid w:val="00147CA4"/>
    <w:rsid w:val="00151360"/>
    <w:rsid w:val="0015180E"/>
    <w:rsid w:val="0015229A"/>
    <w:rsid w:val="00152C39"/>
    <w:rsid w:val="001544D5"/>
    <w:rsid w:val="00157003"/>
    <w:rsid w:val="0016396E"/>
    <w:rsid w:val="00163F1C"/>
    <w:rsid w:val="00164EF3"/>
    <w:rsid w:val="00170A46"/>
    <w:rsid w:val="00176D22"/>
    <w:rsid w:val="00177FC8"/>
    <w:rsid w:val="00181570"/>
    <w:rsid w:val="00183199"/>
    <w:rsid w:val="0018396E"/>
    <w:rsid w:val="0018398F"/>
    <w:rsid w:val="001853F3"/>
    <w:rsid w:val="00186755"/>
    <w:rsid w:val="00187D1B"/>
    <w:rsid w:val="00190982"/>
    <w:rsid w:val="00190FCF"/>
    <w:rsid w:val="00191C17"/>
    <w:rsid w:val="00195902"/>
    <w:rsid w:val="00195C10"/>
    <w:rsid w:val="00195E53"/>
    <w:rsid w:val="001963E2"/>
    <w:rsid w:val="0019775B"/>
    <w:rsid w:val="001A0641"/>
    <w:rsid w:val="001A2B3E"/>
    <w:rsid w:val="001A2E95"/>
    <w:rsid w:val="001A3770"/>
    <w:rsid w:val="001A5889"/>
    <w:rsid w:val="001A6F21"/>
    <w:rsid w:val="001A7E3E"/>
    <w:rsid w:val="001B08C6"/>
    <w:rsid w:val="001B0A8F"/>
    <w:rsid w:val="001B1CBB"/>
    <w:rsid w:val="001B64D0"/>
    <w:rsid w:val="001C20B6"/>
    <w:rsid w:val="001C2F1F"/>
    <w:rsid w:val="001C32FF"/>
    <w:rsid w:val="001C4152"/>
    <w:rsid w:val="001C44B7"/>
    <w:rsid w:val="001C5F18"/>
    <w:rsid w:val="001C6592"/>
    <w:rsid w:val="001C6617"/>
    <w:rsid w:val="001D1B02"/>
    <w:rsid w:val="001D21F1"/>
    <w:rsid w:val="001D276D"/>
    <w:rsid w:val="001D3E0E"/>
    <w:rsid w:val="001D4A59"/>
    <w:rsid w:val="001D584E"/>
    <w:rsid w:val="001D5FF0"/>
    <w:rsid w:val="001D6DAA"/>
    <w:rsid w:val="001D711B"/>
    <w:rsid w:val="001D767A"/>
    <w:rsid w:val="001E0885"/>
    <w:rsid w:val="001E129A"/>
    <w:rsid w:val="001E2097"/>
    <w:rsid w:val="001E69E9"/>
    <w:rsid w:val="001F390D"/>
    <w:rsid w:val="001F5290"/>
    <w:rsid w:val="001F5AD9"/>
    <w:rsid w:val="001F61AD"/>
    <w:rsid w:val="001F64BB"/>
    <w:rsid w:val="00202AE4"/>
    <w:rsid w:val="00202DE0"/>
    <w:rsid w:val="0020307C"/>
    <w:rsid w:val="002032E6"/>
    <w:rsid w:val="002051D2"/>
    <w:rsid w:val="00205A52"/>
    <w:rsid w:val="00206002"/>
    <w:rsid w:val="002106F6"/>
    <w:rsid w:val="00212B3B"/>
    <w:rsid w:val="00212F19"/>
    <w:rsid w:val="0021490C"/>
    <w:rsid w:val="00214E1A"/>
    <w:rsid w:val="00222CDF"/>
    <w:rsid w:val="00222ECA"/>
    <w:rsid w:val="00223710"/>
    <w:rsid w:val="002250E8"/>
    <w:rsid w:val="00225C5D"/>
    <w:rsid w:val="00227A65"/>
    <w:rsid w:val="00230159"/>
    <w:rsid w:val="00231A0E"/>
    <w:rsid w:val="00233C3F"/>
    <w:rsid w:val="00235BEF"/>
    <w:rsid w:val="002373F2"/>
    <w:rsid w:val="002431FD"/>
    <w:rsid w:val="00243C29"/>
    <w:rsid w:val="002448DF"/>
    <w:rsid w:val="00245A1A"/>
    <w:rsid w:val="0024737C"/>
    <w:rsid w:val="0024786F"/>
    <w:rsid w:val="00250850"/>
    <w:rsid w:val="00252765"/>
    <w:rsid w:val="00254820"/>
    <w:rsid w:val="0025735F"/>
    <w:rsid w:val="00257912"/>
    <w:rsid w:val="00263040"/>
    <w:rsid w:val="00263FAB"/>
    <w:rsid w:val="00264410"/>
    <w:rsid w:val="00264D52"/>
    <w:rsid w:val="00266DDF"/>
    <w:rsid w:val="002673F3"/>
    <w:rsid w:val="00271198"/>
    <w:rsid w:val="00272485"/>
    <w:rsid w:val="00273738"/>
    <w:rsid w:val="002742AD"/>
    <w:rsid w:val="00275DCD"/>
    <w:rsid w:val="00277BAD"/>
    <w:rsid w:val="00277BFD"/>
    <w:rsid w:val="00277DB0"/>
    <w:rsid w:val="00280977"/>
    <w:rsid w:val="00281AB6"/>
    <w:rsid w:val="00284548"/>
    <w:rsid w:val="002858D5"/>
    <w:rsid w:val="00285FA9"/>
    <w:rsid w:val="00287D83"/>
    <w:rsid w:val="00293406"/>
    <w:rsid w:val="002948CD"/>
    <w:rsid w:val="00294BC4"/>
    <w:rsid w:val="0029575F"/>
    <w:rsid w:val="00296745"/>
    <w:rsid w:val="002A180E"/>
    <w:rsid w:val="002A36A2"/>
    <w:rsid w:val="002A51EC"/>
    <w:rsid w:val="002A7260"/>
    <w:rsid w:val="002A7424"/>
    <w:rsid w:val="002B1158"/>
    <w:rsid w:val="002B3F88"/>
    <w:rsid w:val="002B47B0"/>
    <w:rsid w:val="002B4B36"/>
    <w:rsid w:val="002B5840"/>
    <w:rsid w:val="002B624E"/>
    <w:rsid w:val="002B69B4"/>
    <w:rsid w:val="002B6C59"/>
    <w:rsid w:val="002C05C6"/>
    <w:rsid w:val="002C0E1D"/>
    <w:rsid w:val="002C2590"/>
    <w:rsid w:val="002C299E"/>
    <w:rsid w:val="002C2CE6"/>
    <w:rsid w:val="002C4F31"/>
    <w:rsid w:val="002C60A9"/>
    <w:rsid w:val="002C637C"/>
    <w:rsid w:val="002C6652"/>
    <w:rsid w:val="002D3BF1"/>
    <w:rsid w:val="002D4300"/>
    <w:rsid w:val="002D49CA"/>
    <w:rsid w:val="002D75C8"/>
    <w:rsid w:val="002D7B90"/>
    <w:rsid w:val="002E32AD"/>
    <w:rsid w:val="002E396E"/>
    <w:rsid w:val="002F2AF0"/>
    <w:rsid w:val="002F4235"/>
    <w:rsid w:val="002F5C23"/>
    <w:rsid w:val="002F5D39"/>
    <w:rsid w:val="002F5ED2"/>
    <w:rsid w:val="002F7089"/>
    <w:rsid w:val="002F728E"/>
    <w:rsid w:val="003014E3"/>
    <w:rsid w:val="00302208"/>
    <w:rsid w:val="00303E41"/>
    <w:rsid w:val="00304067"/>
    <w:rsid w:val="00305C15"/>
    <w:rsid w:val="00307EDA"/>
    <w:rsid w:val="00312E22"/>
    <w:rsid w:val="00313429"/>
    <w:rsid w:val="00313EC4"/>
    <w:rsid w:val="00314C6D"/>
    <w:rsid w:val="00314DC0"/>
    <w:rsid w:val="00315CCE"/>
    <w:rsid w:val="0031623D"/>
    <w:rsid w:val="00316868"/>
    <w:rsid w:val="003203F3"/>
    <w:rsid w:val="0032105F"/>
    <w:rsid w:val="00324076"/>
    <w:rsid w:val="00326688"/>
    <w:rsid w:val="00326F21"/>
    <w:rsid w:val="00330A52"/>
    <w:rsid w:val="003311B5"/>
    <w:rsid w:val="00331A5E"/>
    <w:rsid w:val="00332173"/>
    <w:rsid w:val="00335EC5"/>
    <w:rsid w:val="00336A36"/>
    <w:rsid w:val="00336F33"/>
    <w:rsid w:val="00340FB2"/>
    <w:rsid w:val="00342E94"/>
    <w:rsid w:val="003469E6"/>
    <w:rsid w:val="00347C77"/>
    <w:rsid w:val="00353227"/>
    <w:rsid w:val="00353CC8"/>
    <w:rsid w:val="003540FF"/>
    <w:rsid w:val="00354AC8"/>
    <w:rsid w:val="0035634A"/>
    <w:rsid w:val="00356BE7"/>
    <w:rsid w:val="0036014C"/>
    <w:rsid w:val="003603BA"/>
    <w:rsid w:val="00363689"/>
    <w:rsid w:val="00366BF5"/>
    <w:rsid w:val="00367388"/>
    <w:rsid w:val="003710BC"/>
    <w:rsid w:val="00371321"/>
    <w:rsid w:val="00371A8F"/>
    <w:rsid w:val="00372EF1"/>
    <w:rsid w:val="003746D9"/>
    <w:rsid w:val="0037523F"/>
    <w:rsid w:val="00375E14"/>
    <w:rsid w:val="003768D9"/>
    <w:rsid w:val="00380CD8"/>
    <w:rsid w:val="00381056"/>
    <w:rsid w:val="0038165E"/>
    <w:rsid w:val="0038199D"/>
    <w:rsid w:val="00381E5B"/>
    <w:rsid w:val="003834BA"/>
    <w:rsid w:val="00384E73"/>
    <w:rsid w:val="003862CA"/>
    <w:rsid w:val="00386431"/>
    <w:rsid w:val="0038734D"/>
    <w:rsid w:val="00391120"/>
    <w:rsid w:val="003944C6"/>
    <w:rsid w:val="003959C2"/>
    <w:rsid w:val="00395BB1"/>
    <w:rsid w:val="00395CCF"/>
    <w:rsid w:val="00397820"/>
    <w:rsid w:val="003A0AA5"/>
    <w:rsid w:val="003A1DEF"/>
    <w:rsid w:val="003A2BBE"/>
    <w:rsid w:val="003A35DD"/>
    <w:rsid w:val="003A4D48"/>
    <w:rsid w:val="003A607B"/>
    <w:rsid w:val="003A6164"/>
    <w:rsid w:val="003A7326"/>
    <w:rsid w:val="003B03BD"/>
    <w:rsid w:val="003B06FD"/>
    <w:rsid w:val="003B13DB"/>
    <w:rsid w:val="003B243F"/>
    <w:rsid w:val="003B37D4"/>
    <w:rsid w:val="003B3ECF"/>
    <w:rsid w:val="003B48FC"/>
    <w:rsid w:val="003B4A3E"/>
    <w:rsid w:val="003B7737"/>
    <w:rsid w:val="003C0443"/>
    <w:rsid w:val="003C15B2"/>
    <w:rsid w:val="003C2243"/>
    <w:rsid w:val="003C2C8F"/>
    <w:rsid w:val="003C2EE0"/>
    <w:rsid w:val="003C39FC"/>
    <w:rsid w:val="003C578E"/>
    <w:rsid w:val="003C6E8A"/>
    <w:rsid w:val="003D042B"/>
    <w:rsid w:val="003D140B"/>
    <w:rsid w:val="003D1663"/>
    <w:rsid w:val="003D23CF"/>
    <w:rsid w:val="003D2953"/>
    <w:rsid w:val="003D3947"/>
    <w:rsid w:val="003D3EA1"/>
    <w:rsid w:val="003D40FD"/>
    <w:rsid w:val="003D422D"/>
    <w:rsid w:val="003D503B"/>
    <w:rsid w:val="003D66B2"/>
    <w:rsid w:val="003D6FBF"/>
    <w:rsid w:val="003D7DE1"/>
    <w:rsid w:val="003E1A5B"/>
    <w:rsid w:val="003E3548"/>
    <w:rsid w:val="003E42B8"/>
    <w:rsid w:val="003E5DC5"/>
    <w:rsid w:val="003E6433"/>
    <w:rsid w:val="003E7634"/>
    <w:rsid w:val="003F0CA4"/>
    <w:rsid w:val="003F0EEC"/>
    <w:rsid w:val="003F1536"/>
    <w:rsid w:val="003F2B69"/>
    <w:rsid w:val="003F33CF"/>
    <w:rsid w:val="003F5C8B"/>
    <w:rsid w:val="004001B1"/>
    <w:rsid w:val="00401793"/>
    <w:rsid w:val="0040372E"/>
    <w:rsid w:val="00405022"/>
    <w:rsid w:val="0040547B"/>
    <w:rsid w:val="004076F4"/>
    <w:rsid w:val="004102A0"/>
    <w:rsid w:val="00411C61"/>
    <w:rsid w:val="00411D3F"/>
    <w:rsid w:val="004134AB"/>
    <w:rsid w:val="00413556"/>
    <w:rsid w:val="00413570"/>
    <w:rsid w:val="004149D6"/>
    <w:rsid w:val="0041504B"/>
    <w:rsid w:val="004150CE"/>
    <w:rsid w:val="004168F8"/>
    <w:rsid w:val="0041ADAA"/>
    <w:rsid w:val="0042092A"/>
    <w:rsid w:val="00420F1C"/>
    <w:rsid w:val="00421537"/>
    <w:rsid w:val="0042493E"/>
    <w:rsid w:val="00425376"/>
    <w:rsid w:val="00425AE7"/>
    <w:rsid w:val="00427027"/>
    <w:rsid w:val="004275AF"/>
    <w:rsid w:val="00427619"/>
    <w:rsid w:val="00430408"/>
    <w:rsid w:val="00431027"/>
    <w:rsid w:val="00431FFB"/>
    <w:rsid w:val="0043329F"/>
    <w:rsid w:val="004348AA"/>
    <w:rsid w:val="00434FF1"/>
    <w:rsid w:val="004361CA"/>
    <w:rsid w:val="0043621A"/>
    <w:rsid w:val="004379A1"/>
    <w:rsid w:val="00437FAA"/>
    <w:rsid w:val="00441EC2"/>
    <w:rsid w:val="0044460C"/>
    <w:rsid w:val="0044604B"/>
    <w:rsid w:val="00446F47"/>
    <w:rsid w:val="00450CA0"/>
    <w:rsid w:val="00450E49"/>
    <w:rsid w:val="00453F92"/>
    <w:rsid w:val="00455DE2"/>
    <w:rsid w:val="00456FC5"/>
    <w:rsid w:val="00457B11"/>
    <w:rsid w:val="00461EB0"/>
    <w:rsid w:val="00461FD8"/>
    <w:rsid w:val="004655D3"/>
    <w:rsid w:val="00470888"/>
    <w:rsid w:val="00476F7E"/>
    <w:rsid w:val="00481F87"/>
    <w:rsid w:val="00482828"/>
    <w:rsid w:val="0048317E"/>
    <w:rsid w:val="0049120E"/>
    <w:rsid w:val="00492BAF"/>
    <w:rsid w:val="00494445"/>
    <w:rsid w:val="0049724B"/>
    <w:rsid w:val="004A0F34"/>
    <w:rsid w:val="004A41E7"/>
    <w:rsid w:val="004A64A9"/>
    <w:rsid w:val="004A6CF8"/>
    <w:rsid w:val="004A6E2C"/>
    <w:rsid w:val="004B23C9"/>
    <w:rsid w:val="004C0AA7"/>
    <w:rsid w:val="004C31C0"/>
    <w:rsid w:val="004C59B0"/>
    <w:rsid w:val="004C6046"/>
    <w:rsid w:val="004C74DE"/>
    <w:rsid w:val="004C7612"/>
    <w:rsid w:val="004D1B26"/>
    <w:rsid w:val="004D1FF5"/>
    <w:rsid w:val="004D3450"/>
    <w:rsid w:val="004D3B54"/>
    <w:rsid w:val="004D5AE4"/>
    <w:rsid w:val="004E29E5"/>
    <w:rsid w:val="004E32D1"/>
    <w:rsid w:val="004E36F9"/>
    <w:rsid w:val="004E3B87"/>
    <w:rsid w:val="004E4D7A"/>
    <w:rsid w:val="004E6F92"/>
    <w:rsid w:val="004E7F4A"/>
    <w:rsid w:val="004F02CF"/>
    <w:rsid w:val="004F0E3C"/>
    <w:rsid w:val="004F10F5"/>
    <w:rsid w:val="004F1783"/>
    <w:rsid w:val="004F2633"/>
    <w:rsid w:val="004F3B18"/>
    <w:rsid w:val="004F3F4C"/>
    <w:rsid w:val="005016EB"/>
    <w:rsid w:val="005019E9"/>
    <w:rsid w:val="00501FB7"/>
    <w:rsid w:val="005029A1"/>
    <w:rsid w:val="00505476"/>
    <w:rsid w:val="00506E2A"/>
    <w:rsid w:val="0051188D"/>
    <w:rsid w:val="0051243A"/>
    <w:rsid w:val="00513ECB"/>
    <w:rsid w:val="00517B15"/>
    <w:rsid w:val="005201C1"/>
    <w:rsid w:val="00520970"/>
    <w:rsid w:val="005211CE"/>
    <w:rsid w:val="005219B9"/>
    <w:rsid w:val="00523CC4"/>
    <w:rsid w:val="00525C27"/>
    <w:rsid w:val="005272CF"/>
    <w:rsid w:val="005303CC"/>
    <w:rsid w:val="005303F4"/>
    <w:rsid w:val="00531D07"/>
    <w:rsid w:val="00531E49"/>
    <w:rsid w:val="0053224E"/>
    <w:rsid w:val="00534E95"/>
    <w:rsid w:val="00540D15"/>
    <w:rsid w:val="0054137E"/>
    <w:rsid w:val="0054336A"/>
    <w:rsid w:val="00544CEE"/>
    <w:rsid w:val="00544D7E"/>
    <w:rsid w:val="00544F0B"/>
    <w:rsid w:val="0054573E"/>
    <w:rsid w:val="00546F83"/>
    <w:rsid w:val="00551F4B"/>
    <w:rsid w:val="00552557"/>
    <w:rsid w:val="005543CC"/>
    <w:rsid w:val="00555FA7"/>
    <w:rsid w:val="00560387"/>
    <w:rsid w:val="00560AF2"/>
    <w:rsid w:val="00561140"/>
    <w:rsid w:val="00561D30"/>
    <w:rsid w:val="0056202E"/>
    <w:rsid w:val="00562FC4"/>
    <w:rsid w:val="005662B9"/>
    <w:rsid w:val="00567ADA"/>
    <w:rsid w:val="00570188"/>
    <w:rsid w:val="0057093E"/>
    <w:rsid w:val="00573567"/>
    <w:rsid w:val="00573E3A"/>
    <w:rsid w:val="005818BC"/>
    <w:rsid w:val="0058218E"/>
    <w:rsid w:val="00583571"/>
    <w:rsid w:val="0058512E"/>
    <w:rsid w:val="00586268"/>
    <w:rsid w:val="00586415"/>
    <w:rsid w:val="005909AC"/>
    <w:rsid w:val="005917B4"/>
    <w:rsid w:val="00592642"/>
    <w:rsid w:val="00593248"/>
    <w:rsid w:val="0059364F"/>
    <w:rsid w:val="00593F20"/>
    <w:rsid w:val="00595F5B"/>
    <w:rsid w:val="00596330"/>
    <w:rsid w:val="00596483"/>
    <w:rsid w:val="0059667D"/>
    <w:rsid w:val="00596E89"/>
    <w:rsid w:val="005A16A5"/>
    <w:rsid w:val="005A1D6F"/>
    <w:rsid w:val="005A461D"/>
    <w:rsid w:val="005A478B"/>
    <w:rsid w:val="005A55C3"/>
    <w:rsid w:val="005A58F1"/>
    <w:rsid w:val="005A6D99"/>
    <w:rsid w:val="005A6ED6"/>
    <w:rsid w:val="005A72D9"/>
    <w:rsid w:val="005B001E"/>
    <w:rsid w:val="005B28F5"/>
    <w:rsid w:val="005B2F09"/>
    <w:rsid w:val="005B5799"/>
    <w:rsid w:val="005C0E97"/>
    <w:rsid w:val="005C233B"/>
    <w:rsid w:val="005C2CA2"/>
    <w:rsid w:val="005C2D09"/>
    <w:rsid w:val="005C33D5"/>
    <w:rsid w:val="005C5031"/>
    <w:rsid w:val="005C63E5"/>
    <w:rsid w:val="005D0777"/>
    <w:rsid w:val="005D2F85"/>
    <w:rsid w:val="005D5059"/>
    <w:rsid w:val="005D7179"/>
    <w:rsid w:val="005D7CD5"/>
    <w:rsid w:val="005D7EBB"/>
    <w:rsid w:val="005E0174"/>
    <w:rsid w:val="005E020D"/>
    <w:rsid w:val="005E0C82"/>
    <w:rsid w:val="005E2BB3"/>
    <w:rsid w:val="005E559B"/>
    <w:rsid w:val="005E5BC8"/>
    <w:rsid w:val="005E682B"/>
    <w:rsid w:val="005E71DF"/>
    <w:rsid w:val="005F0DCD"/>
    <w:rsid w:val="005F1A28"/>
    <w:rsid w:val="005F39E3"/>
    <w:rsid w:val="005F3FC0"/>
    <w:rsid w:val="005F5E06"/>
    <w:rsid w:val="005F6618"/>
    <w:rsid w:val="005F778E"/>
    <w:rsid w:val="005F7851"/>
    <w:rsid w:val="00606DE8"/>
    <w:rsid w:val="006072B5"/>
    <w:rsid w:val="006077F7"/>
    <w:rsid w:val="00607BE9"/>
    <w:rsid w:val="00607EA8"/>
    <w:rsid w:val="00610DA5"/>
    <w:rsid w:val="006115C7"/>
    <w:rsid w:val="0061172B"/>
    <w:rsid w:val="00611C87"/>
    <w:rsid w:val="00611D0C"/>
    <w:rsid w:val="0061224A"/>
    <w:rsid w:val="00613D30"/>
    <w:rsid w:val="00613EF5"/>
    <w:rsid w:val="006140B6"/>
    <w:rsid w:val="00617C6D"/>
    <w:rsid w:val="0062037B"/>
    <w:rsid w:val="00620562"/>
    <w:rsid w:val="0062102A"/>
    <w:rsid w:val="00622AEF"/>
    <w:rsid w:val="00624776"/>
    <w:rsid w:val="00626056"/>
    <w:rsid w:val="00626277"/>
    <w:rsid w:val="006328DB"/>
    <w:rsid w:val="00633599"/>
    <w:rsid w:val="006359FF"/>
    <w:rsid w:val="0064208A"/>
    <w:rsid w:val="006420D7"/>
    <w:rsid w:val="00642C04"/>
    <w:rsid w:val="00644283"/>
    <w:rsid w:val="00644E25"/>
    <w:rsid w:val="00646288"/>
    <w:rsid w:val="00646CF2"/>
    <w:rsid w:val="00650089"/>
    <w:rsid w:val="00652B48"/>
    <w:rsid w:val="00653FCA"/>
    <w:rsid w:val="00655816"/>
    <w:rsid w:val="00655B5B"/>
    <w:rsid w:val="00655F78"/>
    <w:rsid w:val="00661AAD"/>
    <w:rsid w:val="006621D5"/>
    <w:rsid w:val="006646D2"/>
    <w:rsid w:val="00665129"/>
    <w:rsid w:val="006655FE"/>
    <w:rsid w:val="006662AD"/>
    <w:rsid w:val="00666B7B"/>
    <w:rsid w:val="00666DBC"/>
    <w:rsid w:val="006674FF"/>
    <w:rsid w:val="00670066"/>
    <w:rsid w:val="0067012E"/>
    <w:rsid w:val="0067052D"/>
    <w:rsid w:val="00670687"/>
    <w:rsid w:val="00671024"/>
    <w:rsid w:val="0067262C"/>
    <w:rsid w:val="00672A28"/>
    <w:rsid w:val="00672E44"/>
    <w:rsid w:val="006731E3"/>
    <w:rsid w:val="00674396"/>
    <w:rsid w:val="006774E9"/>
    <w:rsid w:val="00680820"/>
    <w:rsid w:val="006835AE"/>
    <w:rsid w:val="00684517"/>
    <w:rsid w:val="006864C3"/>
    <w:rsid w:val="006874E7"/>
    <w:rsid w:val="0069018F"/>
    <w:rsid w:val="006920AA"/>
    <w:rsid w:val="006923F4"/>
    <w:rsid w:val="006928DA"/>
    <w:rsid w:val="0069328A"/>
    <w:rsid w:val="00693EF2"/>
    <w:rsid w:val="00695B58"/>
    <w:rsid w:val="006966F1"/>
    <w:rsid w:val="00697B03"/>
    <w:rsid w:val="006A19C4"/>
    <w:rsid w:val="006A31CB"/>
    <w:rsid w:val="006A4C3B"/>
    <w:rsid w:val="006A5DB4"/>
    <w:rsid w:val="006A73CB"/>
    <w:rsid w:val="006A7588"/>
    <w:rsid w:val="006B0AD7"/>
    <w:rsid w:val="006B0C62"/>
    <w:rsid w:val="006B1926"/>
    <w:rsid w:val="006B4F27"/>
    <w:rsid w:val="006B7558"/>
    <w:rsid w:val="006C04D1"/>
    <w:rsid w:val="006C0D17"/>
    <w:rsid w:val="006C2B5C"/>
    <w:rsid w:val="006C7DA0"/>
    <w:rsid w:val="006D6D8E"/>
    <w:rsid w:val="006E0017"/>
    <w:rsid w:val="006E0263"/>
    <w:rsid w:val="006E2955"/>
    <w:rsid w:val="006E4549"/>
    <w:rsid w:val="006E4BD4"/>
    <w:rsid w:val="006E6014"/>
    <w:rsid w:val="006F02BB"/>
    <w:rsid w:val="006F1664"/>
    <w:rsid w:val="006F19BA"/>
    <w:rsid w:val="006F1D7C"/>
    <w:rsid w:val="006F299C"/>
    <w:rsid w:val="006F2C15"/>
    <w:rsid w:val="006F305B"/>
    <w:rsid w:val="006F3BE6"/>
    <w:rsid w:val="006F68D5"/>
    <w:rsid w:val="006F7FE4"/>
    <w:rsid w:val="007015DA"/>
    <w:rsid w:val="00701CC0"/>
    <w:rsid w:val="00701F6F"/>
    <w:rsid w:val="0070213D"/>
    <w:rsid w:val="0070255E"/>
    <w:rsid w:val="00702655"/>
    <w:rsid w:val="00702DA0"/>
    <w:rsid w:val="007036AE"/>
    <w:rsid w:val="007039BB"/>
    <w:rsid w:val="00704B69"/>
    <w:rsid w:val="007062FD"/>
    <w:rsid w:val="0070750A"/>
    <w:rsid w:val="00713FAC"/>
    <w:rsid w:val="007142A4"/>
    <w:rsid w:val="00714313"/>
    <w:rsid w:val="00715CCD"/>
    <w:rsid w:val="007207CD"/>
    <w:rsid w:val="00724745"/>
    <w:rsid w:val="00724F64"/>
    <w:rsid w:val="0072510B"/>
    <w:rsid w:val="00725A89"/>
    <w:rsid w:val="0073080A"/>
    <w:rsid w:val="007334FC"/>
    <w:rsid w:val="00733B61"/>
    <w:rsid w:val="0073573F"/>
    <w:rsid w:val="00735F01"/>
    <w:rsid w:val="0073602B"/>
    <w:rsid w:val="00736D63"/>
    <w:rsid w:val="0073754E"/>
    <w:rsid w:val="00737695"/>
    <w:rsid w:val="00740490"/>
    <w:rsid w:val="00740F74"/>
    <w:rsid w:val="007413B3"/>
    <w:rsid w:val="00745671"/>
    <w:rsid w:val="007468C8"/>
    <w:rsid w:val="00746A36"/>
    <w:rsid w:val="00753011"/>
    <w:rsid w:val="00754967"/>
    <w:rsid w:val="00754C1E"/>
    <w:rsid w:val="00754FD8"/>
    <w:rsid w:val="007562FC"/>
    <w:rsid w:val="00756E12"/>
    <w:rsid w:val="00757061"/>
    <w:rsid w:val="007602B4"/>
    <w:rsid w:val="0076082F"/>
    <w:rsid w:val="007631BE"/>
    <w:rsid w:val="00764300"/>
    <w:rsid w:val="007649FD"/>
    <w:rsid w:val="0076573E"/>
    <w:rsid w:val="00767D59"/>
    <w:rsid w:val="00767FD9"/>
    <w:rsid w:val="0077234F"/>
    <w:rsid w:val="0077487C"/>
    <w:rsid w:val="00776109"/>
    <w:rsid w:val="00776C7E"/>
    <w:rsid w:val="0077778A"/>
    <w:rsid w:val="00780024"/>
    <w:rsid w:val="00780E6D"/>
    <w:rsid w:val="0078150B"/>
    <w:rsid w:val="00781921"/>
    <w:rsid w:val="00781A38"/>
    <w:rsid w:val="0078386A"/>
    <w:rsid w:val="00783B56"/>
    <w:rsid w:val="007840EC"/>
    <w:rsid w:val="00785880"/>
    <w:rsid w:val="0078758A"/>
    <w:rsid w:val="0078795B"/>
    <w:rsid w:val="00787E60"/>
    <w:rsid w:val="00791707"/>
    <w:rsid w:val="0079197C"/>
    <w:rsid w:val="00792972"/>
    <w:rsid w:val="007929EB"/>
    <w:rsid w:val="007A01CF"/>
    <w:rsid w:val="007A3A9A"/>
    <w:rsid w:val="007A440A"/>
    <w:rsid w:val="007A658C"/>
    <w:rsid w:val="007A65B4"/>
    <w:rsid w:val="007A6EAD"/>
    <w:rsid w:val="007B0BFF"/>
    <w:rsid w:val="007B0FDA"/>
    <w:rsid w:val="007B1CB9"/>
    <w:rsid w:val="007B2799"/>
    <w:rsid w:val="007B2B63"/>
    <w:rsid w:val="007B31DA"/>
    <w:rsid w:val="007B3726"/>
    <w:rsid w:val="007B4059"/>
    <w:rsid w:val="007B58C6"/>
    <w:rsid w:val="007B791D"/>
    <w:rsid w:val="007C2A8C"/>
    <w:rsid w:val="007C32AC"/>
    <w:rsid w:val="007C334A"/>
    <w:rsid w:val="007C360E"/>
    <w:rsid w:val="007C36F8"/>
    <w:rsid w:val="007C5B68"/>
    <w:rsid w:val="007C76C3"/>
    <w:rsid w:val="007C7E91"/>
    <w:rsid w:val="007D0498"/>
    <w:rsid w:val="007D19A6"/>
    <w:rsid w:val="007D245F"/>
    <w:rsid w:val="007D2829"/>
    <w:rsid w:val="007D38F2"/>
    <w:rsid w:val="007D3B6A"/>
    <w:rsid w:val="007D3C4C"/>
    <w:rsid w:val="007D4FD5"/>
    <w:rsid w:val="007D5255"/>
    <w:rsid w:val="007D5A10"/>
    <w:rsid w:val="007D6313"/>
    <w:rsid w:val="007D660D"/>
    <w:rsid w:val="007E0080"/>
    <w:rsid w:val="007E0500"/>
    <w:rsid w:val="007E08C4"/>
    <w:rsid w:val="007E09DD"/>
    <w:rsid w:val="007E19F0"/>
    <w:rsid w:val="007E2DDF"/>
    <w:rsid w:val="007E2E30"/>
    <w:rsid w:val="007E37C3"/>
    <w:rsid w:val="007E5317"/>
    <w:rsid w:val="007E5D3B"/>
    <w:rsid w:val="007E5E62"/>
    <w:rsid w:val="007E74FB"/>
    <w:rsid w:val="007E7888"/>
    <w:rsid w:val="007E7F98"/>
    <w:rsid w:val="007F0420"/>
    <w:rsid w:val="007F0EE2"/>
    <w:rsid w:val="007F2177"/>
    <w:rsid w:val="007F386F"/>
    <w:rsid w:val="007F4DFF"/>
    <w:rsid w:val="007F70D6"/>
    <w:rsid w:val="007F7278"/>
    <w:rsid w:val="0080063B"/>
    <w:rsid w:val="0080080A"/>
    <w:rsid w:val="0080389F"/>
    <w:rsid w:val="00804DEB"/>
    <w:rsid w:val="00804DED"/>
    <w:rsid w:val="00806336"/>
    <w:rsid w:val="00811686"/>
    <w:rsid w:val="00811C7C"/>
    <w:rsid w:val="00812DE6"/>
    <w:rsid w:val="00814403"/>
    <w:rsid w:val="008147E8"/>
    <w:rsid w:val="008161AE"/>
    <w:rsid w:val="00816666"/>
    <w:rsid w:val="008178DB"/>
    <w:rsid w:val="008220E0"/>
    <w:rsid w:val="008253C5"/>
    <w:rsid w:val="00826D3C"/>
    <w:rsid w:val="008303D7"/>
    <w:rsid w:val="00830ED9"/>
    <w:rsid w:val="00831327"/>
    <w:rsid w:val="00831B3B"/>
    <w:rsid w:val="00831BBD"/>
    <w:rsid w:val="00832381"/>
    <w:rsid w:val="00833588"/>
    <w:rsid w:val="00833A59"/>
    <w:rsid w:val="008342C9"/>
    <w:rsid w:val="00835EBD"/>
    <w:rsid w:val="0083705D"/>
    <w:rsid w:val="008400CB"/>
    <w:rsid w:val="00840A52"/>
    <w:rsid w:val="008410CA"/>
    <w:rsid w:val="00842934"/>
    <w:rsid w:val="00842F17"/>
    <w:rsid w:val="008444C9"/>
    <w:rsid w:val="008445EF"/>
    <w:rsid w:val="00845340"/>
    <w:rsid w:val="00846C1A"/>
    <w:rsid w:val="00846CB2"/>
    <w:rsid w:val="008512AC"/>
    <w:rsid w:val="00851307"/>
    <w:rsid w:val="008533B0"/>
    <w:rsid w:val="0085363E"/>
    <w:rsid w:val="00854650"/>
    <w:rsid w:val="00855F70"/>
    <w:rsid w:val="0086278C"/>
    <w:rsid w:val="00862F6C"/>
    <w:rsid w:val="008644ED"/>
    <w:rsid w:val="00864575"/>
    <w:rsid w:val="008645AF"/>
    <w:rsid w:val="008667B8"/>
    <w:rsid w:val="008672F9"/>
    <w:rsid w:val="008725C0"/>
    <w:rsid w:val="00874381"/>
    <w:rsid w:val="00874516"/>
    <w:rsid w:val="00876FB0"/>
    <w:rsid w:val="008772DE"/>
    <w:rsid w:val="00877433"/>
    <w:rsid w:val="00881F73"/>
    <w:rsid w:val="00883136"/>
    <w:rsid w:val="0088568B"/>
    <w:rsid w:val="008864A5"/>
    <w:rsid w:val="008923C8"/>
    <w:rsid w:val="008930DC"/>
    <w:rsid w:val="00893E8D"/>
    <w:rsid w:val="008948ED"/>
    <w:rsid w:val="00894ACA"/>
    <w:rsid w:val="008A1A2F"/>
    <w:rsid w:val="008A1FA7"/>
    <w:rsid w:val="008A2303"/>
    <w:rsid w:val="008A2887"/>
    <w:rsid w:val="008A2AEB"/>
    <w:rsid w:val="008A3BCE"/>
    <w:rsid w:val="008A3C57"/>
    <w:rsid w:val="008A4942"/>
    <w:rsid w:val="008A5BF4"/>
    <w:rsid w:val="008A6BBE"/>
    <w:rsid w:val="008A6DE8"/>
    <w:rsid w:val="008B2C4E"/>
    <w:rsid w:val="008B30B7"/>
    <w:rsid w:val="008B38F9"/>
    <w:rsid w:val="008B493C"/>
    <w:rsid w:val="008B637A"/>
    <w:rsid w:val="008B6861"/>
    <w:rsid w:val="008B7567"/>
    <w:rsid w:val="008C011F"/>
    <w:rsid w:val="008C2AC1"/>
    <w:rsid w:val="008C2C26"/>
    <w:rsid w:val="008C37B2"/>
    <w:rsid w:val="008C3D06"/>
    <w:rsid w:val="008C4C6E"/>
    <w:rsid w:val="008C5184"/>
    <w:rsid w:val="008C63BD"/>
    <w:rsid w:val="008D1678"/>
    <w:rsid w:val="008D58D3"/>
    <w:rsid w:val="008E262C"/>
    <w:rsid w:val="008E2648"/>
    <w:rsid w:val="008E3E5E"/>
    <w:rsid w:val="008E56C2"/>
    <w:rsid w:val="008E6701"/>
    <w:rsid w:val="008E7A4F"/>
    <w:rsid w:val="008E7AAB"/>
    <w:rsid w:val="008F1876"/>
    <w:rsid w:val="008F2A53"/>
    <w:rsid w:val="008F3C06"/>
    <w:rsid w:val="008F4336"/>
    <w:rsid w:val="008F44B1"/>
    <w:rsid w:val="008F5442"/>
    <w:rsid w:val="008F55F9"/>
    <w:rsid w:val="008F6998"/>
    <w:rsid w:val="008F6ED0"/>
    <w:rsid w:val="008F79E8"/>
    <w:rsid w:val="0090029F"/>
    <w:rsid w:val="009002E5"/>
    <w:rsid w:val="00900EE8"/>
    <w:rsid w:val="009016ED"/>
    <w:rsid w:val="00901BDA"/>
    <w:rsid w:val="009027C1"/>
    <w:rsid w:val="00902D62"/>
    <w:rsid w:val="00903125"/>
    <w:rsid w:val="009036E1"/>
    <w:rsid w:val="00904887"/>
    <w:rsid w:val="009051E4"/>
    <w:rsid w:val="0090593A"/>
    <w:rsid w:val="00906845"/>
    <w:rsid w:val="009114C8"/>
    <w:rsid w:val="00911D36"/>
    <w:rsid w:val="0091224E"/>
    <w:rsid w:val="00913BD9"/>
    <w:rsid w:val="00914C08"/>
    <w:rsid w:val="00915097"/>
    <w:rsid w:val="009170D9"/>
    <w:rsid w:val="00920FFB"/>
    <w:rsid w:val="00921FA6"/>
    <w:rsid w:val="00923391"/>
    <w:rsid w:val="00923404"/>
    <w:rsid w:val="009238DA"/>
    <w:rsid w:val="009239C9"/>
    <w:rsid w:val="00923E41"/>
    <w:rsid w:val="00924698"/>
    <w:rsid w:val="00925D66"/>
    <w:rsid w:val="00926C23"/>
    <w:rsid w:val="00927F92"/>
    <w:rsid w:val="009349C9"/>
    <w:rsid w:val="00934EC5"/>
    <w:rsid w:val="00935440"/>
    <w:rsid w:val="00936B1C"/>
    <w:rsid w:val="00937340"/>
    <w:rsid w:val="00937356"/>
    <w:rsid w:val="00940D7F"/>
    <w:rsid w:val="00941178"/>
    <w:rsid w:val="00941657"/>
    <w:rsid w:val="00942D12"/>
    <w:rsid w:val="009436B4"/>
    <w:rsid w:val="00944CC3"/>
    <w:rsid w:val="0095129E"/>
    <w:rsid w:val="0095249A"/>
    <w:rsid w:val="0095258A"/>
    <w:rsid w:val="00953910"/>
    <w:rsid w:val="009546F4"/>
    <w:rsid w:val="00955B46"/>
    <w:rsid w:val="009560C2"/>
    <w:rsid w:val="00956DC8"/>
    <w:rsid w:val="009579B0"/>
    <w:rsid w:val="0096191B"/>
    <w:rsid w:val="00963CA5"/>
    <w:rsid w:val="00966EA8"/>
    <w:rsid w:val="00970F83"/>
    <w:rsid w:val="00972979"/>
    <w:rsid w:val="00973EE9"/>
    <w:rsid w:val="0097523B"/>
    <w:rsid w:val="00975AE1"/>
    <w:rsid w:val="00975DD0"/>
    <w:rsid w:val="009766C5"/>
    <w:rsid w:val="00976FAD"/>
    <w:rsid w:val="009804C0"/>
    <w:rsid w:val="00982EB2"/>
    <w:rsid w:val="009848B9"/>
    <w:rsid w:val="0098504C"/>
    <w:rsid w:val="009869B7"/>
    <w:rsid w:val="009907CF"/>
    <w:rsid w:val="00990E63"/>
    <w:rsid w:val="009932B5"/>
    <w:rsid w:val="00995927"/>
    <w:rsid w:val="00996B65"/>
    <w:rsid w:val="00996EB4"/>
    <w:rsid w:val="00996F15"/>
    <w:rsid w:val="0099703B"/>
    <w:rsid w:val="009A0F82"/>
    <w:rsid w:val="009A39D0"/>
    <w:rsid w:val="009A42D6"/>
    <w:rsid w:val="009A6E40"/>
    <w:rsid w:val="009B05EE"/>
    <w:rsid w:val="009B1CB8"/>
    <w:rsid w:val="009B21A0"/>
    <w:rsid w:val="009B26ED"/>
    <w:rsid w:val="009B3588"/>
    <w:rsid w:val="009B3DAC"/>
    <w:rsid w:val="009B3EF5"/>
    <w:rsid w:val="009B4A6D"/>
    <w:rsid w:val="009B518B"/>
    <w:rsid w:val="009B5234"/>
    <w:rsid w:val="009B6037"/>
    <w:rsid w:val="009B7342"/>
    <w:rsid w:val="009C0B95"/>
    <w:rsid w:val="009C313C"/>
    <w:rsid w:val="009C3D66"/>
    <w:rsid w:val="009C5032"/>
    <w:rsid w:val="009C5224"/>
    <w:rsid w:val="009C594B"/>
    <w:rsid w:val="009C6015"/>
    <w:rsid w:val="009C7F53"/>
    <w:rsid w:val="009D2251"/>
    <w:rsid w:val="009D2AB4"/>
    <w:rsid w:val="009D2E4A"/>
    <w:rsid w:val="009D47AB"/>
    <w:rsid w:val="009D6B48"/>
    <w:rsid w:val="009E0671"/>
    <w:rsid w:val="009E2E57"/>
    <w:rsid w:val="009E3A20"/>
    <w:rsid w:val="009E3FD8"/>
    <w:rsid w:val="009E4640"/>
    <w:rsid w:val="009E4B9B"/>
    <w:rsid w:val="009E542B"/>
    <w:rsid w:val="009E5895"/>
    <w:rsid w:val="009E724A"/>
    <w:rsid w:val="009E7A4F"/>
    <w:rsid w:val="009F1112"/>
    <w:rsid w:val="009F2AB8"/>
    <w:rsid w:val="009F2AE6"/>
    <w:rsid w:val="009F4489"/>
    <w:rsid w:val="009F52E0"/>
    <w:rsid w:val="00A005B4"/>
    <w:rsid w:val="00A01ADA"/>
    <w:rsid w:val="00A01C44"/>
    <w:rsid w:val="00A01E76"/>
    <w:rsid w:val="00A04AE7"/>
    <w:rsid w:val="00A04CDE"/>
    <w:rsid w:val="00A06BBE"/>
    <w:rsid w:val="00A07CCE"/>
    <w:rsid w:val="00A10124"/>
    <w:rsid w:val="00A10B9B"/>
    <w:rsid w:val="00A112DD"/>
    <w:rsid w:val="00A13FA4"/>
    <w:rsid w:val="00A145B0"/>
    <w:rsid w:val="00A169B0"/>
    <w:rsid w:val="00A210B6"/>
    <w:rsid w:val="00A21E59"/>
    <w:rsid w:val="00A22EBF"/>
    <w:rsid w:val="00A24A85"/>
    <w:rsid w:val="00A24CE7"/>
    <w:rsid w:val="00A258D6"/>
    <w:rsid w:val="00A3145A"/>
    <w:rsid w:val="00A34B63"/>
    <w:rsid w:val="00A3679D"/>
    <w:rsid w:val="00A40A58"/>
    <w:rsid w:val="00A40CB1"/>
    <w:rsid w:val="00A4108C"/>
    <w:rsid w:val="00A44C6E"/>
    <w:rsid w:val="00A4739F"/>
    <w:rsid w:val="00A50477"/>
    <w:rsid w:val="00A513AB"/>
    <w:rsid w:val="00A52B9A"/>
    <w:rsid w:val="00A53578"/>
    <w:rsid w:val="00A53A69"/>
    <w:rsid w:val="00A541D1"/>
    <w:rsid w:val="00A544B4"/>
    <w:rsid w:val="00A5454C"/>
    <w:rsid w:val="00A54C90"/>
    <w:rsid w:val="00A5595B"/>
    <w:rsid w:val="00A55C15"/>
    <w:rsid w:val="00A56B2E"/>
    <w:rsid w:val="00A57D7F"/>
    <w:rsid w:val="00A601B7"/>
    <w:rsid w:val="00A6324D"/>
    <w:rsid w:val="00A662CF"/>
    <w:rsid w:val="00A7014C"/>
    <w:rsid w:val="00A707C1"/>
    <w:rsid w:val="00A70E46"/>
    <w:rsid w:val="00A70EB9"/>
    <w:rsid w:val="00A71AFB"/>
    <w:rsid w:val="00A7371B"/>
    <w:rsid w:val="00A7580E"/>
    <w:rsid w:val="00A75987"/>
    <w:rsid w:val="00A760A5"/>
    <w:rsid w:val="00A773E8"/>
    <w:rsid w:val="00A7784D"/>
    <w:rsid w:val="00A8162F"/>
    <w:rsid w:val="00A828F6"/>
    <w:rsid w:val="00A82B37"/>
    <w:rsid w:val="00A82C71"/>
    <w:rsid w:val="00A82CA1"/>
    <w:rsid w:val="00A83185"/>
    <w:rsid w:val="00A833EF"/>
    <w:rsid w:val="00A83ECE"/>
    <w:rsid w:val="00A876A6"/>
    <w:rsid w:val="00A876C1"/>
    <w:rsid w:val="00A91FEB"/>
    <w:rsid w:val="00A922F3"/>
    <w:rsid w:val="00A95F5C"/>
    <w:rsid w:val="00AA05D8"/>
    <w:rsid w:val="00AA081B"/>
    <w:rsid w:val="00AA78B6"/>
    <w:rsid w:val="00AB009E"/>
    <w:rsid w:val="00AB058A"/>
    <w:rsid w:val="00AB0813"/>
    <w:rsid w:val="00AB0EA1"/>
    <w:rsid w:val="00AB2080"/>
    <w:rsid w:val="00AB2CD1"/>
    <w:rsid w:val="00AB34C5"/>
    <w:rsid w:val="00AB5CF9"/>
    <w:rsid w:val="00AB6DCF"/>
    <w:rsid w:val="00AB7070"/>
    <w:rsid w:val="00AC0C36"/>
    <w:rsid w:val="00AC1C54"/>
    <w:rsid w:val="00AC524D"/>
    <w:rsid w:val="00AC5621"/>
    <w:rsid w:val="00AC5B5B"/>
    <w:rsid w:val="00AC63CF"/>
    <w:rsid w:val="00AC6711"/>
    <w:rsid w:val="00AD04D6"/>
    <w:rsid w:val="00AD1585"/>
    <w:rsid w:val="00AD1CB8"/>
    <w:rsid w:val="00AD4041"/>
    <w:rsid w:val="00AD4178"/>
    <w:rsid w:val="00AD6E9C"/>
    <w:rsid w:val="00AD7BAB"/>
    <w:rsid w:val="00AE193F"/>
    <w:rsid w:val="00AE23BA"/>
    <w:rsid w:val="00AE4384"/>
    <w:rsid w:val="00AE5D6F"/>
    <w:rsid w:val="00AE6129"/>
    <w:rsid w:val="00AE6A26"/>
    <w:rsid w:val="00AF05AD"/>
    <w:rsid w:val="00AF19ED"/>
    <w:rsid w:val="00AF2770"/>
    <w:rsid w:val="00AF4C65"/>
    <w:rsid w:val="00AF4FC1"/>
    <w:rsid w:val="00B0373F"/>
    <w:rsid w:val="00B06146"/>
    <w:rsid w:val="00B06253"/>
    <w:rsid w:val="00B066F9"/>
    <w:rsid w:val="00B06839"/>
    <w:rsid w:val="00B06D71"/>
    <w:rsid w:val="00B07402"/>
    <w:rsid w:val="00B075CE"/>
    <w:rsid w:val="00B1127F"/>
    <w:rsid w:val="00B118E9"/>
    <w:rsid w:val="00B119F6"/>
    <w:rsid w:val="00B12B33"/>
    <w:rsid w:val="00B12B54"/>
    <w:rsid w:val="00B12C6F"/>
    <w:rsid w:val="00B143B4"/>
    <w:rsid w:val="00B15710"/>
    <w:rsid w:val="00B15BD7"/>
    <w:rsid w:val="00B16116"/>
    <w:rsid w:val="00B16FE3"/>
    <w:rsid w:val="00B17619"/>
    <w:rsid w:val="00B17C1E"/>
    <w:rsid w:val="00B20142"/>
    <w:rsid w:val="00B20726"/>
    <w:rsid w:val="00B2076C"/>
    <w:rsid w:val="00B20C2A"/>
    <w:rsid w:val="00B23A96"/>
    <w:rsid w:val="00B25532"/>
    <w:rsid w:val="00B2559D"/>
    <w:rsid w:val="00B25700"/>
    <w:rsid w:val="00B260A2"/>
    <w:rsid w:val="00B261C9"/>
    <w:rsid w:val="00B26E8C"/>
    <w:rsid w:val="00B273E4"/>
    <w:rsid w:val="00B275AE"/>
    <w:rsid w:val="00B2787F"/>
    <w:rsid w:val="00B3237A"/>
    <w:rsid w:val="00B3308F"/>
    <w:rsid w:val="00B339FE"/>
    <w:rsid w:val="00B33C10"/>
    <w:rsid w:val="00B3433F"/>
    <w:rsid w:val="00B346EF"/>
    <w:rsid w:val="00B349CE"/>
    <w:rsid w:val="00B35BB1"/>
    <w:rsid w:val="00B370A9"/>
    <w:rsid w:val="00B3D9D1"/>
    <w:rsid w:val="00B41B46"/>
    <w:rsid w:val="00B424B2"/>
    <w:rsid w:val="00B4256F"/>
    <w:rsid w:val="00B439FA"/>
    <w:rsid w:val="00B45AD5"/>
    <w:rsid w:val="00B4716E"/>
    <w:rsid w:val="00B47322"/>
    <w:rsid w:val="00B50D9C"/>
    <w:rsid w:val="00B50F3D"/>
    <w:rsid w:val="00B526A1"/>
    <w:rsid w:val="00B528FD"/>
    <w:rsid w:val="00B547F6"/>
    <w:rsid w:val="00B556E1"/>
    <w:rsid w:val="00B565BD"/>
    <w:rsid w:val="00B60B5E"/>
    <w:rsid w:val="00B63617"/>
    <w:rsid w:val="00B64B2F"/>
    <w:rsid w:val="00B65D35"/>
    <w:rsid w:val="00B6701F"/>
    <w:rsid w:val="00B67586"/>
    <w:rsid w:val="00B67CDD"/>
    <w:rsid w:val="00B7354B"/>
    <w:rsid w:val="00B73688"/>
    <w:rsid w:val="00B738E3"/>
    <w:rsid w:val="00B7720F"/>
    <w:rsid w:val="00B801DF"/>
    <w:rsid w:val="00B808CC"/>
    <w:rsid w:val="00B8152E"/>
    <w:rsid w:val="00B8188A"/>
    <w:rsid w:val="00B83185"/>
    <w:rsid w:val="00B831BD"/>
    <w:rsid w:val="00B84D5E"/>
    <w:rsid w:val="00B87AD8"/>
    <w:rsid w:val="00B901C2"/>
    <w:rsid w:val="00B9022A"/>
    <w:rsid w:val="00B922A3"/>
    <w:rsid w:val="00B9266B"/>
    <w:rsid w:val="00B92B9F"/>
    <w:rsid w:val="00B9526C"/>
    <w:rsid w:val="00B97781"/>
    <w:rsid w:val="00B97B4D"/>
    <w:rsid w:val="00BA0320"/>
    <w:rsid w:val="00BA307E"/>
    <w:rsid w:val="00BA3C24"/>
    <w:rsid w:val="00BA7CA1"/>
    <w:rsid w:val="00BB0161"/>
    <w:rsid w:val="00BB0BF7"/>
    <w:rsid w:val="00BB1651"/>
    <w:rsid w:val="00BB16CF"/>
    <w:rsid w:val="00BB2807"/>
    <w:rsid w:val="00BB64CA"/>
    <w:rsid w:val="00BC09FA"/>
    <w:rsid w:val="00BC1453"/>
    <w:rsid w:val="00BC3A40"/>
    <w:rsid w:val="00BC504F"/>
    <w:rsid w:val="00BC5969"/>
    <w:rsid w:val="00BC77FA"/>
    <w:rsid w:val="00BC7A09"/>
    <w:rsid w:val="00BD0175"/>
    <w:rsid w:val="00BD1FCC"/>
    <w:rsid w:val="00BD2B97"/>
    <w:rsid w:val="00BD3B21"/>
    <w:rsid w:val="00BD472E"/>
    <w:rsid w:val="00BD49BE"/>
    <w:rsid w:val="00BD5343"/>
    <w:rsid w:val="00BD602D"/>
    <w:rsid w:val="00BD611C"/>
    <w:rsid w:val="00BD7812"/>
    <w:rsid w:val="00BD7F2C"/>
    <w:rsid w:val="00BE1777"/>
    <w:rsid w:val="00BE3FAF"/>
    <w:rsid w:val="00BE4890"/>
    <w:rsid w:val="00BE522B"/>
    <w:rsid w:val="00BE64C9"/>
    <w:rsid w:val="00BE6C09"/>
    <w:rsid w:val="00BF1779"/>
    <w:rsid w:val="00BF2998"/>
    <w:rsid w:val="00BF3F98"/>
    <w:rsid w:val="00BF7FA8"/>
    <w:rsid w:val="00C01F60"/>
    <w:rsid w:val="00C0272C"/>
    <w:rsid w:val="00C0498F"/>
    <w:rsid w:val="00C0529D"/>
    <w:rsid w:val="00C1120E"/>
    <w:rsid w:val="00C1255C"/>
    <w:rsid w:val="00C13FD5"/>
    <w:rsid w:val="00C140F9"/>
    <w:rsid w:val="00C1437F"/>
    <w:rsid w:val="00C157C5"/>
    <w:rsid w:val="00C17476"/>
    <w:rsid w:val="00C2378B"/>
    <w:rsid w:val="00C267A1"/>
    <w:rsid w:val="00C3079F"/>
    <w:rsid w:val="00C30A3C"/>
    <w:rsid w:val="00C327B9"/>
    <w:rsid w:val="00C343A3"/>
    <w:rsid w:val="00C34667"/>
    <w:rsid w:val="00C3474B"/>
    <w:rsid w:val="00C35F54"/>
    <w:rsid w:val="00C37F59"/>
    <w:rsid w:val="00C40B29"/>
    <w:rsid w:val="00C40B7B"/>
    <w:rsid w:val="00C41586"/>
    <w:rsid w:val="00C44E57"/>
    <w:rsid w:val="00C45F53"/>
    <w:rsid w:val="00C4636B"/>
    <w:rsid w:val="00C53D1C"/>
    <w:rsid w:val="00C541A2"/>
    <w:rsid w:val="00C56417"/>
    <w:rsid w:val="00C57075"/>
    <w:rsid w:val="00C57763"/>
    <w:rsid w:val="00C634BC"/>
    <w:rsid w:val="00C64564"/>
    <w:rsid w:val="00C654EE"/>
    <w:rsid w:val="00C65D07"/>
    <w:rsid w:val="00C66A55"/>
    <w:rsid w:val="00C66F9C"/>
    <w:rsid w:val="00C70255"/>
    <w:rsid w:val="00C71572"/>
    <w:rsid w:val="00C73311"/>
    <w:rsid w:val="00C73598"/>
    <w:rsid w:val="00C854A7"/>
    <w:rsid w:val="00C8573E"/>
    <w:rsid w:val="00C868BA"/>
    <w:rsid w:val="00C925A2"/>
    <w:rsid w:val="00C92D0B"/>
    <w:rsid w:val="00C93DD9"/>
    <w:rsid w:val="00C9432F"/>
    <w:rsid w:val="00C950A0"/>
    <w:rsid w:val="00C95D0C"/>
    <w:rsid w:val="00C96222"/>
    <w:rsid w:val="00C978FE"/>
    <w:rsid w:val="00CA3659"/>
    <w:rsid w:val="00CA3712"/>
    <w:rsid w:val="00CA58F7"/>
    <w:rsid w:val="00CA5EDE"/>
    <w:rsid w:val="00CA60F0"/>
    <w:rsid w:val="00CA6216"/>
    <w:rsid w:val="00CA6F22"/>
    <w:rsid w:val="00CB07EB"/>
    <w:rsid w:val="00CB16AD"/>
    <w:rsid w:val="00CB2B88"/>
    <w:rsid w:val="00CB5DF1"/>
    <w:rsid w:val="00CC2F1B"/>
    <w:rsid w:val="00CC4789"/>
    <w:rsid w:val="00CC5979"/>
    <w:rsid w:val="00CC5F73"/>
    <w:rsid w:val="00CD0344"/>
    <w:rsid w:val="00CD19F6"/>
    <w:rsid w:val="00CD317F"/>
    <w:rsid w:val="00CD3AF3"/>
    <w:rsid w:val="00CD5449"/>
    <w:rsid w:val="00CD5D57"/>
    <w:rsid w:val="00CD70E0"/>
    <w:rsid w:val="00CD7785"/>
    <w:rsid w:val="00CD7ACC"/>
    <w:rsid w:val="00CE029B"/>
    <w:rsid w:val="00CE0EFB"/>
    <w:rsid w:val="00CE1F86"/>
    <w:rsid w:val="00CE3425"/>
    <w:rsid w:val="00CE37ED"/>
    <w:rsid w:val="00CE461C"/>
    <w:rsid w:val="00CE51E7"/>
    <w:rsid w:val="00CE5913"/>
    <w:rsid w:val="00CE71C2"/>
    <w:rsid w:val="00CE7823"/>
    <w:rsid w:val="00CE7AE8"/>
    <w:rsid w:val="00CF0B73"/>
    <w:rsid w:val="00CF0E37"/>
    <w:rsid w:val="00CF1A65"/>
    <w:rsid w:val="00CF1FA6"/>
    <w:rsid w:val="00CF285A"/>
    <w:rsid w:val="00CF3835"/>
    <w:rsid w:val="00CF7D1A"/>
    <w:rsid w:val="00D01958"/>
    <w:rsid w:val="00D02104"/>
    <w:rsid w:val="00D04375"/>
    <w:rsid w:val="00D078A4"/>
    <w:rsid w:val="00D12052"/>
    <w:rsid w:val="00D15FD6"/>
    <w:rsid w:val="00D20512"/>
    <w:rsid w:val="00D23AB5"/>
    <w:rsid w:val="00D278E3"/>
    <w:rsid w:val="00D305AD"/>
    <w:rsid w:val="00D30FF1"/>
    <w:rsid w:val="00D31F5D"/>
    <w:rsid w:val="00D33F62"/>
    <w:rsid w:val="00D34181"/>
    <w:rsid w:val="00D344A7"/>
    <w:rsid w:val="00D3473D"/>
    <w:rsid w:val="00D40A91"/>
    <w:rsid w:val="00D440F8"/>
    <w:rsid w:val="00D451A3"/>
    <w:rsid w:val="00D45B07"/>
    <w:rsid w:val="00D45BC7"/>
    <w:rsid w:val="00D46395"/>
    <w:rsid w:val="00D46609"/>
    <w:rsid w:val="00D469D2"/>
    <w:rsid w:val="00D47983"/>
    <w:rsid w:val="00D50E55"/>
    <w:rsid w:val="00D514B4"/>
    <w:rsid w:val="00D5207D"/>
    <w:rsid w:val="00D53772"/>
    <w:rsid w:val="00D53CA4"/>
    <w:rsid w:val="00D54A34"/>
    <w:rsid w:val="00D60028"/>
    <w:rsid w:val="00D631AD"/>
    <w:rsid w:val="00D63B02"/>
    <w:rsid w:val="00D6422D"/>
    <w:rsid w:val="00D642FE"/>
    <w:rsid w:val="00D647CB"/>
    <w:rsid w:val="00D66008"/>
    <w:rsid w:val="00D675C9"/>
    <w:rsid w:val="00D7052C"/>
    <w:rsid w:val="00D72087"/>
    <w:rsid w:val="00D72614"/>
    <w:rsid w:val="00D72738"/>
    <w:rsid w:val="00D72836"/>
    <w:rsid w:val="00D733E1"/>
    <w:rsid w:val="00D75721"/>
    <w:rsid w:val="00D75BDB"/>
    <w:rsid w:val="00D76BB5"/>
    <w:rsid w:val="00D76CFA"/>
    <w:rsid w:val="00D80277"/>
    <w:rsid w:val="00D803D9"/>
    <w:rsid w:val="00D824DD"/>
    <w:rsid w:val="00D83DB4"/>
    <w:rsid w:val="00D8541A"/>
    <w:rsid w:val="00D86CDD"/>
    <w:rsid w:val="00D90882"/>
    <w:rsid w:val="00D910F5"/>
    <w:rsid w:val="00D921F1"/>
    <w:rsid w:val="00D927CE"/>
    <w:rsid w:val="00D97157"/>
    <w:rsid w:val="00DA00B6"/>
    <w:rsid w:val="00DA0386"/>
    <w:rsid w:val="00DA0CA7"/>
    <w:rsid w:val="00DA18FA"/>
    <w:rsid w:val="00DA1F32"/>
    <w:rsid w:val="00DA2398"/>
    <w:rsid w:val="00DA246F"/>
    <w:rsid w:val="00DA455E"/>
    <w:rsid w:val="00DA52F0"/>
    <w:rsid w:val="00DB10BE"/>
    <w:rsid w:val="00DB646F"/>
    <w:rsid w:val="00DB6C16"/>
    <w:rsid w:val="00DC4C83"/>
    <w:rsid w:val="00DC5281"/>
    <w:rsid w:val="00DC57D0"/>
    <w:rsid w:val="00DC5D36"/>
    <w:rsid w:val="00DC7392"/>
    <w:rsid w:val="00DC786B"/>
    <w:rsid w:val="00DC7A9B"/>
    <w:rsid w:val="00DD06C5"/>
    <w:rsid w:val="00DD0836"/>
    <w:rsid w:val="00DD0EEC"/>
    <w:rsid w:val="00DD10DA"/>
    <w:rsid w:val="00DD2D4F"/>
    <w:rsid w:val="00DD32E1"/>
    <w:rsid w:val="00DD3BA4"/>
    <w:rsid w:val="00DD42BB"/>
    <w:rsid w:val="00DD4A3E"/>
    <w:rsid w:val="00DD5D85"/>
    <w:rsid w:val="00DE1472"/>
    <w:rsid w:val="00DE1CFA"/>
    <w:rsid w:val="00DE22C8"/>
    <w:rsid w:val="00DE5125"/>
    <w:rsid w:val="00DE6DFC"/>
    <w:rsid w:val="00DE74C9"/>
    <w:rsid w:val="00DF0469"/>
    <w:rsid w:val="00DF154E"/>
    <w:rsid w:val="00DF351A"/>
    <w:rsid w:val="00DF40AD"/>
    <w:rsid w:val="00DF5731"/>
    <w:rsid w:val="00DF67AA"/>
    <w:rsid w:val="00DF6AEE"/>
    <w:rsid w:val="00E000B4"/>
    <w:rsid w:val="00E00228"/>
    <w:rsid w:val="00E0042E"/>
    <w:rsid w:val="00E00E54"/>
    <w:rsid w:val="00E01280"/>
    <w:rsid w:val="00E01ED1"/>
    <w:rsid w:val="00E02142"/>
    <w:rsid w:val="00E023E9"/>
    <w:rsid w:val="00E03275"/>
    <w:rsid w:val="00E03BB2"/>
    <w:rsid w:val="00E05477"/>
    <w:rsid w:val="00E06689"/>
    <w:rsid w:val="00E06729"/>
    <w:rsid w:val="00E0734A"/>
    <w:rsid w:val="00E07842"/>
    <w:rsid w:val="00E07C7E"/>
    <w:rsid w:val="00E1093B"/>
    <w:rsid w:val="00E1173F"/>
    <w:rsid w:val="00E12F22"/>
    <w:rsid w:val="00E152A8"/>
    <w:rsid w:val="00E159E8"/>
    <w:rsid w:val="00E17B5C"/>
    <w:rsid w:val="00E2273C"/>
    <w:rsid w:val="00E2280A"/>
    <w:rsid w:val="00E22A63"/>
    <w:rsid w:val="00E23619"/>
    <w:rsid w:val="00E238AA"/>
    <w:rsid w:val="00E23E0B"/>
    <w:rsid w:val="00E260D0"/>
    <w:rsid w:val="00E26BEE"/>
    <w:rsid w:val="00E27500"/>
    <w:rsid w:val="00E30929"/>
    <w:rsid w:val="00E310DE"/>
    <w:rsid w:val="00E31495"/>
    <w:rsid w:val="00E3422E"/>
    <w:rsid w:val="00E352BA"/>
    <w:rsid w:val="00E35ADD"/>
    <w:rsid w:val="00E37145"/>
    <w:rsid w:val="00E37E88"/>
    <w:rsid w:val="00E41570"/>
    <w:rsid w:val="00E433D3"/>
    <w:rsid w:val="00E43ABA"/>
    <w:rsid w:val="00E440A8"/>
    <w:rsid w:val="00E44403"/>
    <w:rsid w:val="00E44834"/>
    <w:rsid w:val="00E45188"/>
    <w:rsid w:val="00E45D16"/>
    <w:rsid w:val="00E51572"/>
    <w:rsid w:val="00E52F17"/>
    <w:rsid w:val="00E53C66"/>
    <w:rsid w:val="00E55A8E"/>
    <w:rsid w:val="00E56C22"/>
    <w:rsid w:val="00E605BE"/>
    <w:rsid w:val="00E61A99"/>
    <w:rsid w:val="00E621CD"/>
    <w:rsid w:val="00E70421"/>
    <w:rsid w:val="00E72AE4"/>
    <w:rsid w:val="00E72B10"/>
    <w:rsid w:val="00E737FE"/>
    <w:rsid w:val="00E74175"/>
    <w:rsid w:val="00E75176"/>
    <w:rsid w:val="00E7632F"/>
    <w:rsid w:val="00E76F22"/>
    <w:rsid w:val="00E772F9"/>
    <w:rsid w:val="00E7755B"/>
    <w:rsid w:val="00E77766"/>
    <w:rsid w:val="00E806A3"/>
    <w:rsid w:val="00E808A3"/>
    <w:rsid w:val="00E83009"/>
    <w:rsid w:val="00E83C47"/>
    <w:rsid w:val="00E84150"/>
    <w:rsid w:val="00E85D5A"/>
    <w:rsid w:val="00E86F87"/>
    <w:rsid w:val="00E87D57"/>
    <w:rsid w:val="00E87E5A"/>
    <w:rsid w:val="00E90880"/>
    <w:rsid w:val="00E90B64"/>
    <w:rsid w:val="00E90DF5"/>
    <w:rsid w:val="00E92A47"/>
    <w:rsid w:val="00E949C4"/>
    <w:rsid w:val="00E9535D"/>
    <w:rsid w:val="00E97A96"/>
    <w:rsid w:val="00EA0B9B"/>
    <w:rsid w:val="00EA24D6"/>
    <w:rsid w:val="00EA4D48"/>
    <w:rsid w:val="00EA576E"/>
    <w:rsid w:val="00EB0CF3"/>
    <w:rsid w:val="00EB2999"/>
    <w:rsid w:val="00EB51E5"/>
    <w:rsid w:val="00EB7F3F"/>
    <w:rsid w:val="00EC38E6"/>
    <w:rsid w:val="00EC3D08"/>
    <w:rsid w:val="00EC53A4"/>
    <w:rsid w:val="00EC5D08"/>
    <w:rsid w:val="00EC60E4"/>
    <w:rsid w:val="00EC6791"/>
    <w:rsid w:val="00EC6BAD"/>
    <w:rsid w:val="00EC73EC"/>
    <w:rsid w:val="00ED02A3"/>
    <w:rsid w:val="00ED0C38"/>
    <w:rsid w:val="00ED0CED"/>
    <w:rsid w:val="00ED278D"/>
    <w:rsid w:val="00ED45E6"/>
    <w:rsid w:val="00ED4ACE"/>
    <w:rsid w:val="00ED4D00"/>
    <w:rsid w:val="00ED599C"/>
    <w:rsid w:val="00ED7545"/>
    <w:rsid w:val="00ED7582"/>
    <w:rsid w:val="00EE07B9"/>
    <w:rsid w:val="00EE080D"/>
    <w:rsid w:val="00EE1B72"/>
    <w:rsid w:val="00EE1B7E"/>
    <w:rsid w:val="00EE1BD2"/>
    <w:rsid w:val="00EE41BD"/>
    <w:rsid w:val="00EE4292"/>
    <w:rsid w:val="00EE6E9E"/>
    <w:rsid w:val="00EE75DB"/>
    <w:rsid w:val="00EF066E"/>
    <w:rsid w:val="00EF1B17"/>
    <w:rsid w:val="00EF27C7"/>
    <w:rsid w:val="00EF2C2A"/>
    <w:rsid w:val="00EF3400"/>
    <w:rsid w:val="00EF4C58"/>
    <w:rsid w:val="00EF52E9"/>
    <w:rsid w:val="00EF5402"/>
    <w:rsid w:val="00EF62A0"/>
    <w:rsid w:val="00EF6862"/>
    <w:rsid w:val="00EF6BDE"/>
    <w:rsid w:val="00EF71CF"/>
    <w:rsid w:val="00F0065E"/>
    <w:rsid w:val="00F013CC"/>
    <w:rsid w:val="00F024C0"/>
    <w:rsid w:val="00F02B0C"/>
    <w:rsid w:val="00F047FE"/>
    <w:rsid w:val="00F048EC"/>
    <w:rsid w:val="00F108E9"/>
    <w:rsid w:val="00F12ABC"/>
    <w:rsid w:val="00F12C96"/>
    <w:rsid w:val="00F12D8A"/>
    <w:rsid w:val="00F16521"/>
    <w:rsid w:val="00F16E5A"/>
    <w:rsid w:val="00F173A8"/>
    <w:rsid w:val="00F175F2"/>
    <w:rsid w:val="00F2013F"/>
    <w:rsid w:val="00F22799"/>
    <w:rsid w:val="00F25C30"/>
    <w:rsid w:val="00F26B3F"/>
    <w:rsid w:val="00F26C84"/>
    <w:rsid w:val="00F2733E"/>
    <w:rsid w:val="00F304AF"/>
    <w:rsid w:val="00F306AF"/>
    <w:rsid w:val="00F3090A"/>
    <w:rsid w:val="00F309B2"/>
    <w:rsid w:val="00F313B0"/>
    <w:rsid w:val="00F3637C"/>
    <w:rsid w:val="00F40438"/>
    <w:rsid w:val="00F40BB0"/>
    <w:rsid w:val="00F42375"/>
    <w:rsid w:val="00F43E4A"/>
    <w:rsid w:val="00F44148"/>
    <w:rsid w:val="00F441FE"/>
    <w:rsid w:val="00F45457"/>
    <w:rsid w:val="00F4597E"/>
    <w:rsid w:val="00F50451"/>
    <w:rsid w:val="00F519BB"/>
    <w:rsid w:val="00F54994"/>
    <w:rsid w:val="00F55D8E"/>
    <w:rsid w:val="00F56596"/>
    <w:rsid w:val="00F57F3D"/>
    <w:rsid w:val="00F6086D"/>
    <w:rsid w:val="00F60CAF"/>
    <w:rsid w:val="00F61CC5"/>
    <w:rsid w:val="00F6284D"/>
    <w:rsid w:val="00F645B9"/>
    <w:rsid w:val="00F658C0"/>
    <w:rsid w:val="00F70759"/>
    <w:rsid w:val="00F711B9"/>
    <w:rsid w:val="00F722A8"/>
    <w:rsid w:val="00F724EE"/>
    <w:rsid w:val="00F73086"/>
    <w:rsid w:val="00F738C2"/>
    <w:rsid w:val="00F759FF"/>
    <w:rsid w:val="00F76A55"/>
    <w:rsid w:val="00F77976"/>
    <w:rsid w:val="00F802A5"/>
    <w:rsid w:val="00F82121"/>
    <w:rsid w:val="00F86409"/>
    <w:rsid w:val="00F86B22"/>
    <w:rsid w:val="00F91BF9"/>
    <w:rsid w:val="00F93FBC"/>
    <w:rsid w:val="00F955AB"/>
    <w:rsid w:val="00F96A42"/>
    <w:rsid w:val="00F97744"/>
    <w:rsid w:val="00FA0AC6"/>
    <w:rsid w:val="00FA0BA7"/>
    <w:rsid w:val="00FA2299"/>
    <w:rsid w:val="00FA323E"/>
    <w:rsid w:val="00FA4664"/>
    <w:rsid w:val="00FA4C48"/>
    <w:rsid w:val="00FA5515"/>
    <w:rsid w:val="00FA6185"/>
    <w:rsid w:val="00FA6B70"/>
    <w:rsid w:val="00FA77B2"/>
    <w:rsid w:val="00FB08AD"/>
    <w:rsid w:val="00FB0C0A"/>
    <w:rsid w:val="00FB0C72"/>
    <w:rsid w:val="00FB0C88"/>
    <w:rsid w:val="00FB1CB5"/>
    <w:rsid w:val="00FB3876"/>
    <w:rsid w:val="00FB4F51"/>
    <w:rsid w:val="00FB5F6F"/>
    <w:rsid w:val="00FB6AAF"/>
    <w:rsid w:val="00FB7412"/>
    <w:rsid w:val="00FB7B25"/>
    <w:rsid w:val="00FC0B83"/>
    <w:rsid w:val="00FC1803"/>
    <w:rsid w:val="00FC5C53"/>
    <w:rsid w:val="00FD03F2"/>
    <w:rsid w:val="00FD1124"/>
    <w:rsid w:val="00FD1564"/>
    <w:rsid w:val="00FD223A"/>
    <w:rsid w:val="00FD4B36"/>
    <w:rsid w:val="00FD54D3"/>
    <w:rsid w:val="00FD7476"/>
    <w:rsid w:val="00FD7593"/>
    <w:rsid w:val="00FD7B45"/>
    <w:rsid w:val="00FE37BD"/>
    <w:rsid w:val="00FE4902"/>
    <w:rsid w:val="00FE4A2E"/>
    <w:rsid w:val="00FE5602"/>
    <w:rsid w:val="00FE5C61"/>
    <w:rsid w:val="00FE7FCD"/>
    <w:rsid w:val="00FF05CC"/>
    <w:rsid w:val="00FF115B"/>
    <w:rsid w:val="00FF40B3"/>
    <w:rsid w:val="00FF636B"/>
    <w:rsid w:val="00FF7747"/>
    <w:rsid w:val="01F34278"/>
    <w:rsid w:val="0321411B"/>
    <w:rsid w:val="033C61F7"/>
    <w:rsid w:val="035BB092"/>
    <w:rsid w:val="0543E73F"/>
    <w:rsid w:val="0632D3AD"/>
    <w:rsid w:val="063C88A5"/>
    <w:rsid w:val="06D73031"/>
    <w:rsid w:val="07477910"/>
    <w:rsid w:val="075ED1EA"/>
    <w:rsid w:val="079A17DB"/>
    <w:rsid w:val="07E40588"/>
    <w:rsid w:val="081254AE"/>
    <w:rsid w:val="09363987"/>
    <w:rsid w:val="09619262"/>
    <w:rsid w:val="09741B9C"/>
    <w:rsid w:val="098F3C2D"/>
    <w:rsid w:val="09A8671D"/>
    <w:rsid w:val="0A00A8B5"/>
    <w:rsid w:val="0A129DFA"/>
    <w:rsid w:val="0A512313"/>
    <w:rsid w:val="0AC48E1D"/>
    <w:rsid w:val="0B968C1F"/>
    <w:rsid w:val="0BCC7301"/>
    <w:rsid w:val="0C89CEA1"/>
    <w:rsid w:val="0CE8923B"/>
    <w:rsid w:val="0D0FE1E0"/>
    <w:rsid w:val="0D43E045"/>
    <w:rsid w:val="0DC1F848"/>
    <w:rsid w:val="0E33A336"/>
    <w:rsid w:val="0F0A6071"/>
    <w:rsid w:val="0F6092C3"/>
    <w:rsid w:val="103BE209"/>
    <w:rsid w:val="108FC0DA"/>
    <w:rsid w:val="11194A5F"/>
    <w:rsid w:val="11277156"/>
    <w:rsid w:val="1190ED57"/>
    <w:rsid w:val="12330FC8"/>
    <w:rsid w:val="12F1FC22"/>
    <w:rsid w:val="1338F599"/>
    <w:rsid w:val="13898E4B"/>
    <w:rsid w:val="14C576D3"/>
    <w:rsid w:val="14EAE562"/>
    <w:rsid w:val="14EEF579"/>
    <w:rsid w:val="16045CC4"/>
    <w:rsid w:val="16E7D884"/>
    <w:rsid w:val="16FEFC5F"/>
    <w:rsid w:val="173C8CC0"/>
    <w:rsid w:val="18E1121F"/>
    <w:rsid w:val="19128ECA"/>
    <w:rsid w:val="1955F775"/>
    <w:rsid w:val="19A00579"/>
    <w:rsid w:val="19C3B470"/>
    <w:rsid w:val="1A3FA406"/>
    <w:rsid w:val="1A47D1A5"/>
    <w:rsid w:val="1A4994BF"/>
    <w:rsid w:val="1A65068C"/>
    <w:rsid w:val="1AA3ABA1"/>
    <w:rsid w:val="1B2FE578"/>
    <w:rsid w:val="1BAE89C5"/>
    <w:rsid w:val="1C03FB1A"/>
    <w:rsid w:val="1CB1DC3E"/>
    <w:rsid w:val="1CBE83C2"/>
    <w:rsid w:val="1CD676A0"/>
    <w:rsid w:val="1CE9F583"/>
    <w:rsid w:val="1DCAE34D"/>
    <w:rsid w:val="1DCDF249"/>
    <w:rsid w:val="1E0AB3FF"/>
    <w:rsid w:val="1E5D174B"/>
    <w:rsid w:val="1F2B4253"/>
    <w:rsid w:val="1F2E3FAD"/>
    <w:rsid w:val="1FD082AF"/>
    <w:rsid w:val="1FD2F07E"/>
    <w:rsid w:val="203E46ED"/>
    <w:rsid w:val="20B0B1D2"/>
    <w:rsid w:val="20B28495"/>
    <w:rsid w:val="21A2F01C"/>
    <w:rsid w:val="220BBEEF"/>
    <w:rsid w:val="2249E1D6"/>
    <w:rsid w:val="22551563"/>
    <w:rsid w:val="235F74C8"/>
    <w:rsid w:val="23C184DC"/>
    <w:rsid w:val="24428CA4"/>
    <w:rsid w:val="244455F1"/>
    <w:rsid w:val="24EE7C75"/>
    <w:rsid w:val="25381A65"/>
    <w:rsid w:val="253E2A18"/>
    <w:rsid w:val="25C727A4"/>
    <w:rsid w:val="263F9DAE"/>
    <w:rsid w:val="26A894ED"/>
    <w:rsid w:val="277CB916"/>
    <w:rsid w:val="27C6EA5A"/>
    <w:rsid w:val="284EEC63"/>
    <w:rsid w:val="28996C98"/>
    <w:rsid w:val="28AA1643"/>
    <w:rsid w:val="29A8722C"/>
    <w:rsid w:val="29FA1AE3"/>
    <w:rsid w:val="2A156A63"/>
    <w:rsid w:val="2ABEF12F"/>
    <w:rsid w:val="2ADC3788"/>
    <w:rsid w:val="2AE6383C"/>
    <w:rsid w:val="2B7A1C86"/>
    <w:rsid w:val="2C518882"/>
    <w:rsid w:val="2C84674D"/>
    <w:rsid w:val="2CA16664"/>
    <w:rsid w:val="2D122FF4"/>
    <w:rsid w:val="2D265F54"/>
    <w:rsid w:val="2DF9591F"/>
    <w:rsid w:val="2E7E5F6A"/>
    <w:rsid w:val="2E959F82"/>
    <w:rsid w:val="2F149557"/>
    <w:rsid w:val="2F6999A3"/>
    <w:rsid w:val="2F945DB9"/>
    <w:rsid w:val="2FD1EDE2"/>
    <w:rsid w:val="30588E08"/>
    <w:rsid w:val="30684A0C"/>
    <w:rsid w:val="31108DCA"/>
    <w:rsid w:val="316D4960"/>
    <w:rsid w:val="32288F1E"/>
    <w:rsid w:val="32691D06"/>
    <w:rsid w:val="32784F02"/>
    <w:rsid w:val="32D8F267"/>
    <w:rsid w:val="331A40E8"/>
    <w:rsid w:val="336D7C26"/>
    <w:rsid w:val="33900A14"/>
    <w:rsid w:val="3397D675"/>
    <w:rsid w:val="33E0ECB6"/>
    <w:rsid w:val="344F0449"/>
    <w:rsid w:val="3503AE57"/>
    <w:rsid w:val="35E1BDE8"/>
    <w:rsid w:val="3617A48E"/>
    <w:rsid w:val="372049FD"/>
    <w:rsid w:val="37B1E385"/>
    <w:rsid w:val="37F718C9"/>
    <w:rsid w:val="385972AA"/>
    <w:rsid w:val="388C40B9"/>
    <w:rsid w:val="38EF8DB2"/>
    <w:rsid w:val="3A0BB271"/>
    <w:rsid w:val="3A122D06"/>
    <w:rsid w:val="3A1F1B27"/>
    <w:rsid w:val="3A883A24"/>
    <w:rsid w:val="3ABA6409"/>
    <w:rsid w:val="3AE8C5AF"/>
    <w:rsid w:val="3B3DF188"/>
    <w:rsid w:val="3B403B02"/>
    <w:rsid w:val="3B6DB56B"/>
    <w:rsid w:val="3C0A475C"/>
    <w:rsid w:val="3C7EB574"/>
    <w:rsid w:val="3C9A954B"/>
    <w:rsid w:val="3CD4564D"/>
    <w:rsid w:val="3D2C4233"/>
    <w:rsid w:val="3E1FB6C2"/>
    <w:rsid w:val="3F2E5F11"/>
    <w:rsid w:val="3F588B5C"/>
    <w:rsid w:val="404CD185"/>
    <w:rsid w:val="40A8BD60"/>
    <w:rsid w:val="41E640DD"/>
    <w:rsid w:val="432799A7"/>
    <w:rsid w:val="436A80AA"/>
    <w:rsid w:val="438A3140"/>
    <w:rsid w:val="43E0DC52"/>
    <w:rsid w:val="43FB1344"/>
    <w:rsid w:val="442F74C9"/>
    <w:rsid w:val="44D0DB34"/>
    <w:rsid w:val="4558E511"/>
    <w:rsid w:val="4591C90A"/>
    <w:rsid w:val="46CE0B63"/>
    <w:rsid w:val="46FB13D3"/>
    <w:rsid w:val="47B9FA7A"/>
    <w:rsid w:val="47E1198F"/>
    <w:rsid w:val="485E7A65"/>
    <w:rsid w:val="48FA4730"/>
    <w:rsid w:val="4917AC88"/>
    <w:rsid w:val="4962D15F"/>
    <w:rsid w:val="49FFE794"/>
    <w:rsid w:val="4A02C8D7"/>
    <w:rsid w:val="4A3B2A5B"/>
    <w:rsid w:val="4AC7B14A"/>
    <w:rsid w:val="4B061C94"/>
    <w:rsid w:val="4BA3DFD4"/>
    <w:rsid w:val="4C30C58D"/>
    <w:rsid w:val="4CCA4E0D"/>
    <w:rsid w:val="4D731DC3"/>
    <w:rsid w:val="4D844F2A"/>
    <w:rsid w:val="4DC98E7F"/>
    <w:rsid w:val="4E6060CC"/>
    <w:rsid w:val="4E95A752"/>
    <w:rsid w:val="4EA81DF2"/>
    <w:rsid w:val="4F1F5986"/>
    <w:rsid w:val="4FD15C47"/>
    <w:rsid w:val="5025CB1E"/>
    <w:rsid w:val="50319D1E"/>
    <w:rsid w:val="5051EB3F"/>
    <w:rsid w:val="50B73E92"/>
    <w:rsid w:val="51E04116"/>
    <w:rsid w:val="520B03C4"/>
    <w:rsid w:val="521D290F"/>
    <w:rsid w:val="5277A198"/>
    <w:rsid w:val="52944E2A"/>
    <w:rsid w:val="532F980B"/>
    <w:rsid w:val="53745C35"/>
    <w:rsid w:val="53A1AF6E"/>
    <w:rsid w:val="53EAEBA7"/>
    <w:rsid w:val="549C3DF1"/>
    <w:rsid w:val="54ADE6D7"/>
    <w:rsid w:val="55BAE7D7"/>
    <w:rsid w:val="55E48A50"/>
    <w:rsid w:val="5669C0DA"/>
    <w:rsid w:val="56A9D7DF"/>
    <w:rsid w:val="56F221BF"/>
    <w:rsid w:val="57249648"/>
    <w:rsid w:val="5793D680"/>
    <w:rsid w:val="57EE2836"/>
    <w:rsid w:val="5810E569"/>
    <w:rsid w:val="58999C72"/>
    <w:rsid w:val="592E67A8"/>
    <w:rsid w:val="59AED1BB"/>
    <w:rsid w:val="5A181950"/>
    <w:rsid w:val="5A2CD4B3"/>
    <w:rsid w:val="5ABC9786"/>
    <w:rsid w:val="5B3B1408"/>
    <w:rsid w:val="5BB1E19A"/>
    <w:rsid w:val="5BBA6528"/>
    <w:rsid w:val="5BFF8B7E"/>
    <w:rsid w:val="5C1243FD"/>
    <w:rsid w:val="5CBB0502"/>
    <w:rsid w:val="5CC380ED"/>
    <w:rsid w:val="5CC73114"/>
    <w:rsid w:val="5CE60A40"/>
    <w:rsid w:val="5D21E97E"/>
    <w:rsid w:val="5DF47517"/>
    <w:rsid w:val="5DF941FD"/>
    <w:rsid w:val="5E6DAB2B"/>
    <w:rsid w:val="5EA80501"/>
    <w:rsid w:val="5EE742D5"/>
    <w:rsid w:val="5F0F47E3"/>
    <w:rsid w:val="5F3AD269"/>
    <w:rsid w:val="5F4F1E9F"/>
    <w:rsid w:val="5F92A53F"/>
    <w:rsid w:val="5FA2DEC7"/>
    <w:rsid w:val="5FA62B24"/>
    <w:rsid w:val="6000C51A"/>
    <w:rsid w:val="60124855"/>
    <w:rsid w:val="60304B55"/>
    <w:rsid w:val="61EE517B"/>
    <w:rsid w:val="62DA33C6"/>
    <w:rsid w:val="63C0FCD9"/>
    <w:rsid w:val="6462090F"/>
    <w:rsid w:val="6477D030"/>
    <w:rsid w:val="64C01CBF"/>
    <w:rsid w:val="665A4FD1"/>
    <w:rsid w:val="6696EEBC"/>
    <w:rsid w:val="66B20093"/>
    <w:rsid w:val="66CFF888"/>
    <w:rsid w:val="66D8E82C"/>
    <w:rsid w:val="66ED0E8C"/>
    <w:rsid w:val="670861F7"/>
    <w:rsid w:val="673A8D9A"/>
    <w:rsid w:val="675CC3E4"/>
    <w:rsid w:val="677C7A57"/>
    <w:rsid w:val="67C018B3"/>
    <w:rsid w:val="67CBD0B1"/>
    <w:rsid w:val="67DE86B9"/>
    <w:rsid w:val="68225339"/>
    <w:rsid w:val="68AB6472"/>
    <w:rsid w:val="68C2E988"/>
    <w:rsid w:val="6992B9E2"/>
    <w:rsid w:val="6A08C9F9"/>
    <w:rsid w:val="6ABC165D"/>
    <w:rsid w:val="6B84281E"/>
    <w:rsid w:val="6BFBE04B"/>
    <w:rsid w:val="6C209FB2"/>
    <w:rsid w:val="6CFF5B99"/>
    <w:rsid w:val="6D6D22F3"/>
    <w:rsid w:val="6DEC5FF4"/>
    <w:rsid w:val="6E977F0A"/>
    <w:rsid w:val="6F0D0E34"/>
    <w:rsid w:val="6FD86F55"/>
    <w:rsid w:val="708A4946"/>
    <w:rsid w:val="711E0AAB"/>
    <w:rsid w:val="720917DB"/>
    <w:rsid w:val="72970B96"/>
    <w:rsid w:val="72AAD992"/>
    <w:rsid w:val="72E93F13"/>
    <w:rsid w:val="737C7E80"/>
    <w:rsid w:val="74538497"/>
    <w:rsid w:val="74710142"/>
    <w:rsid w:val="747EAE53"/>
    <w:rsid w:val="754AD2DC"/>
    <w:rsid w:val="7560E4DF"/>
    <w:rsid w:val="757D7D16"/>
    <w:rsid w:val="75A03F99"/>
    <w:rsid w:val="75FC19C0"/>
    <w:rsid w:val="774D0A76"/>
    <w:rsid w:val="777DBEB5"/>
    <w:rsid w:val="784B104E"/>
    <w:rsid w:val="786DAA48"/>
    <w:rsid w:val="792F392F"/>
    <w:rsid w:val="79D25624"/>
    <w:rsid w:val="7A79FB9F"/>
    <w:rsid w:val="7CD11C39"/>
    <w:rsid w:val="7D88A591"/>
    <w:rsid w:val="7D8B05B3"/>
    <w:rsid w:val="7D92AA1F"/>
    <w:rsid w:val="7DA12EEC"/>
    <w:rsid w:val="7EAEAE97"/>
    <w:rsid w:val="7ED5CC76"/>
    <w:rsid w:val="7FBC05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E2836"/>
  <w15:chartTrackingRefBased/>
  <w15:docId w15:val="{CB67302D-93D5-42C6-A791-291ADD10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BDE"/>
    <w:pPr>
      <w:spacing w:before="120" w:after="280"/>
    </w:pPr>
    <w:rPr>
      <w:rFonts w:ascii="Times New Roman" w:hAnsi="Times New Roman"/>
      <w:lang w:val="nb-NO"/>
    </w:rPr>
  </w:style>
  <w:style w:type="paragraph" w:styleId="Heading1">
    <w:name w:val="heading 1"/>
    <w:basedOn w:val="Normal"/>
    <w:next w:val="Normal"/>
    <w:link w:val="Heading1Char"/>
    <w:uiPriority w:val="9"/>
    <w:qFormat/>
    <w:rsid w:val="0005177B"/>
    <w:pPr>
      <w:keepNext/>
      <w:keepLines/>
      <w:numPr>
        <w:numId w:val="1"/>
      </w:numPr>
      <w:spacing w:before="360" w:after="80"/>
      <w:outlineLvl w:val="0"/>
    </w:pPr>
    <w:rPr>
      <w:rFonts w:eastAsiaTheme="majorEastAsia" w:cstheme="majorBidi"/>
      <w:b/>
      <w:sz w:val="40"/>
      <w:szCs w:val="40"/>
      <w:lang w:val="en-US"/>
    </w:rPr>
  </w:style>
  <w:style w:type="paragraph" w:styleId="Heading2">
    <w:name w:val="heading 2"/>
    <w:basedOn w:val="Normal"/>
    <w:next w:val="Normal"/>
    <w:link w:val="Heading2Char"/>
    <w:uiPriority w:val="9"/>
    <w:unhideWhenUsed/>
    <w:qFormat/>
    <w:rsid w:val="0005177B"/>
    <w:pPr>
      <w:keepNext/>
      <w:keepLines/>
      <w:numPr>
        <w:ilvl w:val="1"/>
        <w:numId w:val="1"/>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5177B"/>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05177B"/>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unhideWhenUsed/>
    <w:qFormat/>
    <w:pPr>
      <w:keepNext/>
      <w:keepLines/>
      <w:numPr>
        <w:ilvl w:val="6"/>
        <w:numId w:val="1"/>
      </w:numPr>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unhideWhenUsed/>
    <w:qFormat/>
    <w:pPr>
      <w:keepNext/>
      <w:keepLines/>
      <w:numPr>
        <w:ilvl w:val="7"/>
        <w:numId w:val="1"/>
      </w:numPr>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unhideWhenUsed/>
    <w:qFormat/>
    <w:pPr>
      <w:keepNext/>
      <w:keepLines/>
      <w:numPr>
        <w:ilvl w:val="8"/>
        <w:numId w:val="1"/>
      </w:numPr>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77B"/>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05177B"/>
    <w:rPr>
      <w:rFonts w:ascii="Times New Roman" w:eastAsiaTheme="majorEastAsia" w:hAnsi="Times New Roman" w:cstheme="majorBidi"/>
      <w:b/>
      <w:sz w:val="32"/>
      <w:szCs w:val="32"/>
      <w:lang w:val="nb-NO"/>
    </w:rPr>
  </w:style>
  <w:style w:type="character" w:customStyle="1" w:styleId="Heading3Char">
    <w:name w:val="Heading 3 Char"/>
    <w:basedOn w:val="DefaultParagraphFont"/>
    <w:link w:val="Heading3"/>
    <w:uiPriority w:val="9"/>
    <w:rsid w:val="0005177B"/>
    <w:rPr>
      <w:rFonts w:ascii="Times New Roman" w:eastAsiaTheme="majorEastAsia" w:hAnsi="Times New Roman" w:cstheme="majorBidi"/>
      <w:b/>
      <w:sz w:val="28"/>
      <w:szCs w:val="28"/>
      <w:lang w:val="nb-NO"/>
    </w:rPr>
  </w:style>
  <w:style w:type="character" w:customStyle="1" w:styleId="Heading4Char">
    <w:name w:val="Heading 4 Char"/>
    <w:basedOn w:val="DefaultParagraphFont"/>
    <w:link w:val="Heading4"/>
    <w:uiPriority w:val="9"/>
    <w:rsid w:val="0005177B"/>
    <w:rPr>
      <w:rFonts w:ascii="Times New Roman" w:eastAsiaTheme="majorEastAsia" w:hAnsi="Times New Roman" w:cstheme="majorBidi"/>
      <w:b/>
      <w:iCs/>
      <w:lang w:val="nb-NO"/>
    </w:rPr>
  </w:style>
  <w:style w:type="character" w:customStyle="1" w:styleId="Heading5Char">
    <w:name w:val="Heading 5 Char"/>
    <w:basedOn w:val="DefaultParagraphFont"/>
    <w:link w:val="Heading5"/>
    <w:uiPriority w:val="9"/>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Pr>
      <w:rFonts w:ascii="Times New Roman" w:eastAsiaTheme="majorEastAsia" w:hAnsi="Times New Roman"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autoRedefine/>
    <w:uiPriority w:val="39"/>
    <w:unhideWhenUsed/>
    <w:rsid w:val="006F19BA"/>
    <w:pPr>
      <w:spacing w:after="100"/>
    </w:pPr>
  </w:style>
  <w:style w:type="character" w:styleId="Hyperlink">
    <w:name w:val="Hyperlink"/>
    <w:basedOn w:val="DefaultParagraphFont"/>
    <w:uiPriority w:val="99"/>
    <w:unhideWhenUsed/>
    <w:rsid w:val="006F19BA"/>
    <w:rPr>
      <w:color w:val="467886" w:themeColor="hyperlink"/>
      <w:u w:val="single"/>
    </w:rPr>
  </w:style>
  <w:style w:type="paragraph" w:styleId="Footer">
    <w:name w:val="footer"/>
    <w:basedOn w:val="Normal"/>
    <w:link w:val="FooterChar"/>
    <w:uiPriority w:val="99"/>
    <w:unhideWhenUsed/>
    <w:rsid w:val="0003463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3463A"/>
    <w:rPr>
      <w:rFonts w:ascii="Times New Roman" w:hAnsi="Times New Roman"/>
    </w:rPr>
  </w:style>
  <w:style w:type="character" w:styleId="PageNumber">
    <w:name w:val="page number"/>
    <w:basedOn w:val="DefaultParagraphFont"/>
    <w:uiPriority w:val="99"/>
    <w:semiHidden/>
    <w:unhideWhenUsed/>
    <w:rsid w:val="0003463A"/>
  </w:style>
  <w:style w:type="paragraph" w:styleId="TOC2">
    <w:name w:val="toc 2"/>
    <w:basedOn w:val="Normal"/>
    <w:next w:val="Normal"/>
    <w:autoRedefine/>
    <w:uiPriority w:val="39"/>
    <w:unhideWhenUsed/>
    <w:rsid w:val="00214E1A"/>
    <w:pPr>
      <w:spacing w:after="100"/>
      <w:ind w:left="240"/>
    </w:pPr>
  </w:style>
  <w:style w:type="paragraph" w:styleId="Header">
    <w:name w:val="header"/>
    <w:basedOn w:val="Normal"/>
    <w:link w:val="HeaderChar"/>
    <w:uiPriority w:val="99"/>
    <w:unhideWhenUsed/>
    <w:rsid w:val="008533B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533B0"/>
    <w:rPr>
      <w:rFonts w:ascii="Times New Roman" w:hAnsi="Times New Roman"/>
    </w:rPr>
  </w:style>
  <w:style w:type="paragraph" w:styleId="TOC3">
    <w:name w:val="toc 3"/>
    <w:basedOn w:val="Normal"/>
    <w:next w:val="Normal"/>
    <w:autoRedefine/>
    <w:uiPriority w:val="39"/>
    <w:unhideWhenUsed/>
    <w:rsid w:val="00F25C30"/>
    <w:pPr>
      <w:spacing w:after="100"/>
      <w:ind w:left="480"/>
    </w:pPr>
  </w:style>
  <w:style w:type="character" w:styleId="CommentReference">
    <w:name w:val="annotation reference"/>
    <w:basedOn w:val="DefaultParagraphFont"/>
    <w:uiPriority w:val="99"/>
    <w:semiHidden/>
    <w:unhideWhenUsed/>
    <w:rsid w:val="00F25C30"/>
    <w:rPr>
      <w:sz w:val="16"/>
      <w:szCs w:val="16"/>
    </w:rPr>
  </w:style>
  <w:style w:type="paragraph" w:styleId="CommentText">
    <w:name w:val="annotation text"/>
    <w:basedOn w:val="Normal"/>
    <w:link w:val="CommentTextChar"/>
    <w:uiPriority w:val="99"/>
    <w:unhideWhenUsed/>
    <w:rsid w:val="00F25C30"/>
    <w:pPr>
      <w:spacing w:line="240" w:lineRule="auto"/>
    </w:pPr>
    <w:rPr>
      <w:sz w:val="20"/>
      <w:szCs w:val="20"/>
    </w:rPr>
  </w:style>
  <w:style w:type="character" w:customStyle="1" w:styleId="CommentTextChar">
    <w:name w:val="Comment Text Char"/>
    <w:basedOn w:val="DefaultParagraphFont"/>
    <w:link w:val="CommentText"/>
    <w:uiPriority w:val="99"/>
    <w:rsid w:val="00F25C3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25C30"/>
    <w:rPr>
      <w:b/>
      <w:bCs/>
    </w:rPr>
  </w:style>
  <w:style w:type="character" w:customStyle="1" w:styleId="CommentSubjectChar">
    <w:name w:val="Comment Subject Char"/>
    <w:basedOn w:val="CommentTextChar"/>
    <w:link w:val="CommentSubject"/>
    <w:uiPriority w:val="99"/>
    <w:semiHidden/>
    <w:rsid w:val="00F25C30"/>
    <w:rPr>
      <w:rFonts w:ascii="Times New Roman" w:hAnsi="Times New Roman"/>
      <w:b/>
      <w:bCs/>
      <w:sz w:val="20"/>
      <w:szCs w:val="20"/>
    </w:rPr>
  </w:style>
  <w:style w:type="character" w:styleId="UnresolvedMention">
    <w:name w:val="Unresolved Mention"/>
    <w:basedOn w:val="DefaultParagraphFont"/>
    <w:uiPriority w:val="99"/>
    <w:semiHidden/>
    <w:unhideWhenUsed/>
    <w:rsid w:val="00D642FE"/>
    <w:rPr>
      <w:color w:val="605E5C"/>
      <w:shd w:val="clear" w:color="auto" w:fill="E1DFDD"/>
    </w:rPr>
  </w:style>
  <w:style w:type="paragraph" w:styleId="Caption">
    <w:name w:val="caption"/>
    <w:basedOn w:val="Normal"/>
    <w:next w:val="Normal"/>
    <w:uiPriority w:val="35"/>
    <w:unhideWhenUsed/>
    <w:qFormat/>
    <w:rsid w:val="009E0671"/>
    <w:pPr>
      <w:spacing w:before="0" w:after="200" w:line="240" w:lineRule="auto"/>
    </w:pPr>
    <w:rPr>
      <w:i/>
      <w:iCs/>
      <w:color w:val="0E2841" w:themeColor="text2"/>
      <w:sz w:val="18"/>
      <w:szCs w:val="18"/>
    </w:rPr>
  </w:style>
  <w:style w:type="paragraph" w:styleId="ListParagraph">
    <w:name w:val="List Paragraph"/>
    <w:basedOn w:val="Normal"/>
    <w:uiPriority w:val="34"/>
    <w:qFormat/>
    <w:rsid w:val="00746A36"/>
    <w:pPr>
      <w:ind w:left="720"/>
      <w:contextualSpacing/>
    </w:pPr>
  </w:style>
  <w:style w:type="paragraph" w:customStyle="1" w:styleId="EndNoteBibliographyTitle">
    <w:name w:val="EndNote Bibliography Title"/>
    <w:basedOn w:val="Normal"/>
    <w:link w:val="EndNoteBibliographyTitleTegn"/>
    <w:rsid w:val="00F304AF"/>
    <w:pPr>
      <w:spacing w:after="0"/>
      <w:jc w:val="center"/>
    </w:pPr>
    <w:rPr>
      <w:rFonts w:cs="Times New Roman"/>
      <w:noProof/>
    </w:rPr>
  </w:style>
  <w:style w:type="character" w:customStyle="1" w:styleId="EndNoteBibliographyTitleTegn">
    <w:name w:val="EndNote Bibliography Title Tegn"/>
    <w:basedOn w:val="DefaultParagraphFont"/>
    <w:link w:val="EndNoteBibliographyTitle"/>
    <w:rsid w:val="00F304AF"/>
    <w:rPr>
      <w:rFonts w:ascii="Times New Roman" w:hAnsi="Times New Roman" w:cs="Times New Roman"/>
      <w:noProof/>
      <w:lang w:val="nb-NO"/>
    </w:rPr>
  </w:style>
  <w:style w:type="paragraph" w:customStyle="1" w:styleId="EndNoteBibliography">
    <w:name w:val="EndNote Bibliography"/>
    <w:basedOn w:val="Normal"/>
    <w:link w:val="EndNoteBibliographyTegn"/>
    <w:rsid w:val="00F304AF"/>
    <w:pPr>
      <w:spacing w:line="240" w:lineRule="auto"/>
    </w:pPr>
    <w:rPr>
      <w:rFonts w:cs="Times New Roman"/>
      <w:noProof/>
    </w:rPr>
  </w:style>
  <w:style w:type="character" w:customStyle="1" w:styleId="EndNoteBibliographyTegn">
    <w:name w:val="EndNote Bibliography Tegn"/>
    <w:basedOn w:val="DefaultParagraphFont"/>
    <w:link w:val="EndNoteBibliography"/>
    <w:rsid w:val="00F304AF"/>
    <w:rPr>
      <w:rFonts w:ascii="Times New Roman" w:hAnsi="Times New Roman" w:cs="Times New Roman"/>
      <w:noProof/>
      <w:lang w:val="nb-NO"/>
    </w:rPr>
  </w:style>
  <w:style w:type="paragraph" w:styleId="TableofFigures">
    <w:name w:val="table of figures"/>
    <w:basedOn w:val="Normal"/>
    <w:next w:val="Normal"/>
    <w:uiPriority w:val="99"/>
    <w:unhideWhenUsed/>
    <w:rsid w:val="00052589"/>
    <w:pPr>
      <w:spacing w:after="0"/>
    </w:pPr>
  </w:style>
  <w:style w:type="paragraph" w:customStyle="1" w:styleId="paragraph">
    <w:name w:val="paragraph"/>
    <w:basedOn w:val="Normal"/>
    <w:rsid w:val="00544CEE"/>
    <w:pPr>
      <w:spacing w:before="100" w:beforeAutospacing="1" w:after="100" w:afterAutospacing="1" w:line="240" w:lineRule="auto"/>
    </w:pPr>
    <w:rPr>
      <w:rFonts w:eastAsia="Times New Roman" w:cs="Times New Roman"/>
      <w:lang w:eastAsia="nb-NO"/>
    </w:rPr>
  </w:style>
  <w:style w:type="character" w:customStyle="1" w:styleId="normaltextrun">
    <w:name w:val="normaltextrun"/>
    <w:basedOn w:val="DefaultParagraphFont"/>
    <w:rsid w:val="00544CEE"/>
  </w:style>
  <w:style w:type="character" w:customStyle="1" w:styleId="eop">
    <w:name w:val="eop"/>
    <w:basedOn w:val="DefaultParagraphFont"/>
    <w:rsid w:val="00544CEE"/>
  </w:style>
  <w:style w:type="paragraph" w:styleId="NoSpacing">
    <w:name w:val="No Spacing"/>
    <w:uiPriority w:val="1"/>
    <w:qFormat/>
    <w:rsid w:val="00523CC4"/>
    <w:pPr>
      <w:spacing w:after="0" w:line="240" w:lineRule="auto"/>
    </w:pPr>
    <w:rPr>
      <w:rFonts w:ascii="Times New Roman" w:hAnsi="Times New Roman"/>
      <w:lang w:val="nb-NO"/>
    </w:rPr>
  </w:style>
  <w:style w:type="character" w:styleId="FollowedHyperlink">
    <w:name w:val="FollowedHyperlink"/>
    <w:basedOn w:val="DefaultParagraphFont"/>
    <w:uiPriority w:val="99"/>
    <w:semiHidden/>
    <w:unhideWhenUsed/>
    <w:rsid w:val="005964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4720">
      <w:bodyDiv w:val="1"/>
      <w:marLeft w:val="0"/>
      <w:marRight w:val="0"/>
      <w:marTop w:val="0"/>
      <w:marBottom w:val="0"/>
      <w:divBdr>
        <w:top w:val="none" w:sz="0" w:space="0" w:color="auto"/>
        <w:left w:val="none" w:sz="0" w:space="0" w:color="auto"/>
        <w:bottom w:val="none" w:sz="0" w:space="0" w:color="auto"/>
        <w:right w:val="none" w:sz="0" w:space="0" w:color="auto"/>
      </w:divBdr>
      <w:divsChild>
        <w:div w:id="553202333">
          <w:marLeft w:val="0"/>
          <w:marRight w:val="0"/>
          <w:marTop w:val="0"/>
          <w:marBottom w:val="0"/>
          <w:divBdr>
            <w:top w:val="none" w:sz="0" w:space="0" w:color="auto"/>
            <w:left w:val="none" w:sz="0" w:space="0" w:color="auto"/>
            <w:bottom w:val="none" w:sz="0" w:space="0" w:color="auto"/>
            <w:right w:val="none" w:sz="0" w:space="0" w:color="auto"/>
          </w:divBdr>
        </w:div>
        <w:div w:id="1089696356">
          <w:marLeft w:val="0"/>
          <w:marRight w:val="0"/>
          <w:marTop w:val="0"/>
          <w:marBottom w:val="0"/>
          <w:divBdr>
            <w:top w:val="none" w:sz="0" w:space="0" w:color="auto"/>
            <w:left w:val="none" w:sz="0" w:space="0" w:color="auto"/>
            <w:bottom w:val="none" w:sz="0" w:space="0" w:color="auto"/>
            <w:right w:val="none" w:sz="0" w:space="0" w:color="auto"/>
          </w:divBdr>
        </w:div>
      </w:divsChild>
    </w:div>
    <w:div w:id="49159186">
      <w:bodyDiv w:val="1"/>
      <w:marLeft w:val="0"/>
      <w:marRight w:val="0"/>
      <w:marTop w:val="0"/>
      <w:marBottom w:val="0"/>
      <w:divBdr>
        <w:top w:val="none" w:sz="0" w:space="0" w:color="auto"/>
        <w:left w:val="none" w:sz="0" w:space="0" w:color="auto"/>
        <w:bottom w:val="none" w:sz="0" w:space="0" w:color="auto"/>
        <w:right w:val="none" w:sz="0" w:space="0" w:color="auto"/>
      </w:divBdr>
      <w:divsChild>
        <w:div w:id="20665036">
          <w:marLeft w:val="0"/>
          <w:marRight w:val="0"/>
          <w:marTop w:val="0"/>
          <w:marBottom w:val="0"/>
          <w:divBdr>
            <w:top w:val="none" w:sz="0" w:space="0" w:color="auto"/>
            <w:left w:val="none" w:sz="0" w:space="0" w:color="auto"/>
            <w:bottom w:val="none" w:sz="0" w:space="0" w:color="auto"/>
            <w:right w:val="none" w:sz="0" w:space="0" w:color="auto"/>
          </w:divBdr>
        </w:div>
        <w:div w:id="41247978">
          <w:marLeft w:val="0"/>
          <w:marRight w:val="0"/>
          <w:marTop w:val="0"/>
          <w:marBottom w:val="0"/>
          <w:divBdr>
            <w:top w:val="none" w:sz="0" w:space="0" w:color="auto"/>
            <w:left w:val="none" w:sz="0" w:space="0" w:color="auto"/>
            <w:bottom w:val="none" w:sz="0" w:space="0" w:color="auto"/>
            <w:right w:val="none" w:sz="0" w:space="0" w:color="auto"/>
          </w:divBdr>
        </w:div>
        <w:div w:id="48891407">
          <w:marLeft w:val="0"/>
          <w:marRight w:val="0"/>
          <w:marTop w:val="0"/>
          <w:marBottom w:val="0"/>
          <w:divBdr>
            <w:top w:val="none" w:sz="0" w:space="0" w:color="auto"/>
            <w:left w:val="none" w:sz="0" w:space="0" w:color="auto"/>
            <w:bottom w:val="none" w:sz="0" w:space="0" w:color="auto"/>
            <w:right w:val="none" w:sz="0" w:space="0" w:color="auto"/>
          </w:divBdr>
        </w:div>
        <w:div w:id="94178223">
          <w:marLeft w:val="0"/>
          <w:marRight w:val="0"/>
          <w:marTop w:val="0"/>
          <w:marBottom w:val="0"/>
          <w:divBdr>
            <w:top w:val="none" w:sz="0" w:space="0" w:color="auto"/>
            <w:left w:val="none" w:sz="0" w:space="0" w:color="auto"/>
            <w:bottom w:val="none" w:sz="0" w:space="0" w:color="auto"/>
            <w:right w:val="none" w:sz="0" w:space="0" w:color="auto"/>
          </w:divBdr>
        </w:div>
        <w:div w:id="304815564">
          <w:marLeft w:val="0"/>
          <w:marRight w:val="0"/>
          <w:marTop w:val="0"/>
          <w:marBottom w:val="0"/>
          <w:divBdr>
            <w:top w:val="none" w:sz="0" w:space="0" w:color="auto"/>
            <w:left w:val="none" w:sz="0" w:space="0" w:color="auto"/>
            <w:bottom w:val="none" w:sz="0" w:space="0" w:color="auto"/>
            <w:right w:val="none" w:sz="0" w:space="0" w:color="auto"/>
          </w:divBdr>
        </w:div>
        <w:div w:id="352612752">
          <w:marLeft w:val="0"/>
          <w:marRight w:val="0"/>
          <w:marTop w:val="0"/>
          <w:marBottom w:val="0"/>
          <w:divBdr>
            <w:top w:val="none" w:sz="0" w:space="0" w:color="auto"/>
            <w:left w:val="none" w:sz="0" w:space="0" w:color="auto"/>
            <w:bottom w:val="none" w:sz="0" w:space="0" w:color="auto"/>
            <w:right w:val="none" w:sz="0" w:space="0" w:color="auto"/>
          </w:divBdr>
        </w:div>
        <w:div w:id="428626410">
          <w:marLeft w:val="0"/>
          <w:marRight w:val="0"/>
          <w:marTop w:val="0"/>
          <w:marBottom w:val="0"/>
          <w:divBdr>
            <w:top w:val="none" w:sz="0" w:space="0" w:color="auto"/>
            <w:left w:val="none" w:sz="0" w:space="0" w:color="auto"/>
            <w:bottom w:val="none" w:sz="0" w:space="0" w:color="auto"/>
            <w:right w:val="none" w:sz="0" w:space="0" w:color="auto"/>
          </w:divBdr>
        </w:div>
        <w:div w:id="681468137">
          <w:marLeft w:val="0"/>
          <w:marRight w:val="0"/>
          <w:marTop w:val="0"/>
          <w:marBottom w:val="0"/>
          <w:divBdr>
            <w:top w:val="none" w:sz="0" w:space="0" w:color="auto"/>
            <w:left w:val="none" w:sz="0" w:space="0" w:color="auto"/>
            <w:bottom w:val="none" w:sz="0" w:space="0" w:color="auto"/>
            <w:right w:val="none" w:sz="0" w:space="0" w:color="auto"/>
          </w:divBdr>
        </w:div>
        <w:div w:id="722288348">
          <w:marLeft w:val="0"/>
          <w:marRight w:val="0"/>
          <w:marTop w:val="0"/>
          <w:marBottom w:val="0"/>
          <w:divBdr>
            <w:top w:val="none" w:sz="0" w:space="0" w:color="auto"/>
            <w:left w:val="none" w:sz="0" w:space="0" w:color="auto"/>
            <w:bottom w:val="none" w:sz="0" w:space="0" w:color="auto"/>
            <w:right w:val="none" w:sz="0" w:space="0" w:color="auto"/>
          </w:divBdr>
        </w:div>
        <w:div w:id="732393595">
          <w:marLeft w:val="0"/>
          <w:marRight w:val="0"/>
          <w:marTop w:val="0"/>
          <w:marBottom w:val="0"/>
          <w:divBdr>
            <w:top w:val="none" w:sz="0" w:space="0" w:color="auto"/>
            <w:left w:val="none" w:sz="0" w:space="0" w:color="auto"/>
            <w:bottom w:val="none" w:sz="0" w:space="0" w:color="auto"/>
            <w:right w:val="none" w:sz="0" w:space="0" w:color="auto"/>
          </w:divBdr>
        </w:div>
        <w:div w:id="753361859">
          <w:marLeft w:val="0"/>
          <w:marRight w:val="0"/>
          <w:marTop w:val="0"/>
          <w:marBottom w:val="0"/>
          <w:divBdr>
            <w:top w:val="none" w:sz="0" w:space="0" w:color="auto"/>
            <w:left w:val="none" w:sz="0" w:space="0" w:color="auto"/>
            <w:bottom w:val="none" w:sz="0" w:space="0" w:color="auto"/>
            <w:right w:val="none" w:sz="0" w:space="0" w:color="auto"/>
          </w:divBdr>
        </w:div>
        <w:div w:id="841622905">
          <w:marLeft w:val="0"/>
          <w:marRight w:val="0"/>
          <w:marTop w:val="0"/>
          <w:marBottom w:val="0"/>
          <w:divBdr>
            <w:top w:val="none" w:sz="0" w:space="0" w:color="auto"/>
            <w:left w:val="none" w:sz="0" w:space="0" w:color="auto"/>
            <w:bottom w:val="none" w:sz="0" w:space="0" w:color="auto"/>
            <w:right w:val="none" w:sz="0" w:space="0" w:color="auto"/>
          </w:divBdr>
        </w:div>
        <w:div w:id="898712579">
          <w:marLeft w:val="0"/>
          <w:marRight w:val="0"/>
          <w:marTop w:val="0"/>
          <w:marBottom w:val="0"/>
          <w:divBdr>
            <w:top w:val="none" w:sz="0" w:space="0" w:color="auto"/>
            <w:left w:val="none" w:sz="0" w:space="0" w:color="auto"/>
            <w:bottom w:val="none" w:sz="0" w:space="0" w:color="auto"/>
            <w:right w:val="none" w:sz="0" w:space="0" w:color="auto"/>
          </w:divBdr>
        </w:div>
        <w:div w:id="1084301236">
          <w:marLeft w:val="0"/>
          <w:marRight w:val="0"/>
          <w:marTop w:val="0"/>
          <w:marBottom w:val="0"/>
          <w:divBdr>
            <w:top w:val="none" w:sz="0" w:space="0" w:color="auto"/>
            <w:left w:val="none" w:sz="0" w:space="0" w:color="auto"/>
            <w:bottom w:val="none" w:sz="0" w:space="0" w:color="auto"/>
            <w:right w:val="none" w:sz="0" w:space="0" w:color="auto"/>
          </w:divBdr>
        </w:div>
        <w:div w:id="1109930622">
          <w:marLeft w:val="0"/>
          <w:marRight w:val="0"/>
          <w:marTop w:val="0"/>
          <w:marBottom w:val="0"/>
          <w:divBdr>
            <w:top w:val="none" w:sz="0" w:space="0" w:color="auto"/>
            <w:left w:val="none" w:sz="0" w:space="0" w:color="auto"/>
            <w:bottom w:val="none" w:sz="0" w:space="0" w:color="auto"/>
            <w:right w:val="none" w:sz="0" w:space="0" w:color="auto"/>
          </w:divBdr>
        </w:div>
        <w:div w:id="1133215705">
          <w:marLeft w:val="0"/>
          <w:marRight w:val="0"/>
          <w:marTop w:val="0"/>
          <w:marBottom w:val="0"/>
          <w:divBdr>
            <w:top w:val="none" w:sz="0" w:space="0" w:color="auto"/>
            <w:left w:val="none" w:sz="0" w:space="0" w:color="auto"/>
            <w:bottom w:val="none" w:sz="0" w:space="0" w:color="auto"/>
            <w:right w:val="none" w:sz="0" w:space="0" w:color="auto"/>
          </w:divBdr>
        </w:div>
        <w:div w:id="1148015860">
          <w:marLeft w:val="0"/>
          <w:marRight w:val="0"/>
          <w:marTop w:val="0"/>
          <w:marBottom w:val="0"/>
          <w:divBdr>
            <w:top w:val="none" w:sz="0" w:space="0" w:color="auto"/>
            <w:left w:val="none" w:sz="0" w:space="0" w:color="auto"/>
            <w:bottom w:val="none" w:sz="0" w:space="0" w:color="auto"/>
            <w:right w:val="none" w:sz="0" w:space="0" w:color="auto"/>
          </w:divBdr>
        </w:div>
        <w:div w:id="1257667645">
          <w:marLeft w:val="0"/>
          <w:marRight w:val="0"/>
          <w:marTop w:val="0"/>
          <w:marBottom w:val="0"/>
          <w:divBdr>
            <w:top w:val="none" w:sz="0" w:space="0" w:color="auto"/>
            <w:left w:val="none" w:sz="0" w:space="0" w:color="auto"/>
            <w:bottom w:val="none" w:sz="0" w:space="0" w:color="auto"/>
            <w:right w:val="none" w:sz="0" w:space="0" w:color="auto"/>
          </w:divBdr>
        </w:div>
        <w:div w:id="1407414461">
          <w:marLeft w:val="0"/>
          <w:marRight w:val="0"/>
          <w:marTop w:val="0"/>
          <w:marBottom w:val="0"/>
          <w:divBdr>
            <w:top w:val="none" w:sz="0" w:space="0" w:color="auto"/>
            <w:left w:val="none" w:sz="0" w:space="0" w:color="auto"/>
            <w:bottom w:val="none" w:sz="0" w:space="0" w:color="auto"/>
            <w:right w:val="none" w:sz="0" w:space="0" w:color="auto"/>
          </w:divBdr>
        </w:div>
        <w:div w:id="1533221771">
          <w:marLeft w:val="0"/>
          <w:marRight w:val="0"/>
          <w:marTop w:val="0"/>
          <w:marBottom w:val="0"/>
          <w:divBdr>
            <w:top w:val="none" w:sz="0" w:space="0" w:color="auto"/>
            <w:left w:val="none" w:sz="0" w:space="0" w:color="auto"/>
            <w:bottom w:val="none" w:sz="0" w:space="0" w:color="auto"/>
            <w:right w:val="none" w:sz="0" w:space="0" w:color="auto"/>
          </w:divBdr>
        </w:div>
        <w:div w:id="1635603119">
          <w:marLeft w:val="0"/>
          <w:marRight w:val="0"/>
          <w:marTop w:val="0"/>
          <w:marBottom w:val="0"/>
          <w:divBdr>
            <w:top w:val="none" w:sz="0" w:space="0" w:color="auto"/>
            <w:left w:val="none" w:sz="0" w:space="0" w:color="auto"/>
            <w:bottom w:val="none" w:sz="0" w:space="0" w:color="auto"/>
            <w:right w:val="none" w:sz="0" w:space="0" w:color="auto"/>
          </w:divBdr>
        </w:div>
        <w:div w:id="1642542788">
          <w:marLeft w:val="0"/>
          <w:marRight w:val="0"/>
          <w:marTop w:val="0"/>
          <w:marBottom w:val="0"/>
          <w:divBdr>
            <w:top w:val="none" w:sz="0" w:space="0" w:color="auto"/>
            <w:left w:val="none" w:sz="0" w:space="0" w:color="auto"/>
            <w:bottom w:val="none" w:sz="0" w:space="0" w:color="auto"/>
            <w:right w:val="none" w:sz="0" w:space="0" w:color="auto"/>
          </w:divBdr>
        </w:div>
        <w:div w:id="1842112743">
          <w:marLeft w:val="0"/>
          <w:marRight w:val="0"/>
          <w:marTop w:val="0"/>
          <w:marBottom w:val="0"/>
          <w:divBdr>
            <w:top w:val="none" w:sz="0" w:space="0" w:color="auto"/>
            <w:left w:val="none" w:sz="0" w:space="0" w:color="auto"/>
            <w:bottom w:val="none" w:sz="0" w:space="0" w:color="auto"/>
            <w:right w:val="none" w:sz="0" w:space="0" w:color="auto"/>
          </w:divBdr>
        </w:div>
        <w:div w:id="1856261403">
          <w:marLeft w:val="0"/>
          <w:marRight w:val="0"/>
          <w:marTop w:val="0"/>
          <w:marBottom w:val="0"/>
          <w:divBdr>
            <w:top w:val="none" w:sz="0" w:space="0" w:color="auto"/>
            <w:left w:val="none" w:sz="0" w:space="0" w:color="auto"/>
            <w:bottom w:val="none" w:sz="0" w:space="0" w:color="auto"/>
            <w:right w:val="none" w:sz="0" w:space="0" w:color="auto"/>
          </w:divBdr>
        </w:div>
        <w:div w:id="1860387904">
          <w:marLeft w:val="0"/>
          <w:marRight w:val="0"/>
          <w:marTop w:val="0"/>
          <w:marBottom w:val="0"/>
          <w:divBdr>
            <w:top w:val="none" w:sz="0" w:space="0" w:color="auto"/>
            <w:left w:val="none" w:sz="0" w:space="0" w:color="auto"/>
            <w:bottom w:val="none" w:sz="0" w:space="0" w:color="auto"/>
            <w:right w:val="none" w:sz="0" w:space="0" w:color="auto"/>
          </w:divBdr>
        </w:div>
        <w:div w:id="2035569600">
          <w:marLeft w:val="0"/>
          <w:marRight w:val="0"/>
          <w:marTop w:val="0"/>
          <w:marBottom w:val="0"/>
          <w:divBdr>
            <w:top w:val="none" w:sz="0" w:space="0" w:color="auto"/>
            <w:left w:val="none" w:sz="0" w:space="0" w:color="auto"/>
            <w:bottom w:val="none" w:sz="0" w:space="0" w:color="auto"/>
            <w:right w:val="none" w:sz="0" w:space="0" w:color="auto"/>
          </w:divBdr>
          <w:divsChild>
            <w:div w:id="73010885">
              <w:marLeft w:val="0"/>
              <w:marRight w:val="0"/>
              <w:marTop w:val="0"/>
              <w:marBottom w:val="0"/>
              <w:divBdr>
                <w:top w:val="none" w:sz="0" w:space="0" w:color="auto"/>
                <w:left w:val="none" w:sz="0" w:space="0" w:color="auto"/>
                <w:bottom w:val="none" w:sz="0" w:space="0" w:color="auto"/>
                <w:right w:val="none" w:sz="0" w:space="0" w:color="auto"/>
              </w:divBdr>
            </w:div>
            <w:div w:id="77799864">
              <w:marLeft w:val="0"/>
              <w:marRight w:val="0"/>
              <w:marTop w:val="0"/>
              <w:marBottom w:val="0"/>
              <w:divBdr>
                <w:top w:val="none" w:sz="0" w:space="0" w:color="auto"/>
                <w:left w:val="none" w:sz="0" w:space="0" w:color="auto"/>
                <w:bottom w:val="none" w:sz="0" w:space="0" w:color="auto"/>
                <w:right w:val="none" w:sz="0" w:space="0" w:color="auto"/>
              </w:divBdr>
            </w:div>
            <w:div w:id="193494919">
              <w:marLeft w:val="0"/>
              <w:marRight w:val="0"/>
              <w:marTop w:val="0"/>
              <w:marBottom w:val="0"/>
              <w:divBdr>
                <w:top w:val="none" w:sz="0" w:space="0" w:color="auto"/>
                <w:left w:val="none" w:sz="0" w:space="0" w:color="auto"/>
                <w:bottom w:val="none" w:sz="0" w:space="0" w:color="auto"/>
                <w:right w:val="none" w:sz="0" w:space="0" w:color="auto"/>
              </w:divBdr>
            </w:div>
            <w:div w:id="289092406">
              <w:marLeft w:val="0"/>
              <w:marRight w:val="0"/>
              <w:marTop w:val="0"/>
              <w:marBottom w:val="0"/>
              <w:divBdr>
                <w:top w:val="none" w:sz="0" w:space="0" w:color="auto"/>
                <w:left w:val="none" w:sz="0" w:space="0" w:color="auto"/>
                <w:bottom w:val="none" w:sz="0" w:space="0" w:color="auto"/>
                <w:right w:val="none" w:sz="0" w:space="0" w:color="auto"/>
              </w:divBdr>
            </w:div>
            <w:div w:id="292491452">
              <w:marLeft w:val="0"/>
              <w:marRight w:val="0"/>
              <w:marTop w:val="0"/>
              <w:marBottom w:val="0"/>
              <w:divBdr>
                <w:top w:val="none" w:sz="0" w:space="0" w:color="auto"/>
                <w:left w:val="none" w:sz="0" w:space="0" w:color="auto"/>
                <w:bottom w:val="none" w:sz="0" w:space="0" w:color="auto"/>
                <w:right w:val="none" w:sz="0" w:space="0" w:color="auto"/>
              </w:divBdr>
            </w:div>
            <w:div w:id="906496801">
              <w:marLeft w:val="0"/>
              <w:marRight w:val="0"/>
              <w:marTop w:val="0"/>
              <w:marBottom w:val="0"/>
              <w:divBdr>
                <w:top w:val="none" w:sz="0" w:space="0" w:color="auto"/>
                <w:left w:val="none" w:sz="0" w:space="0" w:color="auto"/>
                <w:bottom w:val="none" w:sz="0" w:space="0" w:color="auto"/>
                <w:right w:val="none" w:sz="0" w:space="0" w:color="auto"/>
              </w:divBdr>
            </w:div>
            <w:div w:id="1061439162">
              <w:marLeft w:val="0"/>
              <w:marRight w:val="0"/>
              <w:marTop w:val="0"/>
              <w:marBottom w:val="0"/>
              <w:divBdr>
                <w:top w:val="none" w:sz="0" w:space="0" w:color="auto"/>
                <w:left w:val="none" w:sz="0" w:space="0" w:color="auto"/>
                <w:bottom w:val="none" w:sz="0" w:space="0" w:color="auto"/>
                <w:right w:val="none" w:sz="0" w:space="0" w:color="auto"/>
              </w:divBdr>
            </w:div>
            <w:div w:id="1082873569">
              <w:marLeft w:val="0"/>
              <w:marRight w:val="0"/>
              <w:marTop w:val="0"/>
              <w:marBottom w:val="0"/>
              <w:divBdr>
                <w:top w:val="none" w:sz="0" w:space="0" w:color="auto"/>
                <w:left w:val="none" w:sz="0" w:space="0" w:color="auto"/>
                <w:bottom w:val="none" w:sz="0" w:space="0" w:color="auto"/>
                <w:right w:val="none" w:sz="0" w:space="0" w:color="auto"/>
              </w:divBdr>
            </w:div>
            <w:div w:id="1153642240">
              <w:marLeft w:val="0"/>
              <w:marRight w:val="0"/>
              <w:marTop w:val="0"/>
              <w:marBottom w:val="0"/>
              <w:divBdr>
                <w:top w:val="none" w:sz="0" w:space="0" w:color="auto"/>
                <w:left w:val="none" w:sz="0" w:space="0" w:color="auto"/>
                <w:bottom w:val="none" w:sz="0" w:space="0" w:color="auto"/>
                <w:right w:val="none" w:sz="0" w:space="0" w:color="auto"/>
              </w:divBdr>
            </w:div>
            <w:div w:id="1206023604">
              <w:marLeft w:val="0"/>
              <w:marRight w:val="0"/>
              <w:marTop w:val="0"/>
              <w:marBottom w:val="0"/>
              <w:divBdr>
                <w:top w:val="none" w:sz="0" w:space="0" w:color="auto"/>
                <w:left w:val="none" w:sz="0" w:space="0" w:color="auto"/>
                <w:bottom w:val="none" w:sz="0" w:space="0" w:color="auto"/>
                <w:right w:val="none" w:sz="0" w:space="0" w:color="auto"/>
              </w:divBdr>
            </w:div>
            <w:div w:id="1336106577">
              <w:marLeft w:val="0"/>
              <w:marRight w:val="0"/>
              <w:marTop w:val="0"/>
              <w:marBottom w:val="0"/>
              <w:divBdr>
                <w:top w:val="none" w:sz="0" w:space="0" w:color="auto"/>
                <w:left w:val="none" w:sz="0" w:space="0" w:color="auto"/>
                <w:bottom w:val="none" w:sz="0" w:space="0" w:color="auto"/>
                <w:right w:val="none" w:sz="0" w:space="0" w:color="auto"/>
              </w:divBdr>
            </w:div>
            <w:div w:id="1548419746">
              <w:marLeft w:val="0"/>
              <w:marRight w:val="0"/>
              <w:marTop w:val="0"/>
              <w:marBottom w:val="0"/>
              <w:divBdr>
                <w:top w:val="none" w:sz="0" w:space="0" w:color="auto"/>
                <w:left w:val="none" w:sz="0" w:space="0" w:color="auto"/>
                <w:bottom w:val="none" w:sz="0" w:space="0" w:color="auto"/>
                <w:right w:val="none" w:sz="0" w:space="0" w:color="auto"/>
              </w:divBdr>
            </w:div>
            <w:div w:id="1598172391">
              <w:marLeft w:val="0"/>
              <w:marRight w:val="0"/>
              <w:marTop w:val="0"/>
              <w:marBottom w:val="0"/>
              <w:divBdr>
                <w:top w:val="none" w:sz="0" w:space="0" w:color="auto"/>
                <w:left w:val="none" w:sz="0" w:space="0" w:color="auto"/>
                <w:bottom w:val="none" w:sz="0" w:space="0" w:color="auto"/>
                <w:right w:val="none" w:sz="0" w:space="0" w:color="auto"/>
              </w:divBdr>
            </w:div>
            <w:div w:id="2101902100">
              <w:marLeft w:val="0"/>
              <w:marRight w:val="0"/>
              <w:marTop w:val="0"/>
              <w:marBottom w:val="0"/>
              <w:divBdr>
                <w:top w:val="none" w:sz="0" w:space="0" w:color="auto"/>
                <w:left w:val="none" w:sz="0" w:space="0" w:color="auto"/>
                <w:bottom w:val="none" w:sz="0" w:space="0" w:color="auto"/>
                <w:right w:val="none" w:sz="0" w:space="0" w:color="auto"/>
              </w:divBdr>
            </w:div>
          </w:divsChild>
        </w:div>
        <w:div w:id="2088724050">
          <w:marLeft w:val="0"/>
          <w:marRight w:val="0"/>
          <w:marTop w:val="0"/>
          <w:marBottom w:val="0"/>
          <w:divBdr>
            <w:top w:val="none" w:sz="0" w:space="0" w:color="auto"/>
            <w:left w:val="none" w:sz="0" w:space="0" w:color="auto"/>
            <w:bottom w:val="none" w:sz="0" w:space="0" w:color="auto"/>
            <w:right w:val="none" w:sz="0" w:space="0" w:color="auto"/>
          </w:divBdr>
        </w:div>
      </w:divsChild>
    </w:div>
    <w:div w:id="131218811">
      <w:bodyDiv w:val="1"/>
      <w:marLeft w:val="0"/>
      <w:marRight w:val="0"/>
      <w:marTop w:val="0"/>
      <w:marBottom w:val="0"/>
      <w:divBdr>
        <w:top w:val="none" w:sz="0" w:space="0" w:color="auto"/>
        <w:left w:val="none" w:sz="0" w:space="0" w:color="auto"/>
        <w:bottom w:val="none" w:sz="0" w:space="0" w:color="auto"/>
        <w:right w:val="none" w:sz="0" w:space="0" w:color="auto"/>
      </w:divBdr>
      <w:divsChild>
        <w:div w:id="247464483">
          <w:marLeft w:val="0"/>
          <w:marRight w:val="0"/>
          <w:marTop w:val="0"/>
          <w:marBottom w:val="0"/>
          <w:divBdr>
            <w:top w:val="none" w:sz="0" w:space="0" w:color="auto"/>
            <w:left w:val="none" w:sz="0" w:space="0" w:color="auto"/>
            <w:bottom w:val="none" w:sz="0" w:space="0" w:color="auto"/>
            <w:right w:val="none" w:sz="0" w:space="0" w:color="auto"/>
          </w:divBdr>
        </w:div>
        <w:div w:id="270236842">
          <w:marLeft w:val="0"/>
          <w:marRight w:val="0"/>
          <w:marTop w:val="0"/>
          <w:marBottom w:val="0"/>
          <w:divBdr>
            <w:top w:val="none" w:sz="0" w:space="0" w:color="auto"/>
            <w:left w:val="none" w:sz="0" w:space="0" w:color="auto"/>
            <w:bottom w:val="none" w:sz="0" w:space="0" w:color="auto"/>
            <w:right w:val="none" w:sz="0" w:space="0" w:color="auto"/>
          </w:divBdr>
        </w:div>
        <w:div w:id="800079239">
          <w:marLeft w:val="0"/>
          <w:marRight w:val="0"/>
          <w:marTop w:val="0"/>
          <w:marBottom w:val="0"/>
          <w:divBdr>
            <w:top w:val="none" w:sz="0" w:space="0" w:color="auto"/>
            <w:left w:val="none" w:sz="0" w:space="0" w:color="auto"/>
            <w:bottom w:val="none" w:sz="0" w:space="0" w:color="auto"/>
            <w:right w:val="none" w:sz="0" w:space="0" w:color="auto"/>
          </w:divBdr>
        </w:div>
        <w:div w:id="1976445512">
          <w:marLeft w:val="0"/>
          <w:marRight w:val="0"/>
          <w:marTop w:val="0"/>
          <w:marBottom w:val="0"/>
          <w:divBdr>
            <w:top w:val="none" w:sz="0" w:space="0" w:color="auto"/>
            <w:left w:val="none" w:sz="0" w:space="0" w:color="auto"/>
            <w:bottom w:val="none" w:sz="0" w:space="0" w:color="auto"/>
            <w:right w:val="none" w:sz="0" w:space="0" w:color="auto"/>
          </w:divBdr>
        </w:div>
      </w:divsChild>
    </w:div>
    <w:div w:id="150414679">
      <w:bodyDiv w:val="1"/>
      <w:marLeft w:val="0"/>
      <w:marRight w:val="0"/>
      <w:marTop w:val="0"/>
      <w:marBottom w:val="0"/>
      <w:divBdr>
        <w:top w:val="none" w:sz="0" w:space="0" w:color="auto"/>
        <w:left w:val="none" w:sz="0" w:space="0" w:color="auto"/>
        <w:bottom w:val="none" w:sz="0" w:space="0" w:color="auto"/>
        <w:right w:val="none" w:sz="0" w:space="0" w:color="auto"/>
      </w:divBdr>
      <w:divsChild>
        <w:div w:id="1875380478">
          <w:marLeft w:val="0"/>
          <w:marRight w:val="0"/>
          <w:marTop w:val="0"/>
          <w:marBottom w:val="0"/>
          <w:divBdr>
            <w:top w:val="none" w:sz="0" w:space="0" w:color="auto"/>
            <w:left w:val="none" w:sz="0" w:space="0" w:color="auto"/>
            <w:bottom w:val="none" w:sz="0" w:space="0" w:color="auto"/>
            <w:right w:val="none" w:sz="0" w:space="0" w:color="auto"/>
          </w:divBdr>
        </w:div>
        <w:div w:id="2004314723">
          <w:marLeft w:val="0"/>
          <w:marRight w:val="0"/>
          <w:marTop w:val="0"/>
          <w:marBottom w:val="0"/>
          <w:divBdr>
            <w:top w:val="none" w:sz="0" w:space="0" w:color="auto"/>
            <w:left w:val="none" w:sz="0" w:space="0" w:color="auto"/>
            <w:bottom w:val="none" w:sz="0" w:space="0" w:color="auto"/>
            <w:right w:val="none" w:sz="0" w:space="0" w:color="auto"/>
          </w:divBdr>
        </w:div>
      </w:divsChild>
    </w:div>
    <w:div w:id="154155462">
      <w:bodyDiv w:val="1"/>
      <w:marLeft w:val="0"/>
      <w:marRight w:val="0"/>
      <w:marTop w:val="0"/>
      <w:marBottom w:val="0"/>
      <w:divBdr>
        <w:top w:val="none" w:sz="0" w:space="0" w:color="auto"/>
        <w:left w:val="none" w:sz="0" w:space="0" w:color="auto"/>
        <w:bottom w:val="none" w:sz="0" w:space="0" w:color="auto"/>
        <w:right w:val="none" w:sz="0" w:space="0" w:color="auto"/>
      </w:divBdr>
      <w:divsChild>
        <w:div w:id="374433455">
          <w:marLeft w:val="0"/>
          <w:marRight w:val="0"/>
          <w:marTop w:val="0"/>
          <w:marBottom w:val="0"/>
          <w:divBdr>
            <w:top w:val="none" w:sz="0" w:space="0" w:color="auto"/>
            <w:left w:val="none" w:sz="0" w:space="0" w:color="auto"/>
            <w:bottom w:val="none" w:sz="0" w:space="0" w:color="auto"/>
            <w:right w:val="none" w:sz="0" w:space="0" w:color="auto"/>
          </w:divBdr>
        </w:div>
        <w:div w:id="1811895455">
          <w:marLeft w:val="0"/>
          <w:marRight w:val="0"/>
          <w:marTop w:val="0"/>
          <w:marBottom w:val="0"/>
          <w:divBdr>
            <w:top w:val="none" w:sz="0" w:space="0" w:color="auto"/>
            <w:left w:val="none" w:sz="0" w:space="0" w:color="auto"/>
            <w:bottom w:val="none" w:sz="0" w:space="0" w:color="auto"/>
            <w:right w:val="none" w:sz="0" w:space="0" w:color="auto"/>
          </w:divBdr>
        </w:div>
      </w:divsChild>
    </w:div>
    <w:div w:id="156314013">
      <w:bodyDiv w:val="1"/>
      <w:marLeft w:val="0"/>
      <w:marRight w:val="0"/>
      <w:marTop w:val="0"/>
      <w:marBottom w:val="0"/>
      <w:divBdr>
        <w:top w:val="none" w:sz="0" w:space="0" w:color="auto"/>
        <w:left w:val="none" w:sz="0" w:space="0" w:color="auto"/>
        <w:bottom w:val="none" w:sz="0" w:space="0" w:color="auto"/>
        <w:right w:val="none" w:sz="0" w:space="0" w:color="auto"/>
      </w:divBdr>
      <w:divsChild>
        <w:div w:id="1055158916">
          <w:marLeft w:val="0"/>
          <w:marRight w:val="0"/>
          <w:marTop w:val="0"/>
          <w:marBottom w:val="0"/>
          <w:divBdr>
            <w:top w:val="none" w:sz="0" w:space="0" w:color="auto"/>
            <w:left w:val="none" w:sz="0" w:space="0" w:color="auto"/>
            <w:bottom w:val="none" w:sz="0" w:space="0" w:color="auto"/>
            <w:right w:val="none" w:sz="0" w:space="0" w:color="auto"/>
          </w:divBdr>
        </w:div>
        <w:div w:id="1397246707">
          <w:marLeft w:val="0"/>
          <w:marRight w:val="0"/>
          <w:marTop w:val="0"/>
          <w:marBottom w:val="0"/>
          <w:divBdr>
            <w:top w:val="none" w:sz="0" w:space="0" w:color="auto"/>
            <w:left w:val="none" w:sz="0" w:space="0" w:color="auto"/>
            <w:bottom w:val="none" w:sz="0" w:space="0" w:color="auto"/>
            <w:right w:val="none" w:sz="0" w:space="0" w:color="auto"/>
          </w:divBdr>
        </w:div>
        <w:div w:id="1968899062">
          <w:marLeft w:val="0"/>
          <w:marRight w:val="0"/>
          <w:marTop w:val="0"/>
          <w:marBottom w:val="0"/>
          <w:divBdr>
            <w:top w:val="none" w:sz="0" w:space="0" w:color="auto"/>
            <w:left w:val="none" w:sz="0" w:space="0" w:color="auto"/>
            <w:bottom w:val="none" w:sz="0" w:space="0" w:color="auto"/>
            <w:right w:val="none" w:sz="0" w:space="0" w:color="auto"/>
          </w:divBdr>
        </w:div>
      </w:divsChild>
    </w:div>
    <w:div w:id="166140252">
      <w:bodyDiv w:val="1"/>
      <w:marLeft w:val="0"/>
      <w:marRight w:val="0"/>
      <w:marTop w:val="0"/>
      <w:marBottom w:val="0"/>
      <w:divBdr>
        <w:top w:val="none" w:sz="0" w:space="0" w:color="auto"/>
        <w:left w:val="none" w:sz="0" w:space="0" w:color="auto"/>
        <w:bottom w:val="none" w:sz="0" w:space="0" w:color="auto"/>
        <w:right w:val="none" w:sz="0" w:space="0" w:color="auto"/>
      </w:divBdr>
      <w:divsChild>
        <w:div w:id="1338969369">
          <w:marLeft w:val="0"/>
          <w:marRight w:val="0"/>
          <w:marTop w:val="0"/>
          <w:marBottom w:val="0"/>
          <w:divBdr>
            <w:top w:val="none" w:sz="0" w:space="0" w:color="auto"/>
            <w:left w:val="none" w:sz="0" w:space="0" w:color="auto"/>
            <w:bottom w:val="none" w:sz="0" w:space="0" w:color="auto"/>
            <w:right w:val="none" w:sz="0" w:space="0" w:color="auto"/>
          </w:divBdr>
          <w:divsChild>
            <w:div w:id="506479166">
              <w:marLeft w:val="0"/>
              <w:marRight w:val="0"/>
              <w:marTop w:val="30"/>
              <w:marBottom w:val="30"/>
              <w:divBdr>
                <w:top w:val="none" w:sz="0" w:space="0" w:color="auto"/>
                <w:left w:val="none" w:sz="0" w:space="0" w:color="auto"/>
                <w:bottom w:val="none" w:sz="0" w:space="0" w:color="auto"/>
                <w:right w:val="none" w:sz="0" w:space="0" w:color="auto"/>
              </w:divBdr>
              <w:divsChild>
                <w:div w:id="27536284">
                  <w:marLeft w:val="0"/>
                  <w:marRight w:val="0"/>
                  <w:marTop w:val="0"/>
                  <w:marBottom w:val="0"/>
                  <w:divBdr>
                    <w:top w:val="none" w:sz="0" w:space="0" w:color="auto"/>
                    <w:left w:val="none" w:sz="0" w:space="0" w:color="auto"/>
                    <w:bottom w:val="none" w:sz="0" w:space="0" w:color="auto"/>
                    <w:right w:val="none" w:sz="0" w:space="0" w:color="auto"/>
                  </w:divBdr>
                  <w:divsChild>
                    <w:div w:id="1847816490">
                      <w:marLeft w:val="0"/>
                      <w:marRight w:val="0"/>
                      <w:marTop w:val="0"/>
                      <w:marBottom w:val="0"/>
                      <w:divBdr>
                        <w:top w:val="none" w:sz="0" w:space="0" w:color="auto"/>
                        <w:left w:val="none" w:sz="0" w:space="0" w:color="auto"/>
                        <w:bottom w:val="none" w:sz="0" w:space="0" w:color="auto"/>
                        <w:right w:val="none" w:sz="0" w:space="0" w:color="auto"/>
                      </w:divBdr>
                    </w:div>
                  </w:divsChild>
                </w:div>
                <w:div w:id="210457816">
                  <w:marLeft w:val="0"/>
                  <w:marRight w:val="0"/>
                  <w:marTop w:val="0"/>
                  <w:marBottom w:val="0"/>
                  <w:divBdr>
                    <w:top w:val="none" w:sz="0" w:space="0" w:color="auto"/>
                    <w:left w:val="none" w:sz="0" w:space="0" w:color="auto"/>
                    <w:bottom w:val="none" w:sz="0" w:space="0" w:color="auto"/>
                    <w:right w:val="none" w:sz="0" w:space="0" w:color="auto"/>
                  </w:divBdr>
                  <w:divsChild>
                    <w:div w:id="1692492780">
                      <w:marLeft w:val="0"/>
                      <w:marRight w:val="0"/>
                      <w:marTop w:val="0"/>
                      <w:marBottom w:val="0"/>
                      <w:divBdr>
                        <w:top w:val="none" w:sz="0" w:space="0" w:color="auto"/>
                        <w:left w:val="none" w:sz="0" w:space="0" w:color="auto"/>
                        <w:bottom w:val="none" w:sz="0" w:space="0" w:color="auto"/>
                        <w:right w:val="none" w:sz="0" w:space="0" w:color="auto"/>
                      </w:divBdr>
                    </w:div>
                  </w:divsChild>
                </w:div>
                <w:div w:id="238372975">
                  <w:marLeft w:val="0"/>
                  <w:marRight w:val="0"/>
                  <w:marTop w:val="0"/>
                  <w:marBottom w:val="0"/>
                  <w:divBdr>
                    <w:top w:val="none" w:sz="0" w:space="0" w:color="auto"/>
                    <w:left w:val="none" w:sz="0" w:space="0" w:color="auto"/>
                    <w:bottom w:val="none" w:sz="0" w:space="0" w:color="auto"/>
                    <w:right w:val="none" w:sz="0" w:space="0" w:color="auto"/>
                  </w:divBdr>
                  <w:divsChild>
                    <w:div w:id="1333296337">
                      <w:marLeft w:val="0"/>
                      <w:marRight w:val="0"/>
                      <w:marTop w:val="0"/>
                      <w:marBottom w:val="0"/>
                      <w:divBdr>
                        <w:top w:val="none" w:sz="0" w:space="0" w:color="auto"/>
                        <w:left w:val="none" w:sz="0" w:space="0" w:color="auto"/>
                        <w:bottom w:val="none" w:sz="0" w:space="0" w:color="auto"/>
                        <w:right w:val="none" w:sz="0" w:space="0" w:color="auto"/>
                      </w:divBdr>
                    </w:div>
                  </w:divsChild>
                </w:div>
                <w:div w:id="322008208">
                  <w:marLeft w:val="0"/>
                  <w:marRight w:val="0"/>
                  <w:marTop w:val="0"/>
                  <w:marBottom w:val="0"/>
                  <w:divBdr>
                    <w:top w:val="none" w:sz="0" w:space="0" w:color="auto"/>
                    <w:left w:val="none" w:sz="0" w:space="0" w:color="auto"/>
                    <w:bottom w:val="none" w:sz="0" w:space="0" w:color="auto"/>
                    <w:right w:val="none" w:sz="0" w:space="0" w:color="auto"/>
                  </w:divBdr>
                  <w:divsChild>
                    <w:div w:id="1237595050">
                      <w:marLeft w:val="0"/>
                      <w:marRight w:val="0"/>
                      <w:marTop w:val="0"/>
                      <w:marBottom w:val="0"/>
                      <w:divBdr>
                        <w:top w:val="none" w:sz="0" w:space="0" w:color="auto"/>
                        <w:left w:val="none" w:sz="0" w:space="0" w:color="auto"/>
                        <w:bottom w:val="none" w:sz="0" w:space="0" w:color="auto"/>
                        <w:right w:val="none" w:sz="0" w:space="0" w:color="auto"/>
                      </w:divBdr>
                    </w:div>
                  </w:divsChild>
                </w:div>
                <w:div w:id="617958066">
                  <w:marLeft w:val="0"/>
                  <w:marRight w:val="0"/>
                  <w:marTop w:val="0"/>
                  <w:marBottom w:val="0"/>
                  <w:divBdr>
                    <w:top w:val="none" w:sz="0" w:space="0" w:color="auto"/>
                    <w:left w:val="none" w:sz="0" w:space="0" w:color="auto"/>
                    <w:bottom w:val="none" w:sz="0" w:space="0" w:color="auto"/>
                    <w:right w:val="none" w:sz="0" w:space="0" w:color="auto"/>
                  </w:divBdr>
                  <w:divsChild>
                    <w:div w:id="1855336772">
                      <w:marLeft w:val="0"/>
                      <w:marRight w:val="0"/>
                      <w:marTop w:val="0"/>
                      <w:marBottom w:val="0"/>
                      <w:divBdr>
                        <w:top w:val="none" w:sz="0" w:space="0" w:color="auto"/>
                        <w:left w:val="none" w:sz="0" w:space="0" w:color="auto"/>
                        <w:bottom w:val="none" w:sz="0" w:space="0" w:color="auto"/>
                        <w:right w:val="none" w:sz="0" w:space="0" w:color="auto"/>
                      </w:divBdr>
                    </w:div>
                  </w:divsChild>
                </w:div>
                <w:div w:id="640498301">
                  <w:marLeft w:val="0"/>
                  <w:marRight w:val="0"/>
                  <w:marTop w:val="0"/>
                  <w:marBottom w:val="0"/>
                  <w:divBdr>
                    <w:top w:val="none" w:sz="0" w:space="0" w:color="auto"/>
                    <w:left w:val="none" w:sz="0" w:space="0" w:color="auto"/>
                    <w:bottom w:val="none" w:sz="0" w:space="0" w:color="auto"/>
                    <w:right w:val="none" w:sz="0" w:space="0" w:color="auto"/>
                  </w:divBdr>
                  <w:divsChild>
                    <w:div w:id="690768502">
                      <w:marLeft w:val="0"/>
                      <w:marRight w:val="0"/>
                      <w:marTop w:val="0"/>
                      <w:marBottom w:val="0"/>
                      <w:divBdr>
                        <w:top w:val="none" w:sz="0" w:space="0" w:color="auto"/>
                        <w:left w:val="none" w:sz="0" w:space="0" w:color="auto"/>
                        <w:bottom w:val="none" w:sz="0" w:space="0" w:color="auto"/>
                        <w:right w:val="none" w:sz="0" w:space="0" w:color="auto"/>
                      </w:divBdr>
                    </w:div>
                  </w:divsChild>
                </w:div>
                <w:div w:id="985624212">
                  <w:marLeft w:val="0"/>
                  <w:marRight w:val="0"/>
                  <w:marTop w:val="0"/>
                  <w:marBottom w:val="0"/>
                  <w:divBdr>
                    <w:top w:val="none" w:sz="0" w:space="0" w:color="auto"/>
                    <w:left w:val="none" w:sz="0" w:space="0" w:color="auto"/>
                    <w:bottom w:val="none" w:sz="0" w:space="0" w:color="auto"/>
                    <w:right w:val="none" w:sz="0" w:space="0" w:color="auto"/>
                  </w:divBdr>
                  <w:divsChild>
                    <w:div w:id="1811752874">
                      <w:marLeft w:val="0"/>
                      <w:marRight w:val="0"/>
                      <w:marTop w:val="0"/>
                      <w:marBottom w:val="0"/>
                      <w:divBdr>
                        <w:top w:val="none" w:sz="0" w:space="0" w:color="auto"/>
                        <w:left w:val="none" w:sz="0" w:space="0" w:color="auto"/>
                        <w:bottom w:val="none" w:sz="0" w:space="0" w:color="auto"/>
                        <w:right w:val="none" w:sz="0" w:space="0" w:color="auto"/>
                      </w:divBdr>
                    </w:div>
                  </w:divsChild>
                </w:div>
                <w:div w:id="1091852244">
                  <w:marLeft w:val="0"/>
                  <w:marRight w:val="0"/>
                  <w:marTop w:val="0"/>
                  <w:marBottom w:val="0"/>
                  <w:divBdr>
                    <w:top w:val="none" w:sz="0" w:space="0" w:color="auto"/>
                    <w:left w:val="none" w:sz="0" w:space="0" w:color="auto"/>
                    <w:bottom w:val="none" w:sz="0" w:space="0" w:color="auto"/>
                    <w:right w:val="none" w:sz="0" w:space="0" w:color="auto"/>
                  </w:divBdr>
                  <w:divsChild>
                    <w:div w:id="1354258950">
                      <w:marLeft w:val="0"/>
                      <w:marRight w:val="0"/>
                      <w:marTop w:val="0"/>
                      <w:marBottom w:val="0"/>
                      <w:divBdr>
                        <w:top w:val="none" w:sz="0" w:space="0" w:color="auto"/>
                        <w:left w:val="none" w:sz="0" w:space="0" w:color="auto"/>
                        <w:bottom w:val="none" w:sz="0" w:space="0" w:color="auto"/>
                        <w:right w:val="none" w:sz="0" w:space="0" w:color="auto"/>
                      </w:divBdr>
                    </w:div>
                  </w:divsChild>
                </w:div>
                <w:div w:id="1116560425">
                  <w:marLeft w:val="0"/>
                  <w:marRight w:val="0"/>
                  <w:marTop w:val="0"/>
                  <w:marBottom w:val="0"/>
                  <w:divBdr>
                    <w:top w:val="none" w:sz="0" w:space="0" w:color="auto"/>
                    <w:left w:val="none" w:sz="0" w:space="0" w:color="auto"/>
                    <w:bottom w:val="none" w:sz="0" w:space="0" w:color="auto"/>
                    <w:right w:val="none" w:sz="0" w:space="0" w:color="auto"/>
                  </w:divBdr>
                  <w:divsChild>
                    <w:div w:id="789590078">
                      <w:marLeft w:val="0"/>
                      <w:marRight w:val="0"/>
                      <w:marTop w:val="0"/>
                      <w:marBottom w:val="0"/>
                      <w:divBdr>
                        <w:top w:val="none" w:sz="0" w:space="0" w:color="auto"/>
                        <w:left w:val="none" w:sz="0" w:space="0" w:color="auto"/>
                        <w:bottom w:val="none" w:sz="0" w:space="0" w:color="auto"/>
                        <w:right w:val="none" w:sz="0" w:space="0" w:color="auto"/>
                      </w:divBdr>
                    </w:div>
                  </w:divsChild>
                </w:div>
                <w:div w:id="1145317050">
                  <w:marLeft w:val="0"/>
                  <w:marRight w:val="0"/>
                  <w:marTop w:val="0"/>
                  <w:marBottom w:val="0"/>
                  <w:divBdr>
                    <w:top w:val="none" w:sz="0" w:space="0" w:color="auto"/>
                    <w:left w:val="none" w:sz="0" w:space="0" w:color="auto"/>
                    <w:bottom w:val="none" w:sz="0" w:space="0" w:color="auto"/>
                    <w:right w:val="none" w:sz="0" w:space="0" w:color="auto"/>
                  </w:divBdr>
                  <w:divsChild>
                    <w:div w:id="1062559455">
                      <w:marLeft w:val="0"/>
                      <w:marRight w:val="0"/>
                      <w:marTop w:val="0"/>
                      <w:marBottom w:val="0"/>
                      <w:divBdr>
                        <w:top w:val="none" w:sz="0" w:space="0" w:color="auto"/>
                        <w:left w:val="none" w:sz="0" w:space="0" w:color="auto"/>
                        <w:bottom w:val="none" w:sz="0" w:space="0" w:color="auto"/>
                        <w:right w:val="none" w:sz="0" w:space="0" w:color="auto"/>
                      </w:divBdr>
                    </w:div>
                  </w:divsChild>
                </w:div>
                <w:div w:id="1170372187">
                  <w:marLeft w:val="0"/>
                  <w:marRight w:val="0"/>
                  <w:marTop w:val="0"/>
                  <w:marBottom w:val="0"/>
                  <w:divBdr>
                    <w:top w:val="none" w:sz="0" w:space="0" w:color="auto"/>
                    <w:left w:val="none" w:sz="0" w:space="0" w:color="auto"/>
                    <w:bottom w:val="none" w:sz="0" w:space="0" w:color="auto"/>
                    <w:right w:val="none" w:sz="0" w:space="0" w:color="auto"/>
                  </w:divBdr>
                  <w:divsChild>
                    <w:div w:id="1277834512">
                      <w:marLeft w:val="0"/>
                      <w:marRight w:val="0"/>
                      <w:marTop w:val="0"/>
                      <w:marBottom w:val="0"/>
                      <w:divBdr>
                        <w:top w:val="none" w:sz="0" w:space="0" w:color="auto"/>
                        <w:left w:val="none" w:sz="0" w:space="0" w:color="auto"/>
                        <w:bottom w:val="none" w:sz="0" w:space="0" w:color="auto"/>
                        <w:right w:val="none" w:sz="0" w:space="0" w:color="auto"/>
                      </w:divBdr>
                    </w:div>
                  </w:divsChild>
                </w:div>
                <w:div w:id="1231112346">
                  <w:marLeft w:val="0"/>
                  <w:marRight w:val="0"/>
                  <w:marTop w:val="0"/>
                  <w:marBottom w:val="0"/>
                  <w:divBdr>
                    <w:top w:val="none" w:sz="0" w:space="0" w:color="auto"/>
                    <w:left w:val="none" w:sz="0" w:space="0" w:color="auto"/>
                    <w:bottom w:val="none" w:sz="0" w:space="0" w:color="auto"/>
                    <w:right w:val="none" w:sz="0" w:space="0" w:color="auto"/>
                  </w:divBdr>
                  <w:divsChild>
                    <w:div w:id="6685668">
                      <w:marLeft w:val="0"/>
                      <w:marRight w:val="0"/>
                      <w:marTop w:val="0"/>
                      <w:marBottom w:val="0"/>
                      <w:divBdr>
                        <w:top w:val="none" w:sz="0" w:space="0" w:color="auto"/>
                        <w:left w:val="none" w:sz="0" w:space="0" w:color="auto"/>
                        <w:bottom w:val="none" w:sz="0" w:space="0" w:color="auto"/>
                        <w:right w:val="none" w:sz="0" w:space="0" w:color="auto"/>
                      </w:divBdr>
                    </w:div>
                  </w:divsChild>
                </w:div>
                <w:div w:id="1457332530">
                  <w:marLeft w:val="0"/>
                  <w:marRight w:val="0"/>
                  <w:marTop w:val="0"/>
                  <w:marBottom w:val="0"/>
                  <w:divBdr>
                    <w:top w:val="none" w:sz="0" w:space="0" w:color="auto"/>
                    <w:left w:val="none" w:sz="0" w:space="0" w:color="auto"/>
                    <w:bottom w:val="none" w:sz="0" w:space="0" w:color="auto"/>
                    <w:right w:val="none" w:sz="0" w:space="0" w:color="auto"/>
                  </w:divBdr>
                  <w:divsChild>
                    <w:div w:id="654186727">
                      <w:marLeft w:val="0"/>
                      <w:marRight w:val="0"/>
                      <w:marTop w:val="0"/>
                      <w:marBottom w:val="0"/>
                      <w:divBdr>
                        <w:top w:val="none" w:sz="0" w:space="0" w:color="auto"/>
                        <w:left w:val="none" w:sz="0" w:space="0" w:color="auto"/>
                        <w:bottom w:val="none" w:sz="0" w:space="0" w:color="auto"/>
                        <w:right w:val="none" w:sz="0" w:space="0" w:color="auto"/>
                      </w:divBdr>
                    </w:div>
                  </w:divsChild>
                </w:div>
                <w:div w:id="1463965884">
                  <w:marLeft w:val="0"/>
                  <w:marRight w:val="0"/>
                  <w:marTop w:val="0"/>
                  <w:marBottom w:val="0"/>
                  <w:divBdr>
                    <w:top w:val="none" w:sz="0" w:space="0" w:color="auto"/>
                    <w:left w:val="none" w:sz="0" w:space="0" w:color="auto"/>
                    <w:bottom w:val="none" w:sz="0" w:space="0" w:color="auto"/>
                    <w:right w:val="none" w:sz="0" w:space="0" w:color="auto"/>
                  </w:divBdr>
                  <w:divsChild>
                    <w:div w:id="1920554623">
                      <w:marLeft w:val="0"/>
                      <w:marRight w:val="0"/>
                      <w:marTop w:val="0"/>
                      <w:marBottom w:val="0"/>
                      <w:divBdr>
                        <w:top w:val="none" w:sz="0" w:space="0" w:color="auto"/>
                        <w:left w:val="none" w:sz="0" w:space="0" w:color="auto"/>
                        <w:bottom w:val="none" w:sz="0" w:space="0" w:color="auto"/>
                        <w:right w:val="none" w:sz="0" w:space="0" w:color="auto"/>
                      </w:divBdr>
                    </w:div>
                  </w:divsChild>
                </w:div>
                <w:div w:id="1710259867">
                  <w:marLeft w:val="0"/>
                  <w:marRight w:val="0"/>
                  <w:marTop w:val="0"/>
                  <w:marBottom w:val="0"/>
                  <w:divBdr>
                    <w:top w:val="none" w:sz="0" w:space="0" w:color="auto"/>
                    <w:left w:val="none" w:sz="0" w:space="0" w:color="auto"/>
                    <w:bottom w:val="none" w:sz="0" w:space="0" w:color="auto"/>
                    <w:right w:val="none" w:sz="0" w:space="0" w:color="auto"/>
                  </w:divBdr>
                  <w:divsChild>
                    <w:div w:id="1773551319">
                      <w:marLeft w:val="0"/>
                      <w:marRight w:val="0"/>
                      <w:marTop w:val="0"/>
                      <w:marBottom w:val="0"/>
                      <w:divBdr>
                        <w:top w:val="none" w:sz="0" w:space="0" w:color="auto"/>
                        <w:left w:val="none" w:sz="0" w:space="0" w:color="auto"/>
                        <w:bottom w:val="none" w:sz="0" w:space="0" w:color="auto"/>
                        <w:right w:val="none" w:sz="0" w:space="0" w:color="auto"/>
                      </w:divBdr>
                    </w:div>
                  </w:divsChild>
                </w:div>
                <w:div w:id="1764452707">
                  <w:marLeft w:val="0"/>
                  <w:marRight w:val="0"/>
                  <w:marTop w:val="0"/>
                  <w:marBottom w:val="0"/>
                  <w:divBdr>
                    <w:top w:val="none" w:sz="0" w:space="0" w:color="auto"/>
                    <w:left w:val="none" w:sz="0" w:space="0" w:color="auto"/>
                    <w:bottom w:val="none" w:sz="0" w:space="0" w:color="auto"/>
                    <w:right w:val="none" w:sz="0" w:space="0" w:color="auto"/>
                  </w:divBdr>
                  <w:divsChild>
                    <w:div w:id="483544946">
                      <w:marLeft w:val="0"/>
                      <w:marRight w:val="0"/>
                      <w:marTop w:val="0"/>
                      <w:marBottom w:val="0"/>
                      <w:divBdr>
                        <w:top w:val="none" w:sz="0" w:space="0" w:color="auto"/>
                        <w:left w:val="none" w:sz="0" w:space="0" w:color="auto"/>
                        <w:bottom w:val="none" w:sz="0" w:space="0" w:color="auto"/>
                        <w:right w:val="none" w:sz="0" w:space="0" w:color="auto"/>
                      </w:divBdr>
                    </w:div>
                  </w:divsChild>
                </w:div>
                <w:div w:id="1936596406">
                  <w:marLeft w:val="0"/>
                  <w:marRight w:val="0"/>
                  <w:marTop w:val="0"/>
                  <w:marBottom w:val="0"/>
                  <w:divBdr>
                    <w:top w:val="none" w:sz="0" w:space="0" w:color="auto"/>
                    <w:left w:val="none" w:sz="0" w:space="0" w:color="auto"/>
                    <w:bottom w:val="none" w:sz="0" w:space="0" w:color="auto"/>
                    <w:right w:val="none" w:sz="0" w:space="0" w:color="auto"/>
                  </w:divBdr>
                  <w:divsChild>
                    <w:div w:id="1971980205">
                      <w:marLeft w:val="0"/>
                      <w:marRight w:val="0"/>
                      <w:marTop w:val="0"/>
                      <w:marBottom w:val="0"/>
                      <w:divBdr>
                        <w:top w:val="none" w:sz="0" w:space="0" w:color="auto"/>
                        <w:left w:val="none" w:sz="0" w:space="0" w:color="auto"/>
                        <w:bottom w:val="none" w:sz="0" w:space="0" w:color="auto"/>
                        <w:right w:val="none" w:sz="0" w:space="0" w:color="auto"/>
                      </w:divBdr>
                    </w:div>
                  </w:divsChild>
                </w:div>
                <w:div w:id="1954743726">
                  <w:marLeft w:val="0"/>
                  <w:marRight w:val="0"/>
                  <w:marTop w:val="0"/>
                  <w:marBottom w:val="0"/>
                  <w:divBdr>
                    <w:top w:val="none" w:sz="0" w:space="0" w:color="auto"/>
                    <w:left w:val="none" w:sz="0" w:space="0" w:color="auto"/>
                    <w:bottom w:val="none" w:sz="0" w:space="0" w:color="auto"/>
                    <w:right w:val="none" w:sz="0" w:space="0" w:color="auto"/>
                  </w:divBdr>
                  <w:divsChild>
                    <w:div w:id="198208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54168">
          <w:marLeft w:val="0"/>
          <w:marRight w:val="0"/>
          <w:marTop w:val="0"/>
          <w:marBottom w:val="0"/>
          <w:divBdr>
            <w:top w:val="none" w:sz="0" w:space="0" w:color="auto"/>
            <w:left w:val="none" w:sz="0" w:space="0" w:color="auto"/>
            <w:bottom w:val="none" w:sz="0" w:space="0" w:color="auto"/>
            <w:right w:val="none" w:sz="0" w:space="0" w:color="auto"/>
          </w:divBdr>
        </w:div>
      </w:divsChild>
    </w:div>
    <w:div w:id="166140836">
      <w:bodyDiv w:val="1"/>
      <w:marLeft w:val="0"/>
      <w:marRight w:val="0"/>
      <w:marTop w:val="0"/>
      <w:marBottom w:val="0"/>
      <w:divBdr>
        <w:top w:val="none" w:sz="0" w:space="0" w:color="auto"/>
        <w:left w:val="none" w:sz="0" w:space="0" w:color="auto"/>
        <w:bottom w:val="none" w:sz="0" w:space="0" w:color="auto"/>
        <w:right w:val="none" w:sz="0" w:space="0" w:color="auto"/>
      </w:divBdr>
      <w:divsChild>
        <w:div w:id="49161873">
          <w:marLeft w:val="0"/>
          <w:marRight w:val="0"/>
          <w:marTop w:val="0"/>
          <w:marBottom w:val="0"/>
          <w:divBdr>
            <w:top w:val="none" w:sz="0" w:space="0" w:color="auto"/>
            <w:left w:val="none" w:sz="0" w:space="0" w:color="auto"/>
            <w:bottom w:val="none" w:sz="0" w:space="0" w:color="auto"/>
            <w:right w:val="none" w:sz="0" w:space="0" w:color="auto"/>
          </w:divBdr>
        </w:div>
        <w:div w:id="52043904">
          <w:marLeft w:val="0"/>
          <w:marRight w:val="0"/>
          <w:marTop w:val="0"/>
          <w:marBottom w:val="0"/>
          <w:divBdr>
            <w:top w:val="none" w:sz="0" w:space="0" w:color="auto"/>
            <w:left w:val="none" w:sz="0" w:space="0" w:color="auto"/>
            <w:bottom w:val="none" w:sz="0" w:space="0" w:color="auto"/>
            <w:right w:val="none" w:sz="0" w:space="0" w:color="auto"/>
          </w:divBdr>
        </w:div>
        <w:div w:id="511846452">
          <w:marLeft w:val="0"/>
          <w:marRight w:val="0"/>
          <w:marTop w:val="0"/>
          <w:marBottom w:val="0"/>
          <w:divBdr>
            <w:top w:val="none" w:sz="0" w:space="0" w:color="auto"/>
            <w:left w:val="none" w:sz="0" w:space="0" w:color="auto"/>
            <w:bottom w:val="none" w:sz="0" w:space="0" w:color="auto"/>
            <w:right w:val="none" w:sz="0" w:space="0" w:color="auto"/>
          </w:divBdr>
        </w:div>
        <w:div w:id="682053345">
          <w:marLeft w:val="0"/>
          <w:marRight w:val="0"/>
          <w:marTop w:val="0"/>
          <w:marBottom w:val="0"/>
          <w:divBdr>
            <w:top w:val="none" w:sz="0" w:space="0" w:color="auto"/>
            <w:left w:val="none" w:sz="0" w:space="0" w:color="auto"/>
            <w:bottom w:val="none" w:sz="0" w:space="0" w:color="auto"/>
            <w:right w:val="none" w:sz="0" w:space="0" w:color="auto"/>
          </w:divBdr>
        </w:div>
        <w:div w:id="1452162435">
          <w:marLeft w:val="0"/>
          <w:marRight w:val="0"/>
          <w:marTop w:val="0"/>
          <w:marBottom w:val="0"/>
          <w:divBdr>
            <w:top w:val="none" w:sz="0" w:space="0" w:color="auto"/>
            <w:left w:val="none" w:sz="0" w:space="0" w:color="auto"/>
            <w:bottom w:val="none" w:sz="0" w:space="0" w:color="auto"/>
            <w:right w:val="none" w:sz="0" w:space="0" w:color="auto"/>
          </w:divBdr>
        </w:div>
        <w:div w:id="1570848564">
          <w:marLeft w:val="0"/>
          <w:marRight w:val="0"/>
          <w:marTop w:val="0"/>
          <w:marBottom w:val="0"/>
          <w:divBdr>
            <w:top w:val="none" w:sz="0" w:space="0" w:color="auto"/>
            <w:left w:val="none" w:sz="0" w:space="0" w:color="auto"/>
            <w:bottom w:val="none" w:sz="0" w:space="0" w:color="auto"/>
            <w:right w:val="none" w:sz="0" w:space="0" w:color="auto"/>
          </w:divBdr>
        </w:div>
        <w:div w:id="1616254768">
          <w:marLeft w:val="0"/>
          <w:marRight w:val="0"/>
          <w:marTop w:val="0"/>
          <w:marBottom w:val="0"/>
          <w:divBdr>
            <w:top w:val="none" w:sz="0" w:space="0" w:color="auto"/>
            <w:left w:val="none" w:sz="0" w:space="0" w:color="auto"/>
            <w:bottom w:val="none" w:sz="0" w:space="0" w:color="auto"/>
            <w:right w:val="none" w:sz="0" w:space="0" w:color="auto"/>
          </w:divBdr>
        </w:div>
        <w:div w:id="1680042639">
          <w:marLeft w:val="0"/>
          <w:marRight w:val="0"/>
          <w:marTop w:val="0"/>
          <w:marBottom w:val="0"/>
          <w:divBdr>
            <w:top w:val="none" w:sz="0" w:space="0" w:color="auto"/>
            <w:left w:val="none" w:sz="0" w:space="0" w:color="auto"/>
            <w:bottom w:val="none" w:sz="0" w:space="0" w:color="auto"/>
            <w:right w:val="none" w:sz="0" w:space="0" w:color="auto"/>
          </w:divBdr>
        </w:div>
        <w:div w:id="1739085722">
          <w:marLeft w:val="0"/>
          <w:marRight w:val="0"/>
          <w:marTop w:val="0"/>
          <w:marBottom w:val="0"/>
          <w:divBdr>
            <w:top w:val="none" w:sz="0" w:space="0" w:color="auto"/>
            <w:left w:val="none" w:sz="0" w:space="0" w:color="auto"/>
            <w:bottom w:val="none" w:sz="0" w:space="0" w:color="auto"/>
            <w:right w:val="none" w:sz="0" w:space="0" w:color="auto"/>
          </w:divBdr>
        </w:div>
      </w:divsChild>
    </w:div>
    <w:div w:id="170067824">
      <w:bodyDiv w:val="1"/>
      <w:marLeft w:val="0"/>
      <w:marRight w:val="0"/>
      <w:marTop w:val="0"/>
      <w:marBottom w:val="0"/>
      <w:divBdr>
        <w:top w:val="none" w:sz="0" w:space="0" w:color="auto"/>
        <w:left w:val="none" w:sz="0" w:space="0" w:color="auto"/>
        <w:bottom w:val="none" w:sz="0" w:space="0" w:color="auto"/>
        <w:right w:val="none" w:sz="0" w:space="0" w:color="auto"/>
      </w:divBdr>
      <w:divsChild>
        <w:div w:id="274945982">
          <w:marLeft w:val="0"/>
          <w:marRight w:val="0"/>
          <w:marTop w:val="0"/>
          <w:marBottom w:val="0"/>
          <w:divBdr>
            <w:top w:val="none" w:sz="0" w:space="0" w:color="auto"/>
            <w:left w:val="none" w:sz="0" w:space="0" w:color="auto"/>
            <w:bottom w:val="none" w:sz="0" w:space="0" w:color="auto"/>
            <w:right w:val="none" w:sz="0" w:space="0" w:color="auto"/>
          </w:divBdr>
        </w:div>
        <w:div w:id="454368156">
          <w:marLeft w:val="0"/>
          <w:marRight w:val="0"/>
          <w:marTop w:val="0"/>
          <w:marBottom w:val="0"/>
          <w:divBdr>
            <w:top w:val="none" w:sz="0" w:space="0" w:color="auto"/>
            <w:left w:val="none" w:sz="0" w:space="0" w:color="auto"/>
            <w:bottom w:val="none" w:sz="0" w:space="0" w:color="auto"/>
            <w:right w:val="none" w:sz="0" w:space="0" w:color="auto"/>
          </w:divBdr>
        </w:div>
        <w:div w:id="1179656700">
          <w:marLeft w:val="0"/>
          <w:marRight w:val="0"/>
          <w:marTop w:val="0"/>
          <w:marBottom w:val="0"/>
          <w:divBdr>
            <w:top w:val="none" w:sz="0" w:space="0" w:color="auto"/>
            <w:left w:val="none" w:sz="0" w:space="0" w:color="auto"/>
            <w:bottom w:val="none" w:sz="0" w:space="0" w:color="auto"/>
            <w:right w:val="none" w:sz="0" w:space="0" w:color="auto"/>
          </w:divBdr>
        </w:div>
        <w:div w:id="1228153895">
          <w:marLeft w:val="0"/>
          <w:marRight w:val="0"/>
          <w:marTop w:val="0"/>
          <w:marBottom w:val="0"/>
          <w:divBdr>
            <w:top w:val="none" w:sz="0" w:space="0" w:color="auto"/>
            <w:left w:val="none" w:sz="0" w:space="0" w:color="auto"/>
            <w:bottom w:val="none" w:sz="0" w:space="0" w:color="auto"/>
            <w:right w:val="none" w:sz="0" w:space="0" w:color="auto"/>
          </w:divBdr>
        </w:div>
        <w:div w:id="1242370590">
          <w:marLeft w:val="0"/>
          <w:marRight w:val="0"/>
          <w:marTop w:val="0"/>
          <w:marBottom w:val="0"/>
          <w:divBdr>
            <w:top w:val="none" w:sz="0" w:space="0" w:color="auto"/>
            <w:left w:val="none" w:sz="0" w:space="0" w:color="auto"/>
            <w:bottom w:val="none" w:sz="0" w:space="0" w:color="auto"/>
            <w:right w:val="none" w:sz="0" w:space="0" w:color="auto"/>
          </w:divBdr>
        </w:div>
        <w:div w:id="1561017530">
          <w:marLeft w:val="0"/>
          <w:marRight w:val="0"/>
          <w:marTop w:val="0"/>
          <w:marBottom w:val="0"/>
          <w:divBdr>
            <w:top w:val="none" w:sz="0" w:space="0" w:color="auto"/>
            <w:left w:val="none" w:sz="0" w:space="0" w:color="auto"/>
            <w:bottom w:val="none" w:sz="0" w:space="0" w:color="auto"/>
            <w:right w:val="none" w:sz="0" w:space="0" w:color="auto"/>
          </w:divBdr>
        </w:div>
      </w:divsChild>
    </w:div>
    <w:div w:id="208153238">
      <w:bodyDiv w:val="1"/>
      <w:marLeft w:val="0"/>
      <w:marRight w:val="0"/>
      <w:marTop w:val="0"/>
      <w:marBottom w:val="0"/>
      <w:divBdr>
        <w:top w:val="none" w:sz="0" w:space="0" w:color="auto"/>
        <w:left w:val="none" w:sz="0" w:space="0" w:color="auto"/>
        <w:bottom w:val="none" w:sz="0" w:space="0" w:color="auto"/>
        <w:right w:val="none" w:sz="0" w:space="0" w:color="auto"/>
      </w:divBdr>
      <w:divsChild>
        <w:div w:id="47609009">
          <w:marLeft w:val="0"/>
          <w:marRight w:val="0"/>
          <w:marTop w:val="0"/>
          <w:marBottom w:val="0"/>
          <w:divBdr>
            <w:top w:val="none" w:sz="0" w:space="0" w:color="auto"/>
            <w:left w:val="none" w:sz="0" w:space="0" w:color="auto"/>
            <w:bottom w:val="none" w:sz="0" w:space="0" w:color="auto"/>
            <w:right w:val="none" w:sz="0" w:space="0" w:color="auto"/>
          </w:divBdr>
        </w:div>
        <w:div w:id="51971220">
          <w:marLeft w:val="0"/>
          <w:marRight w:val="0"/>
          <w:marTop w:val="0"/>
          <w:marBottom w:val="0"/>
          <w:divBdr>
            <w:top w:val="none" w:sz="0" w:space="0" w:color="auto"/>
            <w:left w:val="none" w:sz="0" w:space="0" w:color="auto"/>
            <w:bottom w:val="none" w:sz="0" w:space="0" w:color="auto"/>
            <w:right w:val="none" w:sz="0" w:space="0" w:color="auto"/>
          </w:divBdr>
        </w:div>
        <w:div w:id="182281668">
          <w:marLeft w:val="0"/>
          <w:marRight w:val="0"/>
          <w:marTop w:val="0"/>
          <w:marBottom w:val="0"/>
          <w:divBdr>
            <w:top w:val="none" w:sz="0" w:space="0" w:color="auto"/>
            <w:left w:val="none" w:sz="0" w:space="0" w:color="auto"/>
            <w:bottom w:val="none" w:sz="0" w:space="0" w:color="auto"/>
            <w:right w:val="none" w:sz="0" w:space="0" w:color="auto"/>
          </w:divBdr>
        </w:div>
        <w:div w:id="195699000">
          <w:marLeft w:val="0"/>
          <w:marRight w:val="0"/>
          <w:marTop w:val="0"/>
          <w:marBottom w:val="0"/>
          <w:divBdr>
            <w:top w:val="none" w:sz="0" w:space="0" w:color="auto"/>
            <w:left w:val="none" w:sz="0" w:space="0" w:color="auto"/>
            <w:bottom w:val="none" w:sz="0" w:space="0" w:color="auto"/>
            <w:right w:val="none" w:sz="0" w:space="0" w:color="auto"/>
          </w:divBdr>
        </w:div>
        <w:div w:id="286357468">
          <w:marLeft w:val="0"/>
          <w:marRight w:val="0"/>
          <w:marTop w:val="0"/>
          <w:marBottom w:val="0"/>
          <w:divBdr>
            <w:top w:val="none" w:sz="0" w:space="0" w:color="auto"/>
            <w:left w:val="none" w:sz="0" w:space="0" w:color="auto"/>
            <w:bottom w:val="none" w:sz="0" w:space="0" w:color="auto"/>
            <w:right w:val="none" w:sz="0" w:space="0" w:color="auto"/>
          </w:divBdr>
        </w:div>
        <w:div w:id="817041681">
          <w:marLeft w:val="0"/>
          <w:marRight w:val="0"/>
          <w:marTop w:val="0"/>
          <w:marBottom w:val="0"/>
          <w:divBdr>
            <w:top w:val="none" w:sz="0" w:space="0" w:color="auto"/>
            <w:left w:val="none" w:sz="0" w:space="0" w:color="auto"/>
            <w:bottom w:val="none" w:sz="0" w:space="0" w:color="auto"/>
            <w:right w:val="none" w:sz="0" w:space="0" w:color="auto"/>
          </w:divBdr>
        </w:div>
        <w:div w:id="901063222">
          <w:marLeft w:val="0"/>
          <w:marRight w:val="0"/>
          <w:marTop w:val="0"/>
          <w:marBottom w:val="0"/>
          <w:divBdr>
            <w:top w:val="none" w:sz="0" w:space="0" w:color="auto"/>
            <w:left w:val="none" w:sz="0" w:space="0" w:color="auto"/>
            <w:bottom w:val="none" w:sz="0" w:space="0" w:color="auto"/>
            <w:right w:val="none" w:sz="0" w:space="0" w:color="auto"/>
          </w:divBdr>
        </w:div>
        <w:div w:id="1003245071">
          <w:marLeft w:val="0"/>
          <w:marRight w:val="0"/>
          <w:marTop w:val="0"/>
          <w:marBottom w:val="0"/>
          <w:divBdr>
            <w:top w:val="none" w:sz="0" w:space="0" w:color="auto"/>
            <w:left w:val="none" w:sz="0" w:space="0" w:color="auto"/>
            <w:bottom w:val="none" w:sz="0" w:space="0" w:color="auto"/>
            <w:right w:val="none" w:sz="0" w:space="0" w:color="auto"/>
          </w:divBdr>
        </w:div>
        <w:div w:id="1015696199">
          <w:marLeft w:val="0"/>
          <w:marRight w:val="0"/>
          <w:marTop w:val="0"/>
          <w:marBottom w:val="0"/>
          <w:divBdr>
            <w:top w:val="none" w:sz="0" w:space="0" w:color="auto"/>
            <w:left w:val="none" w:sz="0" w:space="0" w:color="auto"/>
            <w:bottom w:val="none" w:sz="0" w:space="0" w:color="auto"/>
            <w:right w:val="none" w:sz="0" w:space="0" w:color="auto"/>
          </w:divBdr>
        </w:div>
        <w:div w:id="1033306586">
          <w:marLeft w:val="0"/>
          <w:marRight w:val="0"/>
          <w:marTop w:val="0"/>
          <w:marBottom w:val="0"/>
          <w:divBdr>
            <w:top w:val="none" w:sz="0" w:space="0" w:color="auto"/>
            <w:left w:val="none" w:sz="0" w:space="0" w:color="auto"/>
            <w:bottom w:val="none" w:sz="0" w:space="0" w:color="auto"/>
            <w:right w:val="none" w:sz="0" w:space="0" w:color="auto"/>
          </w:divBdr>
        </w:div>
        <w:div w:id="1079980574">
          <w:marLeft w:val="0"/>
          <w:marRight w:val="0"/>
          <w:marTop w:val="0"/>
          <w:marBottom w:val="0"/>
          <w:divBdr>
            <w:top w:val="none" w:sz="0" w:space="0" w:color="auto"/>
            <w:left w:val="none" w:sz="0" w:space="0" w:color="auto"/>
            <w:bottom w:val="none" w:sz="0" w:space="0" w:color="auto"/>
            <w:right w:val="none" w:sz="0" w:space="0" w:color="auto"/>
          </w:divBdr>
        </w:div>
        <w:div w:id="1082799456">
          <w:marLeft w:val="0"/>
          <w:marRight w:val="0"/>
          <w:marTop w:val="0"/>
          <w:marBottom w:val="0"/>
          <w:divBdr>
            <w:top w:val="none" w:sz="0" w:space="0" w:color="auto"/>
            <w:left w:val="none" w:sz="0" w:space="0" w:color="auto"/>
            <w:bottom w:val="none" w:sz="0" w:space="0" w:color="auto"/>
            <w:right w:val="none" w:sz="0" w:space="0" w:color="auto"/>
          </w:divBdr>
        </w:div>
        <w:div w:id="1241788632">
          <w:marLeft w:val="0"/>
          <w:marRight w:val="0"/>
          <w:marTop w:val="0"/>
          <w:marBottom w:val="0"/>
          <w:divBdr>
            <w:top w:val="none" w:sz="0" w:space="0" w:color="auto"/>
            <w:left w:val="none" w:sz="0" w:space="0" w:color="auto"/>
            <w:bottom w:val="none" w:sz="0" w:space="0" w:color="auto"/>
            <w:right w:val="none" w:sz="0" w:space="0" w:color="auto"/>
          </w:divBdr>
        </w:div>
        <w:div w:id="1256480538">
          <w:marLeft w:val="0"/>
          <w:marRight w:val="0"/>
          <w:marTop w:val="0"/>
          <w:marBottom w:val="0"/>
          <w:divBdr>
            <w:top w:val="none" w:sz="0" w:space="0" w:color="auto"/>
            <w:left w:val="none" w:sz="0" w:space="0" w:color="auto"/>
            <w:bottom w:val="none" w:sz="0" w:space="0" w:color="auto"/>
            <w:right w:val="none" w:sz="0" w:space="0" w:color="auto"/>
          </w:divBdr>
        </w:div>
        <w:div w:id="1342387781">
          <w:marLeft w:val="0"/>
          <w:marRight w:val="0"/>
          <w:marTop w:val="0"/>
          <w:marBottom w:val="0"/>
          <w:divBdr>
            <w:top w:val="none" w:sz="0" w:space="0" w:color="auto"/>
            <w:left w:val="none" w:sz="0" w:space="0" w:color="auto"/>
            <w:bottom w:val="none" w:sz="0" w:space="0" w:color="auto"/>
            <w:right w:val="none" w:sz="0" w:space="0" w:color="auto"/>
          </w:divBdr>
        </w:div>
        <w:div w:id="1366128526">
          <w:marLeft w:val="0"/>
          <w:marRight w:val="0"/>
          <w:marTop w:val="0"/>
          <w:marBottom w:val="0"/>
          <w:divBdr>
            <w:top w:val="none" w:sz="0" w:space="0" w:color="auto"/>
            <w:left w:val="none" w:sz="0" w:space="0" w:color="auto"/>
            <w:bottom w:val="none" w:sz="0" w:space="0" w:color="auto"/>
            <w:right w:val="none" w:sz="0" w:space="0" w:color="auto"/>
          </w:divBdr>
        </w:div>
        <w:div w:id="1388606630">
          <w:marLeft w:val="0"/>
          <w:marRight w:val="0"/>
          <w:marTop w:val="0"/>
          <w:marBottom w:val="0"/>
          <w:divBdr>
            <w:top w:val="none" w:sz="0" w:space="0" w:color="auto"/>
            <w:left w:val="none" w:sz="0" w:space="0" w:color="auto"/>
            <w:bottom w:val="none" w:sz="0" w:space="0" w:color="auto"/>
            <w:right w:val="none" w:sz="0" w:space="0" w:color="auto"/>
          </w:divBdr>
        </w:div>
        <w:div w:id="1657951850">
          <w:marLeft w:val="0"/>
          <w:marRight w:val="0"/>
          <w:marTop w:val="0"/>
          <w:marBottom w:val="0"/>
          <w:divBdr>
            <w:top w:val="none" w:sz="0" w:space="0" w:color="auto"/>
            <w:left w:val="none" w:sz="0" w:space="0" w:color="auto"/>
            <w:bottom w:val="none" w:sz="0" w:space="0" w:color="auto"/>
            <w:right w:val="none" w:sz="0" w:space="0" w:color="auto"/>
          </w:divBdr>
        </w:div>
        <w:div w:id="1664548961">
          <w:marLeft w:val="0"/>
          <w:marRight w:val="0"/>
          <w:marTop w:val="0"/>
          <w:marBottom w:val="0"/>
          <w:divBdr>
            <w:top w:val="none" w:sz="0" w:space="0" w:color="auto"/>
            <w:left w:val="none" w:sz="0" w:space="0" w:color="auto"/>
            <w:bottom w:val="none" w:sz="0" w:space="0" w:color="auto"/>
            <w:right w:val="none" w:sz="0" w:space="0" w:color="auto"/>
          </w:divBdr>
        </w:div>
        <w:div w:id="1711105803">
          <w:marLeft w:val="0"/>
          <w:marRight w:val="0"/>
          <w:marTop w:val="0"/>
          <w:marBottom w:val="0"/>
          <w:divBdr>
            <w:top w:val="none" w:sz="0" w:space="0" w:color="auto"/>
            <w:left w:val="none" w:sz="0" w:space="0" w:color="auto"/>
            <w:bottom w:val="none" w:sz="0" w:space="0" w:color="auto"/>
            <w:right w:val="none" w:sz="0" w:space="0" w:color="auto"/>
          </w:divBdr>
        </w:div>
        <w:div w:id="1714303752">
          <w:marLeft w:val="0"/>
          <w:marRight w:val="0"/>
          <w:marTop w:val="0"/>
          <w:marBottom w:val="0"/>
          <w:divBdr>
            <w:top w:val="none" w:sz="0" w:space="0" w:color="auto"/>
            <w:left w:val="none" w:sz="0" w:space="0" w:color="auto"/>
            <w:bottom w:val="none" w:sz="0" w:space="0" w:color="auto"/>
            <w:right w:val="none" w:sz="0" w:space="0" w:color="auto"/>
          </w:divBdr>
        </w:div>
        <w:div w:id="1735425101">
          <w:marLeft w:val="0"/>
          <w:marRight w:val="0"/>
          <w:marTop w:val="0"/>
          <w:marBottom w:val="0"/>
          <w:divBdr>
            <w:top w:val="none" w:sz="0" w:space="0" w:color="auto"/>
            <w:left w:val="none" w:sz="0" w:space="0" w:color="auto"/>
            <w:bottom w:val="none" w:sz="0" w:space="0" w:color="auto"/>
            <w:right w:val="none" w:sz="0" w:space="0" w:color="auto"/>
          </w:divBdr>
        </w:div>
        <w:div w:id="1851529427">
          <w:marLeft w:val="0"/>
          <w:marRight w:val="0"/>
          <w:marTop w:val="0"/>
          <w:marBottom w:val="0"/>
          <w:divBdr>
            <w:top w:val="none" w:sz="0" w:space="0" w:color="auto"/>
            <w:left w:val="none" w:sz="0" w:space="0" w:color="auto"/>
            <w:bottom w:val="none" w:sz="0" w:space="0" w:color="auto"/>
            <w:right w:val="none" w:sz="0" w:space="0" w:color="auto"/>
          </w:divBdr>
        </w:div>
        <w:div w:id="1885603670">
          <w:marLeft w:val="0"/>
          <w:marRight w:val="0"/>
          <w:marTop w:val="0"/>
          <w:marBottom w:val="0"/>
          <w:divBdr>
            <w:top w:val="none" w:sz="0" w:space="0" w:color="auto"/>
            <w:left w:val="none" w:sz="0" w:space="0" w:color="auto"/>
            <w:bottom w:val="none" w:sz="0" w:space="0" w:color="auto"/>
            <w:right w:val="none" w:sz="0" w:space="0" w:color="auto"/>
          </w:divBdr>
        </w:div>
        <w:div w:id="1958289693">
          <w:marLeft w:val="0"/>
          <w:marRight w:val="0"/>
          <w:marTop w:val="0"/>
          <w:marBottom w:val="0"/>
          <w:divBdr>
            <w:top w:val="none" w:sz="0" w:space="0" w:color="auto"/>
            <w:left w:val="none" w:sz="0" w:space="0" w:color="auto"/>
            <w:bottom w:val="none" w:sz="0" w:space="0" w:color="auto"/>
            <w:right w:val="none" w:sz="0" w:space="0" w:color="auto"/>
          </w:divBdr>
        </w:div>
        <w:div w:id="2137331176">
          <w:marLeft w:val="0"/>
          <w:marRight w:val="0"/>
          <w:marTop w:val="0"/>
          <w:marBottom w:val="0"/>
          <w:divBdr>
            <w:top w:val="none" w:sz="0" w:space="0" w:color="auto"/>
            <w:left w:val="none" w:sz="0" w:space="0" w:color="auto"/>
            <w:bottom w:val="none" w:sz="0" w:space="0" w:color="auto"/>
            <w:right w:val="none" w:sz="0" w:space="0" w:color="auto"/>
          </w:divBdr>
        </w:div>
        <w:div w:id="2137871786">
          <w:marLeft w:val="0"/>
          <w:marRight w:val="0"/>
          <w:marTop w:val="0"/>
          <w:marBottom w:val="0"/>
          <w:divBdr>
            <w:top w:val="none" w:sz="0" w:space="0" w:color="auto"/>
            <w:left w:val="none" w:sz="0" w:space="0" w:color="auto"/>
            <w:bottom w:val="none" w:sz="0" w:space="0" w:color="auto"/>
            <w:right w:val="none" w:sz="0" w:space="0" w:color="auto"/>
          </w:divBdr>
          <w:divsChild>
            <w:div w:id="12265088">
              <w:marLeft w:val="0"/>
              <w:marRight w:val="0"/>
              <w:marTop w:val="0"/>
              <w:marBottom w:val="0"/>
              <w:divBdr>
                <w:top w:val="none" w:sz="0" w:space="0" w:color="auto"/>
                <w:left w:val="none" w:sz="0" w:space="0" w:color="auto"/>
                <w:bottom w:val="none" w:sz="0" w:space="0" w:color="auto"/>
                <w:right w:val="none" w:sz="0" w:space="0" w:color="auto"/>
              </w:divBdr>
            </w:div>
            <w:div w:id="216479948">
              <w:marLeft w:val="0"/>
              <w:marRight w:val="0"/>
              <w:marTop w:val="0"/>
              <w:marBottom w:val="0"/>
              <w:divBdr>
                <w:top w:val="none" w:sz="0" w:space="0" w:color="auto"/>
                <w:left w:val="none" w:sz="0" w:space="0" w:color="auto"/>
                <w:bottom w:val="none" w:sz="0" w:space="0" w:color="auto"/>
                <w:right w:val="none" w:sz="0" w:space="0" w:color="auto"/>
              </w:divBdr>
            </w:div>
            <w:div w:id="253713849">
              <w:marLeft w:val="0"/>
              <w:marRight w:val="0"/>
              <w:marTop w:val="0"/>
              <w:marBottom w:val="0"/>
              <w:divBdr>
                <w:top w:val="none" w:sz="0" w:space="0" w:color="auto"/>
                <w:left w:val="none" w:sz="0" w:space="0" w:color="auto"/>
                <w:bottom w:val="none" w:sz="0" w:space="0" w:color="auto"/>
                <w:right w:val="none" w:sz="0" w:space="0" w:color="auto"/>
              </w:divBdr>
            </w:div>
            <w:div w:id="394820624">
              <w:marLeft w:val="0"/>
              <w:marRight w:val="0"/>
              <w:marTop w:val="0"/>
              <w:marBottom w:val="0"/>
              <w:divBdr>
                <w:top w:val="none" w:sz="0" w:space="0" w:color="auto"/>
                <w:left w:val="none" w:sz="0" w:space="0" w:color="auto"/>
                <w:bottom w:val="none" w:sz="0" w:space="0" w:color="auto"/>
                <w:right w:val="none" w:sz="0" w:space="0" w:color="auto"/>
              </w:divBdr>
            </w:div>
            <w:div w:id="751125608">
              <w:marLeft w:val="0"/>
              <w:marRight w:val="0"/>
              <w:marTop w:val="0"/>
              <w:marBottom w:val="0"/>
              <w:divBdr>
                <w:top w:val="none" w:sz="0" w:space="0" w:color="auto"/>
                <w:left w:val="none" w:sz="0" w:space="0" w:color="auto"/>
                <w:bottom w:val="none" w:sz="0" w:space="0" w:color="auto"/>
                <w:right w:val="none" w:sz="0" w:space="0" w:color="auto"/>
              </w:divBdr>
            </w:div>
            <w:div w:id="875043223">
              <w:marLeft w:val="0"/>
              <w:marRight w:val="0"/>
              <w:marTop w:val="0"/>
              <w:marBottom w:val="0"/>
              <w:divBdr>
                <w:top w:val="none" w:sz="0" w:space="0" w:color="auto"/>
                <w:left w:val="none" w:sz="0" w:space="0" w:color="auto"/>
                <w:bottom w:val="none" w:sz="0" w:space="0" w:color="auto"/>
                <w:right w:val="none" w:sz="0" w:space="0" w:color="auto"/>
              </w:divBdr>
            </w:div>
            <w:div w:id="1079786242">
              <w:marLeft w:val="0"/>
              <w:marRight w:val="0"/>
              <w:marTop w:val="0"/>
              <w:marBottom w:val="0"/>
              <w:divBdr>
                <w:top w:val="none" w:sz="0" w:space="0" w:color="auto"/>
                <w:left w:val="none" w:sz="0" w:space="0" w:color="auto"/>
                <w:bottom w:val="none" w:sz="0" w:space="0" w:color="auto"/>
                <w:right w:val="none" w:sz="0" w:space="0" w:color="auto"/>
              </w:divBdr>
            </w:div>
            <w:div w:id="1269773237">
              <w:marLeft w:val="0"/>
              <w:marRight w:val="0"/>
              <w:marTop w:val="0"/>
              <w:marBottom w:val="0"/>
              <w:divBdr>
                <w:top w:val="none" w:sz="0" w:space="0" w:color="auto"/>
                <w:left w:val="none" w:sz="0" w:space="0" w:color="auto"/>
                <w:bottom w:val="none" w:sz="0" w:space="0" w:color="auto"/>
                <w:right w:val="none" w:sz="0" w:space="0" w:color="auto"/>
              </w:divBdr>
            </w:div>
            <w:div w:id="1281373647">
              <w:marLeft w:val="0"/>
              <w:marRight w:val="0"/>
              <w:marTop w:val="0"/>
              <w:marBottom w:val="0"/>
              <w:divBdr>
                <w:top w:val="none" w:sz="0" w:space="0" w:color="auto"/>
                <w:left w:val="none" w:sz="0" w:space="0" w:color="auto"/>
                <w:bottom w:val="none" w:sz="0" w:space="0" w:color="auto"/>
                <w:right w:val="none" w:sz="0" w:space="0" w:color="auto"/>
              </w:divBdr>
            </w:div>
            <w:div w:id="1287159111">
              <w:marLeft w:val="0"/>
              <w:marRight w:val="0"/>
              <w:marTop w:val="0"/>
              <w:marBottom w:val="0"/>
              <w:divBdr>
                <w:top w:val="none" w:sz="0" w:space="0" w:color="auto"/>
                <w:left w:val="none" w:sz="0" w:space="0" w:color="auto"/>
                <w:bottom w:val="none" w:sz="0" w:space="0" w:color="auto"/>
                <w:right w:val="none" w:sz="0" w:space="0" w:color="auto"/>
              </w:divBdr>
            </w:div>
            <w:div w:id="1313221372">
              <w:marLeft w:val="0"/>
              <w:marRight w:val="0"/>
              <w:marTop w:val="0"/>
              <w:marBottom w:val="0"/>
              <w:divBdr>
                <w:top w:val="none" w:sz="0" w:space="0" w:color="auto"/>
                <w:left w:val="none" w:sz="0" w:space="0" w:color="auto"/>
                <w:bottom w:val="none" w:sz="0" w:space="0" w:color="auto"/>
                <w:right w:val="none" w:sz="0" w:space="0" w:color="auto"/>
              </w:divBdr>
            </w:div>
            <w:div w:id="1468740899">
              <w:marLeft w:val="0"/>
              <w:marRight w:val="0"/>
              <w:marTop w:val="0"/>
              <w:marBottom w:val="0"/>
              <w:divBdr>
                <w:top w:val="none" w:sz="0" w:space="0" w:color="auto"/>
                <w:left w:val="none" w:sz="0" w:space="0" w:color="auto"/>
                <w:bottom w:val="none" w:sz="0" w:space="0" w:color="auto"/>
                <w:right w:val="none" w:sz="0" w:space="0" w:color="auto"/>
              </w:divBdr>
            </w:div>
            <w:div w:id="1615943686">
              <w:marLeft w:val="0"/>
              <w:marRight w:val="0"/>
              <w:marTop w:val="0"/>
              <w:marBottom w:val="0"/>
              <w:divBdr>
                <w:top w:val="none" w:sz="0" w:space="0" w:color="auto"/>
                <w:left w:val="none" w:sz="0" w:space="0" w:color="auto"/>
                <w:bottom w:val="none" w:sz="0" w:space="0" w:color="auto"/>
                <w:right w:val="none" w:sz="0" w:space="0" w:color="auto"/>
              </w:divBdr>
            </w:div>
            <w:div w:id="190664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5647">
      <w:bodyDiv w:val="1"/>
      <w:marLeft w:val="0"/>
      <w:marRight w:val="0"/>
      <w:marTop w:val="0"/>
      <w:marBottom w:val="0"/>
      <w:divBdr>
        <w:top w:val="none" w:sz="0" w:space="0" w:color="auto"/>
        <w:left w:val="none" w:sz="0" w:space="0" w:color="auto"/>
        <w:bottom w:val="none" w:sz="0" w:space="0" w:color="auto"/>
        <w:right w:val="none" w:sz="0" w:space="0" w:color="auto"/>
      </w:divBdr>
      <w:divsChild>
        <w:div w:id="611136902">
          <w:marLeft w:val="0"/>
          <w:marRight w:val="0"/>
          <w:marTop w:val="0"/>
          <w:marBottom w:val="0"/>
          <w:divBdr>
            <w:top w:val="none" w:sz="0" w:space="0" w:color="auto"/>
            <w:left w:val="none" w:sz="0" w:space="0" w:color="auto"/>
            <w:bottom w:val="none" w:sz="0" w:space="0" w:color="auto"/>
            <w:right w:val="none" w:sz="0" w:space="0" w:color="auto"/>
          </w:divBdr>
        </w:div>
        <w:div w:id="2106220444">
          <w:marLeft w:val="0"/>
          <w:marRight w:val="0"/>
          <w:marTop w:val="0"/>
          <w:marBottom w:val="0"/>
          <w:divBdr>
            <w:top w:val="none" w:sz="0" w:space="0" w:color="auto"/>
            <w:left w:val="none" w:sz="0" w:space="0" w:color="auto"/>
            <w:bottom w:val="none" w:sz="0" w:space="0" w:color="auto"/>
            <w:right w:val="none" w:sz="0" w:space="0" w:color="auto"/>
          </w:divBdr>
          <w:divsChild>
            <w:div w:id="1478768293">
              <w:marLeft w:val="0"/>
              <w:marRight w:val="0"/>
              <w:marTop w:val="30"/>
              <w:marBottom w:val="30"/>
              <w:divBdr>
                <w:top w:val="none" w:sz="0" w:space="0" w:color="auto"/>
                <w:left w:val="none" w:sz="0" w:space="0" w:color="auto"/>
                <w:bottom w:val="none" w:sz="0" w:space="0" w:color="auto"/>
                <w:right w:val="none" w:sz="0" w:space="0" w:color="auto"/>
              </w:divBdr>
              <w:divsChild>
                <w:div w:id="7761851">
                  <w:marLeft w:val="0"/>
                  <w:marRight w:val="0"/>
                  <w:marTop w:val="0"/>
                  <w:marBottom w:val="0"/>
                  <w:divBdr>
                    <w:top w:val="none" w:sz="0" w:space="0" w:color="auto"/>
                    <w:left w:val="none" w:sz="0" w:space="0" w:color="auto"/>
                    <w:bottom w:val="none" w:sz="0" w:space="0" w:color="auto"/>
                    <w:right w:val="none" w:sz="0" w:space="0" w:color="auto"/>
                  </w:divBdr>
                  <w:divsChild>
                    <w:div w:id="1226721141">
                      <w:marLeft w:val="0"/>
                      <w:marRight w:val="0"/>
                      <w:marTop w:val="0"/>
                      <w:marBottom w:val="0"/>
                      <w:divBdr>
                        <w:top w:val="none" w:sz="0" w:space="0" w:color="auto"/>
                        <w:left w:val="none" w:sz="0" w:space="0" w:color="auto"/>
                        <w:bottom w:val="none" w:sz="0" w:space="0" w:color="auto"/>
                        <w:right w:val="none" w:sz="0" w:space="0" w:color="auto"/>
                      </w:divBdr>
                    </w:div>
                  </w:divsChild>
                </w:div>
                <w:div w:id="63071911">
                  <w:marLeft w:val="0"/>
                  <w:marRight w:val="0"/>
                  <w:marTop w:val="0"/>
                  <w:marBottom w:val="0"/>
                  <w:divBdr>
                    <w:top w:val="none" w:sz="0" w:space="0" w:color="auto"/>
                    <w:left w:val="none" w:sz="0" w:space="0" w:color="auto"/>
                    <w:bottom w:val="none" w:sz="0" w:space="0" w:color="auto"/>
                    <w:right w:val="none" w:sz="0" w:space="0" w:color="auto"/>
                  </w:divBdr>
                  <w:divsChild>
                    <w:div w:id="1617520751">
                      <w:marLeft w:val="0"/>
                      <w:marRight w:val="0"/>
                      <w:marTop w:val="0"/>
                      <w:marBottom w:val="0"/>
                      <w:divBdr>
                        <w:top w:val="none" w:sz="0" w:space="0" w:color="auto"/>
                        <w:left w:val="none" w:sz="0" w:space="0" w:color="auto"/>
                        <w:bottom w:val="none" w:sz="0" w:space="0" w:color="auto"/>
                        <w:right w:val="none" w:sz="0" w:space="0" w:color="auto"/>
                      </w:divBdr>
                    </w:div>
                  </w:divsChild>
                </w:div>
                <w:div w:id="180357567">
                  <w:marLeft w:val="0"/>
                  <w:marRight w:val="0"/>
                  <w:marTop w:val="0"/>
                  <w:marBottom w:val="0"/>
                  <w:divBdr>
                    <w:top w:val="none" w:sz="0" w:space="0" w:color="auto"/>
                    <w:left w:val="none" w:sz="0" w:space="0" w:color="auto"/>
                    <w:bottom w:val="none" w:sz="0" w:space="0" w:color="auto"/>
                    <w:right w:val="none" w:sz="0" w:space="0" w:color="auto"/>
                  </w:divBdr>
                  <w:divsChild>
                    <w:div w:id="1424645137">
                      <w:marLeft w:val="0"/>
                      <w:marRight w:val="0"/>
                      <w:marTop w:val="0"/>
                      <w:marBottom w:val="0"/>
                      <w:divBdr>
                        <w:top w:val="none" w:sz="0" w:space="0" w:color="auto"/>
                        <w:left w:val="none" w:sz="0" w:space="0" w:color="auto"/>
                        <w:bottom w:val="none" w:sz="0" w:space="0" w:color="auto"/>
                        <w:right w:val="none" w:sz="0" w:space="0" w:color="auto"/>
                      </w:divBdr>
                    </w:div>
                  </w:divsChild>
                </w:div>
                <w:div w:id="325983837">
                  <w:marLeft w:val="0"/>
                  <w:marRight w:val="0"/>
                  <w:marTop w:val="0"/>
                  <w:marBottom w:val="0"/>
                  <w:divBdr>
                    <w:top w:val="none" w:sz="0" w:space="0" w:color="auto"/>
                    <w:left w:val="none" w:sz="0" w:space="0" w:color="auto"/>
                    <w:bottom w:val="none" w:sz="0" w:space="0" w:color="auto"/>
                    <w:right w:val="none" w:sz="0" w:space="0" w:color="auto"/>
                  </w:divBdr>
                  <w:divsChild>
                    <w:div w:id="2120637327">
                      <w:marLeft w:val="0"/>
                      <w:marRight w:val="0"/>
                      <w:marTop w:val="0"/>
                      <w:marBottom w:val="0"/>
                      <w:divBdr>
                        <w:top w:val="none" w:sz="0" w:space="0" w:color="auto"/>
                        <w:left w:val="none" w:sz="0" w:space="0" w:color="auto"/>
                        <w:bottom w:val="none" w:sz="0" w:space="0" w:color="auto"/>
                        <w:right w:val="none" w:sz="0" w:space="0" w:color="auto"/>
                      </w:divBdr>
                    </w:div>
                  </w:divsChild>
                </w:div>
                <w:div w:id="443378879">
                  <w:marLeft w:val="0"/>
                  <w:marRight w:val="0"/>
                  <w:marTop w:val="0"/>
                  <w:marBottom w:val="0"/>
                  <w:divBdr>
                    <w:top w:val="none" w:sz="0" w:space="0" w:color="auto"/>
                    <w:left w:val="none" w:sz="0" w:space="0" w:color="auto"/>
                    <w:bottom w:val="none" w:sz="0" w:space="0" w:color="auto"/>
                    <w:right w:val="none" w:sz="0" w:space="0" w:color="auto"/>
                  </w:divBdr>
                  <w:divsChild>
                    <w:div w:id="890387634">
                      <w:marLeft w:val="0"/>
                      <w:marRight w:val="0"/>
                      <w:marTop w:val="0"/>
                      <w:marBottom w:val="0"/>
                      <w:divBdr>
                        <w:top w:val="none" w:sz="0" w:space="0" w:color="auto"/>
                        <w:left w:val="none" w:sz="0" w:space="0" w:color="auto"/>
                        <w:bottom w:val="none" w:sz="0" w:space="0" w:color="auto"/>
                        <w:right w:val="none" w:sz="0" w:space="0" w:color="auto"/>
                      </w:divBdr>
                    </w:div>
                  </w:divsChild>
                </w:div>
                <w:div w:id="560799175">
                  <w:marLeft w:val="0"/>
                  <w:marRight w:val="0"/>
                  <w:marTop w:val="0"/>
                  <w:marBottom w:val="0"/>
                  <w:divBdr>
                    <w:top w:val="none" w:sz="0" w:space="0" w:color="auto"/>
                    <w:left w:val="none" w:sz="0" w:space="0" w:color="auto"/>
                    <w:bottom w:val="none" w:sz="0" w:space="0" w:color="auto"/>
                    <w:right w:val="none" w:sz="0" w:space="0" w:color="auto"/>
                  </w:divBdr>
                  <w:divsChild>
                    <w:div w:id="1871068318">
                      <w:marLeft w:val="0"/>
                      <w:marRight w:val="0"/>
                      <w:marTop w:val="0"/>
                      <w:marBottom w:val="0"/>
                      <w:divBdr>
                        <w:top w:val="none" w:sz="0" w:space="0" w:color="auto"/>
                        <w:left w:val="none" w:sz="0" w:space="0" w:color="auto"/>
                        <w:bottom w:val="none" w:sz="0" w:space="0" w:color="auto"/>
                        <w:right w:val="none" w:sz="0" w:space="0" w:color="auto"/>
                      </w:divBdr>
                    </w:div>
                  </w:divsChild>
                </w:div>
                <w:div w:id="615449451">
                  <w:marLeft w:val="0"/>
                  <w:marRight w:val="0"/>
                  <w:marTop w:val="0"/>
                  <w:marBottom w:val="0"/>
                  <w:divBdr>
                    <w:top w:val="none" w:sz="0" w:space="0" w:color="auto"/>
                    <w:left w:val="none" w:sz="0" w:space="0" w:color="auto"/>
                    <w:bottom w:val="none" w:sz="0" w:space="0" w:color="auto"/>
                    <w:right w:val="none" w:sz="0" w:space="0" w:color="auto"/>
                  </w:divBdr>
                  <w:divsChild>
                    <w:div w:id="460195328">
                      <w:marLeft w:val="0"/>
                      <w:marRight w:val="0"/>
                      <w:marTop w:val="0"/>
                      <w:marBottom w:val="0"/>
                      <w:divBdr>
                        <w:top w:val="none" w:sz="0" w:space="0" w:color="auto"/>
                        <w:left w:val="none" w:sz="0" w:space="0" w:color="auto"/>
                        <w:bottom w:val="none" w:sz="0" w:space="0" w:color="auto"/>
                        <w:right w:val="none" w:sz="0" w:space="0" w:color="auto"/>
                      </w:divBdr>
                    </w:div>
                  </w:divsChild>
                </w:div>
                <w:div w:id="953554862">
                  <w:marLeft w:val="0"/>
                  <w:marRight w:val="0"/>
                  <w:marTop w:val="0"/>
                  <w:marBottom w:val="0"/>
                  <w:divBdr>
                    <w:top w:val="none" w:sz="0" w:space="0" w:color="auto"/>
                    <w:left w:val="none" w:sz="0" w:space="0" w:color="auto"/>
                    <w:bottom w:val="none" w:sz="0" w:space="0" w:color="auto"/>
                    <w:right w:val="none" w:sz="0" w:space="0" w:color="auto"/>
                  </w:divBdr>
                  <w:divsChild>
                    <w:div w:id="1533567788">
                      <w:marLeft w:val="0"/>
                      <w:marRight w:val="0"/>
                      <w:marTop w:val="0"/>
                      <w:marBottom w:val="0"/>
                      <w:divBdr>
                        <w:top w:val="none" w:sz="0" w:space="0" w:color="auto"/>
                        <w:left w:val="none" w:sz="0" w:space="0" w:color="auto"/>
                        <w:bottom w:val="none" w:sz="0" w:space="0" w:color="auto"/>
                        <w:right w:val="none" w:sz="0" w:space="0" w:color="auto"/>
                      </w:divBdr>
                    </w:div>
                  </w:divsChild>
                </w:div>
                <w:div w:id="1103918366">
                  <w:marLeft w:val="0"/>
                  <w:marRight w:val="0"/>
                  <w:marTop w:val="0"/>
                  <w:marBottom w:val="0"/>
                  <w:divBdr>
                    <w:top w:val="none" w:sz="0" w:space="0" w:color="auto"/>
                    <w:left w:val="none" w:sz="0" w:space="0" w:color="auto"/>
                    <w:bottom w:val="none" w:sz="0" w:space="0" w:color="auto"/>
                    <w:right w:val="none" w:sz="0" w:space="0" w:color="auto"/>
                  </w:divBdr>
                  <w:divsChild>
                    <w:div w:id="168105513">
                      <w:marLeft w:val="0"/>
                      <w:marRight w:val="0"/>
                      <w:marTop w:val="0"/>
                      <w:marBottom w:val="0"/>
                      <w:divBdr>
                        <w:top w:val="none" w:sz="0" w:space="0" w:color="auto"/>
                        <w:left w:val="none" w:sz="0" w:space="0" w:color="auto"/>
                        <w:bottom w:val="none" w:sz="0" w:space="0" w:color="auto"/>
                        <w:right w:val="none" w:sz="0" w:space="0" w:color="auto"/>
                      </w:divBdr>
                    </w:div>
                  </w:divsChild>
                </w:div>
                <w:div w:id="1129322766">
                  <w:marLeft w:val="0"/>
                  <w:marRight w:val="0"/>
                  <w:marTop w:val="0"/>
                  <w:marBottom w:val="0"/>
                  <w:divBdr>
                    <w:top w:val="none" w:sz="0" w:space="0" w:color="auto"/>
                    <w:left w:val="none" w:sz="0" w:space="0" w:color="auto"/>
                    <w:bottom w:val="none" w:sz="0" w:space="0" w:color="auto"/>
                    <w:right w:val="none" w:sz="0" w:space="0" w:color="auto"/>
                  </w:divBdr>
                  <w:divsChild>
                    <w:div w:id="6955215">
                      <w:marLeft w:val="0"/>
                      <w:marRight w:val="0"/>
                      <w:marTop w:val="0"/>
                      <w:marBottom w:val="0"/>
                      <w:divBdr>
                        <w:top w:val="none" w:sz="0" w:space="0" w:color="auto"/>
                        <w:left w:val="none" w:sz="0" w:space="0" w:color="auto"/>
                        <w:bottom w:val="none" w:sz="0" w:space="0" w:color="auto"/>
                        <w:right w:val="none" w:sz="0" w:space="0" w:color="auto"/>
                      </w:divBdr>
                    </w:div>
                  </w:divsChild>
                </w:div>
                <w:div w:id="1258056375">
                  <w:marLeft w:val="0"/>
                  <w:marRight w:val="0"/>
                  <w:marTop w:val="0"/>
                  <w:marBottom w:val="0"/>
                  <w:divBdr>
                    <w:top w:val="none" w:sz="0" w:space="0" w:color="auto"/>
                    <w:left w:val="none" w:sz="0" w:space="0" w:color="auto"/>
                    <w:bottom w:val="none" w:sz="0" w:space="0" w:color="auto"/>
                    <w:right w:val="none" w:sz="0" w:space="0" w:color="auto"/>
                  </w:divBdr>
                  <w:divsChild>
                    <w:div w:id="473571465">
                      <w:marLeft w:val="0"/>
                      <w:marRight w:val="0"/>
                      <w:marTop w:val="0"/>
                      <w:marBottom w:val="0"/>
                      <w:divBdr>
                        <w:top w:val="none" w:sz="0" w:space="0" w:color="auto"/>
                        <w:left w:val="none" w:sz="0" w:space="0" w:color="auto"/>
                        <w:bottom w:val="none" w:sz="0" w:space="0" w:color="auto"/>
                        <w:right w:val="none" w:sz="0" w:space="0" w:color="auto"/>
                      </w:divBdr>
                    </w:div>
                  </w:divsChild>
                </w:div>
                <w:div w:id="1401514124">
                  <w:marLeft w:val="0"/>
                  <w:marRight w:val="0"/>
                  <w:marTop w:val="0"/>
                  <w:marBottom w:val="0"/>
                  <w:divBdr>
                    <w:top w:val="none" w:sz="0" w:space="0" w:color="auto"/>
                    <w:left w:val="none" w:sz="0" w:space="0" w:color="auto"/>
                    <w:bottom w:val="none" w:sz="0" w:space="0" w:color="auto"/>
                    <w:right w:val="none" w:sz="0" w:space="0" w:color="auto"/>
                  </w:divBdr>
                  <w:divsChild>
                    <w:div w:id="2062094666">
                      <w:marLeft w:val="0"/>
                      <w:marRight w:val="0"/>
                      <w:marTop w:val="0"/>
                      <w:marBottom w:val="0"/>
                      <w:divBdr>
                        <w:top w:val="none" w:sz="0" w:space="0" w:color="auto"/>
                        <w:left w:val="none" w:sz="0" w:space="0" w:color="auto"/>
                        <w:bottom w:val="none" w:sz="0" w:space="0" w:color="auto"/>
                        <w:right w:val="none" w:sz="0" w:space="0" w:color="auto"/>
                      </w:divBdr>
                    </w:div>
                  </w:divsChild>
                </w:div>
                <w:div w:id="1410926525">
                  <w:marLeft w:val="0"/>
                  <w:marRight w:val="0"/>
                  <w:marTop w:val="0"/>
                  <w:marBottom w:val="0"/>
                  <w:divBdr>
                    <w:top w:val="none" w:sz="0" w:space="0" w:color="auto"/>
                    <w:left w:val="none" w:sz="0" w:space="0" w:color="auto"/>
                    <w:bottom w:val="none" w:sz="0" w:space="0" w:color="auto"/>
                    <w:right w:val="none" w:sz="0" w:space="0" w:color="auto"/>
                  </w:divBdr>
                  <w:divsChild>
                    <w:div w:id="435255613">
                      <w:marLeft w:val="0"/>
                      <w:marRight w:val="0"/>
                      <w:marTop w:val="0"/>
                      <w:marBottom w:val="0"/>
                      <w:divBdr>
                        <w:top w:val="none" w:sz="0" w:space="0" w:color="auto"/>
                        <w:left w:val="none" w:sz="0" w:space="0" w:color="auto"/>
                        <w:bottom w:val="none" w:sz="0" w:space="0" w:color="auto"/>
                        <w:right w:val="none" w:sz="0" w:space="0" w:color="auto"/>
                      </w:divBdr>
                    </w:div>
                  </w:divsChild>
                </w:div>
                <w:div w:id="1438675583">
                  <w:marLeft w:val="0"/>
                  <w:marRight w:val="0"/>
                  <w:marTop w:val="0"/>
                  <w:marBottom w:val="0"/>
                  <w:divBdr>
                    <w:top w:val="none" w:sz="0" w:space="0" w:color="auto"/>
                    <w:left w:val="none" w:sz="0" w:space="0" w:color="auto"/>
                    <w:bottom w:val="none" w:sz="0" w:space="0" w:color="auto"/>
                    <w:right w:val="none" w:sz="0" w:space="0" w:color="auto"/>
                  </w:divBdr>
                  <w:divsChild>
                    <w:div w:id="1921719127">
                      <w:marLeft w:val="0"/>
                      <w:marRight w:val="0"/>
                      <w:marTop w:val="0"/>
                      <w:marBottom w:val="0"/>
                      <w:divBdr>
                        <w:top w:val="none" w:sz="0" w:space="0" w:color="auto"/>
                        <w:left w:val="none" w:sz="0" w:space="0" w:color="auto"/>
                        <w:bottom w:val="none" w:sz="0" w:space="0" w:color="auto"/>
                        <w:right w:val="none" w:sz="0" w:space="0" w:color="auto"/>
                      </w:divBdr>
                    </w:div>
                  </w:divsChild>
                </w:div>
                <w:div w:id="1721515524">
                  <w:marLeft w:val="0"/>
                  <w:marRight w:val="0"/>
                  <w:marTop w:val="0"/>
                  <w:marBottom w:val="0"/>
                  <w:divBdr>
                    <w:top w:val="none" w:sz="0" w:space="0" w:color="auto"/>
                    <w:left w:val="none" w:sz="0" w:space="0" w:color="auto"/>
                    <w:bottom w:val="none" w:sz="0" w:space="0" w:color="auto"/>
                    <w:right w:val="none" w:sz="0" w:space="0" w:color="auto"/>
                  </w:divBdr>
                  <w:divsChild>
                    <w:div w:id="1947499454">
                      <w:marLeft w:val="0"/>
                      <w:marRight w:val="0"/>
                      <w:marTop w:val="0"/>
                      <w:marBottom w:val="0"/>
                      <w:divBdr>
                        <w:top w:val="none" w:sz="0" w:space="0" w:color="auto"/>
                        <w:left w:val="none" w:sz="0" w:space="0" w:color="auto"/>
                        <w:bottom w:val="none" w:sz="0" w:space="0" w:color="auto"/>
                        <w:right w:val="none" w:sz="0" w:space="0" w:color="auto"/>
                      </w:divBdr>
                    </w:div>
                  </w:divsChild>
                </w:div>
                <w:div w:id="1780373849">
                  <w:marLeft w:val="0"/>
                  <w:marRight w:val="0"/>
                  <w:marTop w:val="0"/>
                  <w:marBottom w:val="0"/>
                  <w:divBdr>
                    <w:top w:val="none" w:sz="0" w:space="0" w:color="auto"/>
                    <w:left w:val="none" w:sz="0" w:space="0" w:color="auto"/>
                    <w:bottom w:val="none" w:sz="0" w:space="0" w:color="auto"/>
                    <w:right w:val="none" w:sz="0" w:space="0" w:color="auto"/>
                  </w:divBdr>
                  <w:divsChild>
                    <w:div w:id="456876191">
                      <w:marLeft w:val="0"/>
                      <w:marRight w:val="0"/>
                      <w:marTop w:val="0"/>
                      <w:marBottom w:val="0"/>
                      <w:divBdr>
                        <w:top w:val="none" w:sz="0" w:space="0" w:color="auto"/>
                        <w:left w:val="none" w:sz="0" w:space="0" w:color="auto"/>
                        <w:bottom w:val="none" w:sz="0" w:space="0" w:color="auto"/>
                        <w:right w:val="none" w:sz="0" w:space="0" w:color="auto"/>
                      </w:divBdr>
                    </w:div>
                  </w:divsChild>
                </w:div>
                <w:div w:id="1784152388">
                  <w:marLeft w:val="0"/>
                  <w:marRight w:val="0"/>
                  <w:marTop w:val="0"/>
                  <w:marBottom w:val="0"/>
                  <w:divBdr>
                    <w:top w:val="none" w:sz="0" w:space="0" w:color="auto"/>
                    <w:left w:val="none" w:sz="0" w:space="0" w:color="auto"/>
                    <w:bottom w:val="none" w:sz="0" w:space="0" w:color="auto"/>
                    <w:right w:val="none" w:sz="0" w:space="0" w:color="auto"/>
                  </w:divBdr>
                  <w:divsChild>
                    <w:div w:id="722142998">
                      <w:marLeft w:val="0"/>
                      <w:marRight w:val="0"/>
                      <w:marTop w:val="0"/>
                      <w:marBottom w:val="0"/>
                      <w:divBdr>
                        <w:top w:val="none" w:sz="0" w:space="0" w:color="auto"/>
                        <w:left w:val="none" w:sz="0" w:space="0" w:color="auto"/>
                        <w:bottom w:val="none" w:sz="0" w:space="0" w:color="auto"/>
                        <w:right w:val="none" w:sz="0" w:space="0" w:color="auto"/>
                      </w:divBdr>
                    </w:div>
                  </w:divsChild>
                </w:div>
                <w:div w:id="2045323204">
                  <w:marLeft w:val="0"/>
                  <w:marRight w:val="0"/>
                  <w:marTop w:val="0"/>
                  <w:marBottom w:val="0"/>
                  <w:divBdr>
                    <w:top w:val="none" w:sz="0" w:space="0" w:color="auto"/>
                    <w:left w:val="none" w:sz="0" w:space="0" w:color="auto"/>
                    <w:bottom w:val="none" w:sz="0" w:space="0" w:color="auto"/>
                    <w:right w:val="none" w:sz="0" w:space="0" w:color="auto"/>
                  </w:divBdr>
                  <w:divsChild>
                    <w:div w:id="5705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90757">
      <w:bodyDiv w:val="1"/>
      <w:marLeft w:val="0"/>
      <w:marRight w:val="0"/>
      <w:marTop w:val="0"/>
      <w:marBottom w:val="0"/>
      <w:divBdr>
        <w:top w:val="none" w:sz="0" w:space="0" w:color="auto"/>
        <w:left w:val="none" w:sz="0" w:space="0" w:color="auto"/>
        <w:bottom w:val="none" w:sz="0" w:space="0" w:color="auto"/>
        <w:right w:val="none" w:sz="0" w:space="0" w:color="auto"/>
      </w:divBdr>
      <w:divsChild>
        <w:div w:id="18625670">
          <w:marLeft w:val="0"/>
          <w:marRight w:val="0"/>
          <w:marTop w:val="0"/>
          <w:marBottom w:val="0"/>
          <w:divBdr>
            <w:top w:val="none" w:sz="0" w:space="0" w:color="auto"/>
            <w:left w:val="none" w:sz="0" w:space="0" w:color="auto"/>
            <w:bottom w:val="none" w:sz="0" w:space="0" w:color="auto"/>
            <w:right w:val="none" w:sz="0" w:space="0" w:color="auto"/>
          </w:divBdr>
        </w:div>
        <w:div w:id="810946935">
          <w:marLeft w:val="0"/>
          <w:marRight w:val="0"/>
          <w:marTop w:val="0"/>
          <w:marBottom w:val="0"/>
          <w:divBdr>
            <w:top w:val="none" w:sz="0" w:space="0" w:color="auto"/>
            <w:left w:val="none" w:sz="0" w:space="0" w:color="auto"/>
            <w:bottom w:val="none" w:sz="0" w:space="0" w:color="auto"/>
            <w:right w:val="none" w:sz="0" w:space="0" w:color="auto"/>
          </w:divBdr>
        </w:div>
      </w:divsChild>
    </w:div>
    <w:div w:id="275603252">
      <w:bodyDiv w:val="1"/>
      <w:marLeft w:val="0"/>
      <w:marRight w:val="0"/>
      <w:marTop w:val="0"/>
      <w:marBottom w:val="0"/>
      <w:divBdr>
        <w:top w:val="none" w:sz="0" w:space="0" w:color="auto"/>
        <w:left w:val="none" w:sz="0" w:space="0" w:color="auto"/>
        <w:bottom w:val="none" w:sz="0" w:space="0" w:color="auto"/>
        <w:right w:val="none" w:sz="0" w:space="0" w:color="auto"/>
      </w:divBdr>
      <w:divsChild>
        <w:div w:id="148833494">
          <w:marLeft w:val="0"/>
          <w:marRight w:val="0"/>
          <w:marTop w:val="0"/>
          <w:marBottom w:val="0"/>
          <w:divBdr>
            <w:top w:val="none" w:sz="0" w:space="0" w:color="auto"/>
            <w:left w:val="none" w:sz="0" w:space="0" w:color="auto"/>
            <w:bottom w:val="none" w:sz="0" w:space="0" w:color="auto"/>
            <w:right w:val="none" w:sz="0" w:space="0" w:color="auto"/>
          </w:divBdr>
        </w:div>
        <w:div w:id="253589041">
          <w:marLeft w:val="0"/>
          <w:marRight w:val="0"/>
          <w:marTop w:val="0"/>
          <w:marBottom w:val="0"/>
          <w:divBdr>
            <w:top w:val="none" w:sz="0" w:space="0" w:color="auto"/>
            <w:left w:val="none" w:sz="0" w:space="0" w:color="auto"/>
            <w:bottom w:val="none" w:sz="0" w:space="0" w:color="auto"/>
            <w:right w:val="none" w:sz="0" w:space="0" w:color="auto"/>
          </w:divBdr>
        </w:div>
        <w:div w:id="513226511">
          <w:marLeft w:val="0"/>
          <w:marRight w:val="0"/>
          <w:marTop w:val="0"/>
          <w:marBottom w:val="0"/>
          <w:divBdr>
            <w:top w:val="none" w:sz="0" w:space="0" w:color="auto"/>
            <w:left w:val="none" w:sz="0" w:space="0" w:color="auto"/>
            <w:bottom w:val="none" w:sz="0" w:space="0" w:color="auto"/>
            <w:right w:val="none" w:sz="0" w:space="0" w:color="auto"/>
          </w:divBdr>
        </w:div>
        <w:div w:id="1252933293">
          <w:marLeft w:val="0"/>
          <w:marRight w:val="0"/>
          <w:marTop w:val="0"/>
          <w:marBottom w:val="0"/>
          <w:divBdr>
            <w:top w:val="none" w:sz="0" w:space="0" w:color="auto"/>
            <w:left w:val="none" w:sz="0" w:space="0" w:color="auto"/>
            <w:bottom w:val="none" w:sz="0" w:space="0" w:color="auto"/>
            <w:right w:val="none" w:sz="0" w:space="0" w:color="auto"/>
          </w:divBdr>
        </w:div>
        <w:div w:id="1598520038">
          <w:marLeft w:val="0"/>
          <w:marRight w:val="0"/>
          <w:marTop w:val="0"/>
          <w:marBottom w:val="0"/>
          <w:divBdr>
            <w:top w:val="none" w:sz="0" w:space="0" w:color="auto"/>
            <w:left w:val="none" w:sz="0" w:space="0" w:color="auto"/>
            <w:bottom w:val="none" w:sz="0" w:space="0" w:color="auto"/>
            <w:right w:val="none" w:sz="0" w:space="0" w:color="auto"/>
          </w:divBdr>
        </w:div>
      </w:divsChild>
    </w:div>
    <w:div w:id="277444576">
      <w:bodyDiv w:val="1"/>
      <w:marLeft w:val="0"/>
      <w:marRight w:val="0"/>
      <w:marTop w:val="0"/>
      <w:marBottom w:val="0"/>
      <w:divBdr>
        <w:top w:val="none" w:sz="0" w:space="0" w:color="auto"/>
        <w:left w:val="none" w:sz="0" w:space="0" w:color="auto"/>
        <w:bottom w:val="none" w:sz="0" w:space="0" w:color="auto"/>
        <w:right w:val="none" w:sz="0" w:space="0" w:color="auto"/>
      </w:divBdr>
      <w:divsChild>
        <w:div w:id="446973931">
          <w:marLeft w:val="0"/>
          <w:marRight w:val="0"/>
          <w:marTop w:val="0"/>
          <w:marBottom w:val="0"/>
          <w:divBdr>
            <w:top w:val="none" w:sz="0" w:space="0" w:color="auto"/>
            <w:left w:val="none" w:sz="0" w:space="0" w:color="auto"/>
            <w:bottom w:val="none" w:sz="0" w:space="0" w:color="auto"/>
            <w:right w:val="none" w:sz="0" w:space="0" w:color="auto"/>
          </w:divBdr>
        </w:div>
        <w:div w:id="1430005697">
          <w:marLeft w:val="0"/>
          <w:marRight w:val="0"/>
          <w:marTop w:val="0"/>
          <w:marBottom w:val="0"/>
          <w:divBdr>
            <w:top w:val="none" w:sz="0" w:space="0" w:color="auto"/>
            <w:left w:val="none" w:sz="0" w:space="0" w:color="auto"/>
            <w:bottom w:val="none" w:sz="0" w:space="0" w:color="auto"/>
            <w:right w:val="none" w:sz="0" w:space="0" w:color="auto"/>
          </w:divBdr>
        </w:div>
      </w:divsChild>
    </w:div>
    <w:div w:id="292295551">
      <w:bodyDiv w:val="1"/>
      <w:marLeft w:val="0"/>
      <w:marRight w:val="0"/>
      <w:marTop w:val="0"/>
      <w:marBottom w:val="0"/>
      <w:divBdr>
        <w:top w:val="none" w:sz="0" w:space="0" w:color="auto"/>
        <w:left w:val="none" w:sz="0" w:space="0" w:color="auto"/>
        <w:bottom w:val="none" w:sz="0" w:space="0" w:color="auto"/>
        <w:right w:val="none" w:sz="0" w:space="0" w:color="auto"/>
      </w:divBdr>
      <w:divsChild>
        <w:div w:id="736364920">
          <w:marLeft w:val="0"/>
          <w:marRight w:val="0"/>
          <w:marTop w:val="0"/>
          <w:marBottom w:val="0"/>
          <w:divBdr>
            <w:top w:val="none" w:sz="0" w:space="0" w:color="auto"/>
            <w:left w:val="none" w:sz="0" w:space="0" w:color="auto"/>
            <w:bottom w:val="none" w:sz="0" w:space="0" w:color="auto"/>
            <w:right w:val="none" w:sz="0" w:space="0" w:color="auto"/>
          </w:divBdr>
        </w:div>
        <w:div w:id="1261178141">
          <w:marLeft w:val="0"/>
          <w:marRight w:val="0"/>
          <w:marTop w:val="0"/>
          <w:marBottom w:val="0"/>
          <w:divBdr>
            <w:top w:val="none" w:sz="0" w:space="0" w:color="auto"/>
            <w:left w:val="none" w:sz="0" w:space="0" w:color="auto"/>
            <w:bottom w:val="none" w:sz="0" w:space="0" w:color="auto"/>
            <w:right w:val="none" w:sz="0" w:space="0" w:color="auto"/>
          </w:divBdr>
        </w:div>
      </w:divsChild>
    </w:div>
    <w:div w:id="298805925">
      <w:bodyDiv w:val="1"/>
      <w:marLeft w:val="0"/>
      <w:marRight w:val="0"/>
      <w:marTop w:val="0"/>
      <w:marBottom w:val="0"/>
      <w:divBdr>
        <w:top w:val="none" w:sz="0" w:space="0" w:color="auto"/>
        <w:left w:val="none" w:sz="0" w:space="0" w:color="auto"/>
        <w:bottom w:val="none" w:sz="0" w:space="0" w:color="auto"/>
        <w:right w:val="none" w:sz="0" w:space="0" w:color="auto"/>
      </w:divBdr>
      <w:divsChild>
        <w:div w:id="494997022">
          <w:marLeft w:val="0"/>
          <w:marRight w:val="0"/>
          <w:marTop w:val="0"/>
          <w:marBottom w:val="0"/>
          <w:divBdr>
            <w:top w:val="none" w:sz="0" w:space="0" w:color="auto"/>
            <w:left w:val="none" w:sz="0" w:space="0" w:color="auto"/>
            <w:bottom w:val="none" w:sz="0" w:space="0" w:color="auto"/>
            <w:right w:val="none" w:sz="0" w:space="0" w:color="auto"/>
          </w:divBdr>
        </w:div>
        <w:div w:id="1258639767">
          <w:marLeft w:val="0"/>
          <w:marRight w:val="0"/>
          <w:marTop w:val="0"/>
          <w:marBottom w:val="0"/>
          <w:divBdr>
            <w:top w:val="none" w:sz="0" w:space="0" w:color="auto"/>
            <w:left w:val="none" w:sz="0" w:space="0" w:color="auto"/>
            <w:bottom w:val="none" w:sz="0" w:space="0" w:color="auto"/>
            <w:right w:val="none" w:sz="0" w:space="0" w:color="auto"/>
          </w:divBdr>
        </w:div>
      </w:divsChild>
    </w:div>
    <w:div w:id="312222550">
      <w:bodyDiv w:val="1"/>
      <w:marLeft w:val="0"/>
      <w:marRight w:val="0"/>
      <w:marTop w:val="0"/>
      <w:marBottom w:val="0"/>
      <w:divBdr>
        <w:top w:val="none" w:sz="0" w:space="0" w:color="auto"/>
        <w:left w:val="none" w:sz="0" w:space="0" w:color="auto"/>
        <w:bottom w:val="none" w:sz="0" w:space="0" w:color="auto"/>
        <w:right w:val="none" w:sz="0" w:space="0" w:color="auto"/>
      </w:divBdr>
      <w:divsChild>
        <w:div w:id="69741284">
          <w:marLeft w:val="0"/>
          <w:marRight w:val="0"/>
          <w:marTop w:val="0"/>
          <w:marBottom w:val="0"/>
          <w:divBdr>
            <w:top w:val="none" w:sz="0" w:space="0" w:color="auto"/>
            <w:left w:val="none" w:sz="0" w:space="0" w:color="auto"/>
            <w:bottom w:val="none" w:sz="0" w:space="0" w:color="auto"/>
            <w:right w:val="none" w:sz="0" w:space="0" w:color="auto"/>
          </w:divBdr>
        </w:div>
        <w:div w:id="94131067">
          <w:marLeft w:val="0"/>
          <w:marRight w:val="0"/>
          <w:marTop w:val="0"/>
          <w:marBottom w:val="0"/>
          <w:divBdr>
            <w:top w:val="none" w:sz="0" w:space="0" w:color="auto"/>
            <w:left w:val="none" w:sz="0" w:space="0" w:color="auto"/>
            <w:bottom w:val="none" w:sz="0" w:space="0" w:color="auto"/>
            <w:right w:val="none" w:sz="0" w:space="0" w:color="auto"/>
          </w:divBdr>
        </w:div>
        <w:div w:id="656883547">
          <w:marLeft w:val="0"/>
          <w:marRight w:val="0"/>
          <w:marTop w:val="0"/>
          <w:marBottom w:val="0"/>
          <w:divBdr>
            <w:top w:val="none" w:sz="0" w:space="0" w:color="auto"/>
            <w:left w:val="none" w:sz="0" w:space="0" w:color="auto"/>
            <w:bottom w:val="none" w:sz="0" w:space="0" w:color="auto"/>
            <w:right w:val="none" w:sz="0" w:space="0" w:color="auto"/>
          </w:divBdr>
        </w:div>
        <w:div w:id="1161772359">
          <w:marLeft w:val="0"/>
          <w:marRight w:val="0"/>
          <w:marTop w:val="0"/>
          <w:marBottom w:val="0"/>
          <w:divBdr>
            <w:top w:val="none" w:sz="0" w:space="0" w:color="auto"/>
            <w:left w:val="none" w:sz="0" w:space="0" w:color="auto"/>
            <w:bottom w:val="none" w:sz="0" w:space="0" w:color="auto"/>
            <w:right w:val="none" w:sz="0" w:space="0" w:color="auto"/>
          </w:divBdr>
        </w:div>
        <w:div w:id="1337226243">
          <w:marLeft w:val="0"/>
          <w:marRight w:val="0"/>
          <w:marTop w:val="0"/>
          <w:marBottom w:val="0"/>
          <w:divBdr>
            <w:top w:val="none" w:sz="0" w:space="0" w:color="auto"/>
            <w:left w:val="none" w:sz="0" w:space="0" w:color="auto"/>
            <w:bottom w:val="none" w:sz="0" w:space="0" w:color="auto"/>
            <w:right w:val="none" w:sz="0" w:space="0" w:color="auto"/>
          </w:divBdr>
        </w:div>
        <w:div w:id="1356536155">
          <w:marLeft w:val="0"/>
          <w:marRight w:val="0"/>
          <w:marTop w:val="0"/>
          <w:marBottom w:val="0"/>
          <w:divBdr>
            <w:top w:val="none" w:sz="0" w:space="0" w:color="auto"/>
            <w:left w:val="none" w:sz="0" w:space="0" w:color="auto"/>
            <w:bottom w:val="none" w:sz="0" w:space="0" w:color="auto"/>
            <w:right w:val="none" w:sz="0" w:space="0" w:color="auto"/>
          </w:divBdr>
        </w:div>
        <w:div w:id="1438453200">
          <w:marLeft w:val="0"/>
          <w:marRight w:val="0"/>
          <w:marTop w:val="0"/>
          <w:marBottom w:val="0"/>
          <w:divBdr>
            <w:top w:val="none" w:sz="0" w:space="0" w:color="auto"/>
            <w:left w:val="none" w:sz="0" w:space="0" w:color="auto"/>
            <w:bottom w:val="none" w:sz="0" w:space="0" w:color="auto"/>
            <w:right w:val="none" w:sz="0" w:space="0" w:color="auto"/>
          </w:divBdr>
        </w:div>
        <w:div w:id="1606230599">
          <w:marLeft w:val="0"/>
          <w:marRight w:val="0"/>
          <w:marTop w:val="0"/>
          <w:marBottom w:val="0"/>
          <w:divBdr>
            <w:top w:val="none" w:sz="0" w:space="0" w:color="auto"/>
            <w:left w:val="none" w:sz="0" w:space="0" w:color="auto"/>
            <w:bottom w:val="none" w:sz="0" w:space="0" w:color="auto"/>
            <w:right w:val="none" w:sz="0" w:space="0" w:color="auto"/>
          </w:divBdr>
        </w:div>
        <w:div w:id="1840580872">
          <w:marLeft w:val="0"/>
          <w:marRight w:val="0"/>
          <w:marTop w:val="0"/>
          <w:marBottom w:val="0"/>
          <w:divBdr>
            <w:top w:val="none" w:sz="0" w:space="0" w:color="auto"/>
            <w:left w:val="none" w:sz="0" w:space="0" w:color="auto"/>
            <w:bottom w:val="none" w:sz="0" w:space="0" w:color="auto"/>
            <w:right w:val="none" w:sz="0" w:space="0" w:color="auto"/>
          </w:divBdr>
        </w:div>
        <w:div w:id="1853952561">
          <w:marLeft w:val="0"/>
          <w:marRight w:val="0"/>
          <w:marTop w:val="0"/>
          <w:marBottom w:val="0"/>
          <w:divBdr>
            <w:top w:val="none" w:sz="0" w:space="0" w:color="auto"/>
            <w:left w:val="none" w:sz="0" w:space="0" w:color="auto"/>
            <w:bottom w:val="none" w:sz="0" w:space="0" w:color="auto"/>
            <w:right w:val="none" w:sz="0" w:space="0" w:color="auto"/>
          </w:divBdr>
        </w:div>
        <w:div w:id="1875000969">
          <w:marLeft w:val="0"/>
          <w:marRight w:val="0"/>
          <w:marTop w:val="0"/>
          <w:marBottom w:val="0"/>
          <w:divBdr>
            <w:top w:val="none" w:sz="0" w:space="0" w:color="auto"/>
            <w:left w:val="none" w:sz="0" w:space="0" w:color="auto"/>
            <w:bottom w:val="none" w:sz="0" w:space="0" w:color="auto"/>
            <w:right w:val="none" w:sz="0" w:space="0" w:color="auto"/>
          </w:divBdr>
        </w:div>
        <w:div w:id="1880777354">
          <w:marLeft w:val="0"/>
          <w:marRight w:val="0"/>
          <w:marTop w:val="0"/>
          <w:marBottom w:val="0"/>
          <w:divBdr>
            <w:top w:val="none" w:sz="0" w:space="0" w:color="auto"/>
            <w:left w:val="none" w:sz="0" w:space="0" w:color="auto"/>
            <w:bottom w:val="none" w:sz="0" w:space="0" w:color="auto"/>
            <w:right w:val="none" w:sz="0" w:space="0" w:color="auto"/>
          </w:divBdr>
        </w:div>
        <w:div w:id="1941377024">
          <w:marLeft w:val="0"/>
          <w:marRight w:val="0"/>
          <w:marTop w:val="0"/>
          <w:marBottom w:val="0"/>
          <w:divBdr>
            <w:top w:val="none" w:sz="0" w:space="0" w:color="auto"/>
            <w:left w:val="none" w:sz="0" w:space="0" w:color="auto"/>
            <w:bottom w:val="none" w:sz="0" w:space="0" w:color="auto"/>
            <w:right w:val="none" w:sz="0" w:space="0" w:color="auto"/>
          </w:divBdr>
        </w:div>
        <w:div w:id="1971548131">
          <w:marLeft w:val="0"/>
          <w:marRight w:val="0"/>
          <w:marTop w:val="0"/>
          <w:marBottom w:val="0"/>
          <w:divBdr>
            <w:top w:val="none" w:sz="0" w:space="0" w:color="auto"/>
            <w:left w:val="none" w:sz="0" w:space="0" w:color="auto"/>
            <w:bottom w:val="none" w:sz="0" w:space="0" w:color="auto"/>
            <w:right w:val="none" w:sz="0" w:space="0" w:color="auto"/>
          </w:divBdr>
        </w:div>
        <w:div w:id="2064325894">
          <w:marLeft w:val="0"/>
          <w:marRight w:val="0"/>
          <w:marTop w:val="0"/>
          <w:marBottom w:val="0"/>
          <w:divBdr>
            <w:top w:val="none" w:sz="0" w:space="0" w:color="auto"/>
            <w:left w:val="none" w:sz="0" w:space="0" w:color="auto"/>
            <w:bottom w:val="none" w:sz="0" w:space="0" w:color="auto"/>
            <w:right w:val="none" w:sz="0" w:space="0" w:color="auto"/>
          </w:divBdr>
        </w:div>
      </w:divsChild>
    </w:div>
    <w:div w:id="318653751">
      <w:bodyDiv w:val="1"/>
      <w:marLeft w:val="0"/>
      <w:marRight w:val="0"/>
      <w:marTop w:val="0"/>
      <w:marBottom w:val="0"/>
      <w:divBdr>
        <w:top w:val="none" w:sz="0" w:space="0" w:color="auto"/>
        <w:left w:val="none" w:sz="0" w:space="0" w:color="auto"/>
        <w:bottom w:val="none" w:sz="0" w:space="0" w:color="auto"/>
        <w:right w:val="none" w:sz="0" w:space="0" w:color="auto"/>
      </w:divBdr>
      <w:divsChild>
        <w:div w:id="120344121">
          <w:marLeft w:val="0"/>
          <w:marRight w:val="0"/>
          <w:marTop w:val="0"/>
          <w:marBottom w:val="0"/>
          <w:divBdr>
            <w:top w:val="none" w:sz="0" w:space="0" w:color="auto"/>
            <w:left w:val="none" w:sz="0" w:space="0" w:color="auto"/>
            <w:bottom w:val="none" w:sz="0" w:space="0" w:color="auto"/>
            <w:right w:val="none" w:sz="0" w:space="0" w:color="auto"/>
          </w:divBdr>
        </w:div>
        <w:div w:id="576549845">
          <w:marLeft w:val="0"/>
          <w:marRight w:val="0"/>
          <w:marTop w:val="0"/>
          <w:marBottom w:val="0"/>
          <w:divBdr>
            <w:top w:val="none" w:sz="0" w:space="0" w:color="auto"/>
            <w:left w:val="none" w:sz="0" w:space="0" w:color="auto"/>
            <w:bottom w:val="none" w:sz="0" w:space="0" w:color="auto"/>
            <w:right w:val="none" w:sz="0" w:space="0" w:color="auto"/>
          </w:divBdr>
        </w:div>
        <w:div w:id="761994941">
          <w:marLeft w:val="0"/>
          <w:marRight w:val="0"/>
          <w:marTop w:val="0"/>
          <w:marBottom w:val="0"/>
          <w:divBdr>
            <w:top w:val="none" w:sz="0" w:space="0" w:color="auto"/>
            <w:left w:val="none" w:sz="0" w:space="0" w:color="auto"/>
            <w:bottom w:val="none" w:sz="0" w:space="0" w:color="auto"/>
            <w:right w:val="none" w:sz="0" w:space="0" w:color="auto"/>
          </w:divBdr>
        </w:div>
        <w:div w:id="763455646">
          <w:marLeft w:val="0"/>
          <w:marRight w:val="0"/>
          <w:marTop w:val="0"/>
          <w:marBottom w:val="0"/>
          <w:divBdr>
            <w:top w:val="none" w:sz="0" w:space="0" w:color="auto"/>
            <w:left w:val="none" w:sz="0" w:space="0" w:color="auto"/>
            <w:bottom w:val="none" w:sz="0" w:space="0" w:color="auto"/>
            <w:right w:val="none" w:sz="0" w:space="0" w:color="auto"/>
          </w:divBdr>
        </w:div>
        <w:div w:id="968164685">
          <w:marLeft w:val="0"/>
          <w:marRight w:val="0"/>
          <w:marTop w:val="0"/>
          <w:marBottom w:val="0"/>
          <w:divBdr>
            <w:top w:val="none" w:sz="0" w:space="0" w:color="auto"/>
            <w:left w:val="none" w:sz="0" w:space="0" w:color="auto"/>
            <w:bottom w:val="none" w:sz="0" w:space="0" w:color="auto"/>
            <w:right w:val="none" w:sz="0" w:space="0" w:color="auto"/>
          </w:divBdr>
        </w:div>
        <w:div w:id="1073087508">
          <w:marLeft w:val="0"/>
          <w:marRight w:val="0"/>
          <w:marTop w:val="0"/>
          <w:marBottom w:val="0"/>
          <w:divBdr>
            <w:top w:val="none" w:sz="0" w:space="0" w:color="auto"/>
            <w:left w:val="none" w:sz="0" w:space="0" w:color="auto"/>
            <w:bottom w:val="none" w:sz="0" w:space="0" w:color="auto"/>
            <w:right w:val="none" w:sz="0" w:space="0" w:color="auto"/>
          </w:divBdr>
        </w:div>
        <w:div w:id="1420058823">
          <w:marLeft w:val="0"/>
          <w:marRight w:val="0"/>
          <w:marTop w:val="0"/>
          <w:marBottom w:val="0"/>
          <w:divBdr>
            <w:top w:val="none" w:sz="0" w:space="0" w:color="auto"/>
            <w:left w:val="none" w:sz="0" w:space="0" w:color="auto"/>
            <w:bottom w:val="none" w:sz="0" w:space="0" w:color="auto"/>
            <w:right w:val="none" w:sz="0" w:space="0" w:color="auto"/>
          </w:divBdr>
        </w:div>
        <w:div w:id="1530609674">
          <w:marLeft w:val="0"/>
          <w:marRight w:val="0"/>
          <w:marTop w:val="0"/>
          <w:marBottom w:val="0"/>
          <w:divBdr>
            <w:top w:val="none" w:sz="0" w:space="0" w:color="auto"/>
            <w:left w:val="none" w:sz="0" w:space="0" w:color="auto"/>
            <w:bottom w:val="none" w:sz="0" w:space="0" w:color="auto"/>
            <w:right w:val="none" w:sz="0" w:space="0" w:color="auto"/>
          </w:divBdr>
        </w:div>
        <w:div w:id="1574583161">
          <w:marLeft w:val="0"/>
          <w:marRight w:val="0"/>
          <w:marTop w:val="0"/>
          <w:marBottom w:val="0"/>
          <w:divBdr>
            <w:top w:val="none" w:sz="0" w:space="0" w:color="auto"/>
            <w:left w:val="none" w:sz="0" w:space="0" w:color="auto"/>
            <w:bottom w:val="none" w:sz="0" w:space="0" w:color="auto"/>
            <w:right w:val="none" w:sz="0" w:space="0" w:color="auto"/>
          </w:divBdr>
        </w:div>
        <w:div w:id="1640375248">
          <w:marLeft w:val="0"/>
          <w:marRight w:val="0"/>
          <w:marTop w:val="0"/>
          <w:marBottom w:val="0"/>
          <w:divBdr>
            <w:top w:val="none" w:sz="0" w:space="0" w:color="auto"/>
            <w:left w:val="none" w:sz="0" w:space="0" w:color="auto"/>
            <w:bottom w:val="none" w:sz="0" w:space="0" w:color="auto"/>
            <w:right w:val="none" w:sz="0" w:space="0" w:color="auto"/>
          </w:divBdr>
        </w:div>
        <w:div w:id="1701972723">
          <w:marLeft w:val="0"/>
          <w:marRight w:val="0"/>
          <w:marTop w:val="0"/>
          <w:marBottom w:val="0"/>
          <w:divBdr>
            <w:top w:val="none" w:sz="0" w:space="0" w:color="auto"/>
            <w:left w:val="none" w:sz="0" w:space="0" w:color="auto"/>
            <w:bottom w:val="none" w:sz="0" w:space="0" w:color="auto"/>
            <w:right w:val="none" w:sz="0" w:space="0" w:color="auto"/>
          </w:divBdr>
        </w:div>
        <w:div w:id="1712925167">
          <w:marLeft w:val="0"/>
          <w:marRight w:val="0"/>
          <w:marTop w:val="0"/>
          <w:marBottom w:val="0"/>
          <w:divBdr>
            <w:top w:val="none" w:sz="0" w:space="0" w:color="auto"/>
            <w:left w:val="none" w:sz="0" w:space="0" w:color="auto"/>
            <w:bottom w:val="none" w:sz="0" w:space="0" w:color="auto"/>
            <w:right w:val="none" w:sz="0" w:space="0" w:color="auto"/>
          </w:divBdr>
        </w:div>
        <w:div w:id="1995181484">
          <w:marLeft w:val="0"/>
          <w:marRight w:val="0"/>
          <w:marTop w:val="0"/>
          <w:marBottom w:val="0"/>
          <w:divBdr>
            <w:top w:val="none" w:sz="0" w:space="0" w:color="auto"/>
            <w:left w:val="none" w:sz="0" w:space="0" w:color="auto"/>
            <w:bottom w:val="none" w:sz="0" w:space="0" w:color="auto"/>
            <w:right w:val="none" w:sz="0" w:space="0" w:color="auto"/>
          </w:divBdr>
        </w:div>
        <w:div w:id="2062099075">
          <w:marLeft w:val="0"/>
          <w:marRight w:val="0"/>
          <w:marTop w:val="0"/>
          <w:marBottom w:val="0"/>
          <w:divBdr>
            <w:top w:val="none" w:sz="0" w:space="0" w:color="auto"/>
            <w:left w:val="none" w:sz="0" w:space="0" w:color="auto"/>
            <w:bottom w:val="none" w:sz="0" w:space="0" w:color="auto"/>
            <w:right w:val="none" w:sz="0" w:space="0" w:color="auto"/>
          </w:divBdr>
        </w:div>
        <w:div w:id="2092121595">
          <w:marLeft w:val="0"/>
          <w:marRight w:val="0"/>
          <w:marTop w:val="0"/>
          <w:marBottom w:val="0"/>
          <w:divBdr>
            <w:top w:val="none" w:sz="0" w:space="0" w:color="auto"/>
            <w:left w:val="none" w:sz="0" w:space="0" w:color="auto"/>
            <w:bottom w:val="none" w:sz="0" w:space="0" w:color="auto"/>
            <w:right w:val="none" w:sz="0" w:space="0" w:color="auto"/>
          </w:divBdr>
        </w:div>
      </w:divsChild>
    </w:div>
    <w:div w:id="341400136">
      <w:bodyDiv w:val="1"/>
      <w:marLeft w:val="0"/>
      <w:marRight w:val="0"/>
      <w:marTop w:val="0"/>
      <w:marBottom w:val="0"/>
      <w:divBdr>
        <w:top w:val="none" w:sz="0" w:space="0" w:color="auto"/>
        <w:left w:val="none" w:sz="0" w:space="0" w:color="auto"/>
        <w:bottom w:val="none" w:sz="0" w:space="0" w:color="auto"/>
        <w:right w:val="none" w:sz="0" w:space="0" w:color="auto"/>
      </w:divBdr>
      <w:divsChild>
        <w:div w:id="725687203">
          <w:marLeft w:val="0"/>
          <w:marRight w:val="0"/>
          <w:marTop w:val="0"/>
          <w:marBottom w:val="0"/>
          <w:divBdr>
            <w:top w:val="none" w:sz="0" w:space="0" w:color="auto"/>
            <w:left w:val="none" w:sz="0" w:space="0" w:color="auto"/>
            <w:bottom w:val="none" w:sz="0" w:space="0" w:color="auto"/>
            <w:right w:val="none" w:sz="0" w:space="0" w:color="auto"/>
          </w:divBdr>
        </w:div>
        <w:div w:id="1198811667">
          <w:marLeft w:val="0"/>
          <w:marRight w:val="0"/>
          <w:marTop w:val="0"/>
          <w:marBottom w:val="0"/>
          <w:divBdr>
            <w:top w:val="none" w:sz="0" w:space="0" w:color="auto"/>
            <w:left w:val="none" w:sz="0" w:space="0" w:color="auto"/>
            <w:bottom w:val="none" w:sz="0" w:space="0" w:color="auto"/>
            <w:right w:val="none" w:sz="0" w:space="0" w:color="auto"/>
          </w:divBdr>
        </w:div>
      </w:divsChild>
    </w:div>
    <w:div w:id="405030784">
      <w:bodyDiv w:val="1"/>
      <w:marLeft w:val="0"/>
      <w:marRight w:val="0"/>
      <w:marTop w:val="0"/>
      <w:marBottom w:val="0"/>
      <w:divBdr>
        <w:top w:val="none" w:sz="0" w:space="0" w:color="auto"/>
        <w:left w:val="none" w:sz="0" w:space="0" w:color="auto"/>
        <w:bottom w:val="none" w:sz="0" w:space="0" w:color="auto"/>
        <w:right w:val="none" w:sz="0" w:space="0" w:color="auto"/>
      </w:divBdr>
      <w:divsChild>
        <w:div w:id="216823977">
          <w:marLeft w:val="0"/>
          <w:marRight w:val="0"/>
          <w:marTop w:val="0"/>
          <w:marBottom w:val="0"/>
          <w:divBdr>
            <w:top w:val="none" w:sz="0" w:space="0" w:color="auto"/>
            <w:left w:val="none" w:sz="0" w:space="0" w:color="auto"/>
            <w:bottom w:val="none" w:sz="0" w:space="0" w:color="auto"/>
            <w:right w:val="none" w:sz="0" w:space="0" w:color="auto"/>
          </w:divBdr>
        </w:div>
        <w:div w:id="1989819373">
          <w:marLeft w:val="0"/>
          <w:marRight w:val="0"/>
          <w:marTop w:val="0"/>
          <w:marBottom w:val="0"/>
          <w:divBdr>
            <w:top w:val="none" w:sz="0" w:space="0" w:color="auto"/>
            <w:left w:val="none" w:sz="0" w:space="0" w:color="auto"/>
            <w:bottom w:val="none" w:sz="0" w:space="0" w:color="auto"/>
            <w:right w:val="none" w:sz="0" w:space="0" w:color="auto"/>
          </w:divBdr>
        </w:div>
      </w:divsChild>
    </w:div>
    <w:div w:id="418867408">
      <w:bodyDiv w:val="1"/>
      <w:marLeft w:val="0"/>
      <w:marRight w:val="0"/>
      <w:marTop w:val="0"/>
      <w:marBottom w:val="0"/>
      <w:divBdr>
        <w:top w:val="none" w:sz="0" w:space="0" w:color="auto"/>
        <w:left w:val="none" w:sz="0" w:space="0" w:color="auto"/>
        <w:bottom w:val="none" w:sz="0" w:space="0" w:color="auto"/>
        <w:right w:val="none" w:sz="0" w:space="0" w:color="auto"/>
      </w:divBdr>
      <w:divsChild>
        <w:div w:id="43214963">
          <w:marLeft w:val="0"/>
          <w:marRight w:val="0"/>
          <w:marTop w:val="0"/>
          <w:marBottom w:val="0"/>
          <w:divBdr>
            <w:top w:val="none" w:sz="0" w:space="0" w:color="auto"/>
            <w:left w:val="none" w:sz="0" w:space="0" w:color="auto"/>
            <w:bottom w:val="none" w:sz="0" w:space="0" w:color="auto"/>
            <w:right w:val="none" w:sz="0" w:space="0" w:color="auto"/>
          </w:divBdr>
        </w:div>
        <w:div w:id="1759595782">
          <w:marLeft w:val="0"/>
          <w:marRight w:val="0"/>
          <w:marTop w:val="0"/>
          <w:marBottom w:val="0"/>
          <w:divBdr>
            <w:top w:val="none" w:sz="0" w:space="0" w:color="auto"/>
            <w:left w:val="none" w:sz="0" w:space="0" w:color="auto"/>
            <w:bottom w:val="none" w:sz="0" w:space="0" w:color="auto"/>
            <w:right w:val="none" w:sz="0" w:space="0" w:color="auto"/>
          </w:divBdr>
        </w:div>
      </w:divsChild>
    </w:div>
    <w:div w:id="458381286">
      <w:bodyDiv w:val="1"/>
      <w:marLeft w:val="0"/>
      <w:marRight w:val="0"/>
      <w:marTop w:val="0"/>
      <w:marBottom w:val="0"/>
      <w:divBdr>
        <w:top w:val="none" w:sz="0" w:space="0" w:color="auto"/>
        <w:left w:val="none" w:sz="0" w:space="0" w:color="auto"/>
        <w:bottom w:val="none" w:sz="0" w:space="0" w:color="auto"/>
        <w:right w:val="none" w:sz="0" w:space="0" w:color="auto"/>
      </w:divBdr>
      <w:divsChild>
        <w:div w:id="5402150">
          <w:marLeft w:val="0"/>
          <w:marRight w:val="0"/>
          <w:marTop w:val="0"/>
          <w:marBottom w:val="0"/>
          <w:divBdr>
            <w:top w:val="none" w:sz="0" w:space="0" w:color="auto"/>
            <w:left w:val="none" w:sz="0" w:space="0" w:color="auto"/>
            <w:bottom w:val="none" w:sz="0" w:space="0" w:color="auto"/>
            <w:right w:val="none" w:sz="0" w:space="0" w:color="auto"/>
          </w:divBdr>
        </w:div>
        <w:div w:id="1039552387">
          <w:marLeft w:val="0"/>
          <w:marRight w:val="0"/>
          <w:marTop w:val="0"/>
          <w:marBottom w:val="0"/>
          <w:divBdr>
            <w:top w:val="none" w:sz="0" w:space="0" w:color="auto"/>
            <w:left w:val="none" w:sz="0" w:space="0" w:color="auto"/>
            <w:bottom w:val="none" w:sz="0" w:space="0" w:color="auto"/>
            <w:right w:val="none" w:sz="0" w:space="0" w:color="auto"/>
          </w:divBdr>
        </w:div>
        <w:div w:id="1248928037">
          <w:marLeft w:val="0"/>
          <w:marRight w:val="0"/>
          <w:marTop w:val="0"/>
          <w:marBottom w:val="0"/>
          <w:divBdr>
            <w:top w:val="none" w:sz="0" w:space="0" w:color="auto"/>
            <w:left w:val="none" w:sz="0" w:space="0" w:color="auto"/>
            <w:bottom w:val="none" w:sz="0" w:space="0" w:color="auto"/>
            <w:right w:val="none" w:sz="0" w:space="0" w:color="auto"/>
          </w:divBdr>
        </w:div>
        <w:div w:id="1407410278">
          <w:marLeft w:val="0"/>
          <w:marRight w:val="0"/>
          <w:marTop w:val="0"/>
          <w:marBottom w:val="0"/>
          <w:divBdr>
            <w:top w:val="none" w:sz="0" w:space="0" w:color="auto"/>
            <w:left w:val="none" w:sz="0" w:space="0" w:color="auto"/>
            <w:bottom w:val="none" w:sz="0" w:space="0" w:color="auto"/>
            <w:right w:val="none" w:sz="0" w:space="0" w:color="auto"/>
          </w:divBdr>
        </w:div>
        <w:div w:id="2128234766">
          <w:marLeft w:val="0"/>
          <w:marRight w:val="0"/>
          <w:marTop w:val="0"/>
          <w:marBottom w:val="0"/>
          <w:divBdr>
            <w:top w:val="none" w:sz="0" w:space="0" w:color="auto"/>
            <w:left w:val="none" w:sz="0" w:space="0" w:color="auto"/>
            <w:bottom w:val="none" w:sz="0" w:space="0" w:color="auto"/>
            <w:right w:val="none" w:sz="0" w:space="0" w:color="auto"/>
          </w:divBdr>
        </w:div>
      </w:divsChild>
    </w:div>
    <w:div w:id="465052161">
      <w:bodyDiv w:val="1"/>
      <w:marLeft w:val="0"/>
      <w:marRight w:val="0"/>
      <w:marTop w:val="0"/>
      <w:marBottom w:val="0"/>
      <w:divBdr>
        <w:top w:val="none" w:sz="0" w:space="0" w:color="auto"/>
        <w:left w:val="none" w:sz="0" w:space="0" w:color="auto"/>
        <w:bottom w:val="none" w:sz="0" w:space="0" w:color="auto"/>
        <w:right w:val="none" w:sz="0" w:space="0" w:color="auto"/>
      </w:divBdr>
      <w:divsChild>
        <w:div w:id="1016465262">
          <w:marLeft w:val="0"/>
          <w:marRight w:val="0"/>
          <w:marTop w:val="0"/>
          <w:marBottom w:val="0"/>
          <w:divBdr>
            <w:top w:val="none" w:sz="0" w:space="0" w:color="auto"/>
            <w:left w:val="none" w:sz="0" w:space="0" w:color="auto"/>
            <w:bottom w:val="none" w:sz="0" w:space="0" w:color="auto"/>
            <w:right w:val="none" w:sz="0" w:space="0" w:color="auto"/>
          </w:divBdr>
        </w:div>
        <w:div w:id="1207180331">
          <w:marLeft w:val="0"/>
          <w:marRight w:val="0"/>
          <w:marTop w:val="0"/>
          <w:marBottom w:val="0"/>
          <w:divBdr>
            <w:top w:val="none" w:sz="0" w:space="0" w:color="auto"/>
            <w:left w:val="none" w:sz="0" w:space="0" w:color="auto"/>
            <w:bottom w:val="none" w:sz="0" w:space="0" w:color="auto"/>
            <w:right w:val="none" w:sz="0" w:space="0" w:color="auto"/>
          </w:divBdr>
        </w:div>
      </w:divsChild>
    </w:div>
    <w:div w:id="476264658">
      <w:bodyDiv w:val="1"/>
      <w:marLeft w:val="0"/>
      <w:marRight w:val="0"/>
      <w:marTop w:val="0"/>
      <w:marBottom w:val="0"/>
      <w:divBdr>
        <w:top w:val="none" w:sz="0" w:space="0" w:color="auto"/>
        <w:left w:val="none" w:sz="0" w:space="0" w:color="auto"/>
        <w:bottom w:val="none" w:sz="0" w:space="0" w:color="auto"/>
        <w:right w:val="none" w:sz="0" w:space="0" w:color="auto"/>
      </w:divBdr>
      <w:divsChild>
        <w:div w:id="1480733295">
          <w:marLeft w:val="0"/>
          <w:marRight w:val="0"/>
          <w:marTop w:val="0"/>
          <w:marBottom w:val="0"/>
          <w:divBdr>
            <w:top w:val="none" w:sz="0" w:space="0" w:color="auto"/>
            <w:left w:val="none" w:sz="0" w:space="0" w:color="auto"/>
            <w:bottom w:val="none" w:sz="0" w:space="0" w:color="auto"/>
            <w:right w:val="none" w:sz="0" w:space="0" w:color="auto"/>
          </w:divBdr>
        </w:div>
        <w:div w:id="1493060200">
          <w:marLeft w:val="0"/>
          <w:marRight w:val="0"/>
          <w:marTop w:val="0"/>
          <w:marBottom w:val="0"/>
          <w:divBdr>
            <w:top w:val="none" w:sz="0" w:space="0" w:color="auto"/>
            <w:left w:val="none" w:sz="0" w:space="0" w:color="auto"/>
            <w:bottom w:val="none" w:sz="0" w:space="0" w:color="auto"/>
            <w:right w:val="none" w:sz="0" w:space="0" w:color="auto"/>
          </w:divBdr>
        </w:div>
        <w:div w:id="1698508692">
          <w:marLeft w:val="0"/>
          <w:marRight w:val="0"/>
          <w:marTop w:val="0"/>
          <w:marBottom w:val="0"/>
          <w:divBdr>
            <w:top w:val="none" w:sz="0" w:space="0" w:color="auto"/>
            <w:left w:val="none" w:sz="0" w:space="0" w:color="auto"/>
            <w:bottom w:val="none" w:sz="0" w:space="0" w:color="auto"/>
            <w:right w:val="none" w:sz="0" w:space="0" w:color="auto"/>
          </w:divBdr>
        </w:div>
        <w:div w:id="1934627153">
          <w:marLeft w:val="0"/>
          <w:marRight w:val="0"/>
          <w:marTop w:val="0"/>
          <w:marBottom w:val="0"/>
          <w:divBdr>
            <w:top w:val="none" w:sz="0" w:space="0" w:color="auto"/>
            <w:left w:val="none" w:sz="0" w:space="0" w:color="auto"/>
            <w:bottom w:val="none" w:sz="0" w:space="0" w:color="auto"/>
            <w:right w:val="none" w:sz="0" w:space="0" w:color="auto"/>
          </w:divBdr>
        </w:div>
        <w:div w:id="1958609015">
          <w:marLeft w:val="0"/>
          <w:marRight w:val="0"/>
          <w:marTop w:val="0"/>
          <w:marBottom w:val="0"/>
          <w:divBdr>
            <w:top w:val="none" w:sz="0" w:space="0" w:color="auto"/>
            <w:left w:val="none" w:sz="0" w:space="0" w:color="auto"/>
            <w:bottom w:val="none" w:sz="0" w:space="0" w:color="auto"/>
            <w:right w:val="none" w:sz="0" w:space="0" w:color="auto"/>
          </w:divBdr>
        </w:div>
      </w:divsChild>
    </w:div>
    <w:div w:id="483352574">
      <w:bodyDiv w:val="1"/>
      <w:marLeft w:val="0"/>
      <w:marRight w:val="0"/>
      <w:marTop w:val="0"/>
      <w:marBottom w:val="0"/>
      <w:divBdr>
        <w:top w:val="none" w:sz="0" w:space="0" w:color="auto"/>
        <w:left w:val="none" w:sz="0" w:space="0" w:color="auto"/>
        <w:bottom w:val="none" w:sz="0" w:space="0" w:color="auto"/>
        <w:right w:val="none" w:sz="0" w:space="0" w:color="auto"/>
      </w:divBdr>
      <w:divsChild>
        <w:div w:id="192311634">
          <w:marLeft w:val="0"/>
          <w:marRight w:val="0"/>
          <w:marTop w:val="0"/>
          <w:marBottom w:val="0"/>
          <w:divBdr>
            <w:top w:val="none" w:sz="0" w:space="0" w:color="auto"/>
            <w:left w:val="none" w:sz="0" w:space="0" w:color="auto"/>
            <w:bottom w:val="none" w:sz="0" w:space="0" w:color="auto"/>
            <w:right w:val="none" w:sz="0" w:space="0" w:color="auto"/>
          </w:divBdr>
        </w:div>
        <w:div w:id="257762277">
          <w:marLeft w:val="0"/>
          <w:marRight w:val="0"/>
          <w:marTop w:val="0"/>
          <w:marBottom w:val="0"/>
          <w:divBdr>
            <w:top w:val="none" w:sz="0" w:space="0" w:color="auto"/>
            <w:left w:val="none" w:sz="0" w:space="0" w:color="auto"/>
            <w:bottom w:val="none" w:sz="0" w:space="0" w:color="auto"/>
            <w:right w:val="none" w:sz="0" w:space="0" w:color="auto"/>
          </w:divBdr>
        </w:div>
        <w:div w:id="421531746">
          <w:marLeft w:val="0"/>
          <w:marRight w:val="0"/>
          <w:marTop w:val="0"/>
          <w:marBottom w:val="0"/>
          <w:divBdr>
            <w:top w:val="none" w:sz="0" w:space="0" w:color="auto"/>
            <w:left w:val="none" w:sz="0" w:space="0" w:color="auto"/>
            <w:bottom w:val="none" w:sz="0" w:space="0" w:color="auto"/>
            <w:right w:val="none" w:sz="0" w:space="0" w:color="auto"/>
          </w:divBdr>
        </w:div>
        <w:div w:id="617637375">
          <w:marLeft w:val="0"/>
          <w:marRight w:val="0"/>
          <w:marTop w:val="0"/>
          <w:marBottom w:val="0"/>
          <w:divBdr>
            <w:top w:val="none" w:sz="0" w:space="0" w:color="auto"/>
            <w:left w:val="none" w:sz="0" w:space="0" w:color="auto"/>
            <w:bottom w:val="none" w:sz="0" w:space="0" w:color="auto"/>
            <w:right w:val="none" w:sz="0" w:space="0" w:color="auto"/>
          </w:divBdr>
        </w:div>
        <w:div w:id="678774579">
          <w:marLeft w:val="0"/>
          <w:marRight w:val="0"/>
          <w:marTop w:val="0"/>
          <w:marBottom w:val="0"/>
          <w:divBdr>
            <w:top w:val="none" w:sz="0" w:space="0" w:color="auto"/>
            <w:left w:val="none" w:sz="0" w:space="0" w:color="auto"/>
            <w:bottom w:val="none" w:sz="0" w:space="0" w:color="auto"/>
            <w:right w:val="none" w:sz="0" w:space="0" w:color="auto"/>
          </w:divBdr>
        </w:div>
        <w:div w:id="733356245">
          <w:marLeft w:val="0"/>
          <w:marRight w:val="0"/>
          <w:marTop w:val="0"/>
          <w:marBottom w:val="0"/>
          <w:divBdr>
            <w:top w:val="none" w:sz="0" w:space="0" w:color="auto"/>
            <w:left w:val="none" w:sz="0" w:space="0" w:color="auto"/>
            <w:bottom w:val="none" w:sz="0" w:space="0" w:color="auto"/>
            <w:right w:val="none" w:sz="0" w:space="0" w:color="auto"/>
          </w:divBdr>
        </w:div>
        <w:div w:id="1112240279">
          <w:marLeft w:val="0"/>
          <w:marRight w:val="0"/>
          <w:marTop w:val="0"/>
          <w:marBottom w:val="0"/>
          <w:divBdr>
            <w:top w:val="none" w:sz="0" w:space="0" w:color="auto"/>
            <w:left w:val="none" w:sz="0" w:space="0" w:color="auto"/>
            <w:bottom w:val="none" w:sz="0" w:space="0" w:color="auto"/>
            <w:right w:val="none" w:sz="0" w:space="0" w:color="auto"/>
          </w:divBdr>
          <w:divsChild>
            <w:div w:id="476335358">
              <w:marLeft w:val="-75"/>
              <w:marRight w:val="0"/>
              <w:marTop w:val="30"/>
              <w:marBottom w:val="30"/>
              <w:divBdr>
                <w:top w:val="none" w:sz="0" w:space="0" w:color="auto"/>
                <w:left w:val="none" w:sz="0" w:space="0" w:color="auto"/>
                <w:bottom w:val="none" w:sz="0" w:space="0" w:color="auto"/>
                <w:right w:val="none" w:sz="0" w:space="0" w:color="auto"/>
              </w:divBdr>
              <w:divsChild>
                <w:div w:id="19090694">
                  <w:marLeft w:val="0"/>
                  <w:marRight w:val="0"/>
                  <w:marTop w:val="0"/>
                  <w:marBottom w:val="0"/>
                  <w:divBdr>
                    <w:top w:val="none" w:sz="0" w:space="0" w:color="auto"/>
                    <w:left w:val="none" w:sz="0" w:space="0" w:color="auto"/>
                    <w:bottom w:val="none" w:sz="0" w:space="0" w:color="auto"/>
                    <w:right w:val="none" w:sz="0" w:space="0" w:color="auto"/>
                  </w:divBdr>
                  <w:divsChild>
                    <w:div w:id="59524215">
                      <w:marLeft w:val="0"/>
                      <w:marRight w:val="0"/>
                      <w:marTop w:val="0"/>
                      <w:marBottom w:val="0"/>
                      <w:divBdr>
                        <w:top w:val="none" w:sz="0" w:space="0" w:color="auto"/>
                        <w:left w:val="none" w:sz="0" w:space="0" w:color="auto"/>
                        <w:bottom w:val="none" w:sz="0" w:space="0" w:color="auto"/>
                        <w:right w:val="none" w:sz="0" w:space="0" w:color="auto"/>
                      </w:divBdr>
                    </w:div>
                    <w:div w:id="1264338031">
                      <w:marLeft w:val="0"/>
                      <w:marRight w:val="0"/>
                      <w:marTop w:val="0"/>
                      <w:marBottom w:val="0"/>
                      <w:divBdr>
                        <w:top w:val="none" w:sz="0" w:space="0" w:color="auto"/>
                        <w:left w:val="none" w:sz="0" w:space="0" w:color="auto"/>
                        <w:bottom w:val="none" w:sz="0" w:space="0" w:color="auto"/>
                        <w:right w:val="none" w:sz="0" w:space="0" w:color="auto"/>
                      </w:divBdr>
                    </w:div>
                    <w:div w:id="2122845663">
                      <w:marLeft w:val="0"/>
                      <w:marRight w:val="0"/>
                      <w:marTop w:val="0"/>
                      <w:marBottom w:val="0"/>
                      <w:divBdr>
                        <w:top w:val="none" w:sz="0" w:space="0" w:color="auto"/>
                        <w:left w:val="none" w:sz="0" w:space="0" w:color="auto"/>
                        <w:bottom w:val="none" w:sz="0" w:space="0" w:color="auto"/>
                        <w:right w:val="none" w:sz="0" w:space="0" w:color="auto"/>
                      </w:divBdr>
                    </w:div>
                  </w:divsChild>
                </w:div>
                <w:div w:id="70129831">
                  <w:marLeft w:val="0"/>
                  <w:marRight w:val="0"/>
                  <w:marTop w:val="0"/>
                  <w:marBottom w:val="0"/>
                  <w:divBdr>
                    <w:top w:val="none" w:sz="0" w:space="0" w:color="auto"/>
                    <w:left w:val="none" w:sz="0" w:space="0" w:color="auto"/>
                    <w:bottom w:val="none" w:sz="0" w:space="0" w:color="auto"/>
                    <w:right w:val="none" w:sz="0" w:space="0" w:color="auto"/>
                  </w:divBdr>
                  <w:divsChild>
                    <w:div w:id="207643028">
                      <w:marLeft w:val="0"/>
                      <w:marRight w:val="0"/>
                      <w:marTop w:val="0"/>
                      <w:marBottom w:val="0"/>
                      <w:divBdr>
                        <w:top w:val="none" w:sz="0" w:space="0" w:color="auto"/>
                        <w:left w:val="none" w:sz="0" w:space="0" w:color="auto"/>
                        <w:bottom w:val="none" w:sz="0" w:space="0" w:color="auto"/>
                        <w:right w:val="none" w:sz="0" w:space="0" w:color="auto"/>
                      </w:divBdr>
                    </w:div>
                  </w:divsChild>
                </w:div>
                <w:div w:id="222326688">
                  <w:marLeft w:val="0"/>
                  <w:marRight w:val="0"/>
                  <w:marTop w:val="0"/>
                  <w:marBottom w:val="0"/>
                  <w:divBdr>
                    <w:top w:val="none" w:sz="0" w:space="0" w:color="auto"/>
                    <w:left w:val="none" w:sz="0" w:space="0" w:color="auto"/>
                    <w:bottom w:val="none" w:sz="0" w:space="0" w:color="auto"/>
                    <w:right w:val="none" w:sz="0" w:space="0" w:color="auto"/>
                  </w:divBdr>
                  <w:divsChild>
                    <w:div w:id="1372800422">
                      <w:marLeft w:val="0"/>
                      <w:marRight w:val="0"/>
                      <w:marTop w:val="0"/>
                      <w:marBottom w:val="0"/>
                      <w:divBdr>
                        <w:top w:val="none" w:sz="0" w:space="0" w:color="auto"/>
                        <w:left w:val="none" w:sz="0" w:space="0" w:color="auto"/>
                        <w:bottom w:val="none" w:sz="0" w:space="0" w:color="auto"/>
                        <w:right w:val="none" w:sz="0" w:space="0" w:color="auto"/>
                      </w:divBdr>
                    </w:div>
                  </w:divsChild>
                </w:div>
                <w:div w:id="502167018">
                  <w:marLeft w:val="0"/>
                  <w:marRight w:val="0"/>
                  <w:marTop w:val="0"/>
                  <w:marBottom w:val="0"/>
                  <w:divBdr>
                    <w:top w:val="none" w:sz="0" w:space="0" w:color="auto"/>
                    <w:left w:val="none" w:sz="0" w:space="0" w:color="auto"/>
                    <w:bottom w:val="none" w:sz="0" w:space="0" w:color="auto"/>
                    <w:right w:val="none" w:sz="0" w:space="0" w:color="auto"/>
                  </w:divBdr>
                  <w:divsChild>
                    <w:div w:id="1581212246">
                      <w:marLeft w:val="0"/>
                      <w:marRight w:val="0"/>
                      <w:marTop w:val="0"/>
                      <w:marBottom w:val="0"/>
                      <w:divBdr>
                        <w:top w:val="none" w:sz="0" w:space="0" w:color="auto"/>
                        <w:left w:val="none" w:sz="0" w:space="0" w:color="auto"/>
                        <w:bottom w:val="none" w:sz="0" w:space="0" w:color="auto"/>
                        <w:right w:val="none" w:sz="0" w:space="0" w:color="auto"/>
                      </w:divBdr>
                    </w:div>
                    <w:div w:id="1835877920">
                      <w:marLeft w:val="0"/>
                      <w:marRight w:val="0"/>
                      <w:marTop w:val="0"/>
                      <w:marBottom w:val="0"/>
                      <w:divBdr>
                        <w:top w:val="none" w:sz="0" w:space="0" w:color="auto"/>
                        <w:left w:val="none" w:sz="0" w:space="0" w:color="auto"/>
                        <w:bottom w:val="none" w:sz="0" w:space="0" w:color="auto"/>
                        <w:right w:val="none" w:sz="0" w:space="0" w:color="auto"/>
                      </w:divBdr>
                    </w:div>
                  </w:divsChild>
                </w:div>
                <w:div w:id="731927723">
                  <w:marLeft w:val="0"/>
                  <w:marRight w:val="0"/>
                  <w:marTop w:val="0"/>
                  <w:marBottom w:val="0"/>
                  <w:divBdr>
                    <w:top w:val="none" w:sz="0" w:space="0" w:color="auto"/>
                    <w:left w:val="none" w:sz="0" w:space="0" w:color="auto"/>
                    <w:bottom w:val="none" w:sz="0" w:space="0" w:color="auto"/>
                    <w:right w:val="none" w:sz="0" w:space="0" w:color="auto"/>
                  </w:divBdr>
                  <w:divsChild>
                    <w:div w:id="945430288">
                      <w:marLeft w:val="0"/>
                      <w:marRight w:val="0"/>
                      <w:marTop w:val="0"/>
                      <w:marBottom w:val="0"/>
                      <w:divBdr>
                        <w:top w:val="none" w:sz="0" w:space="0" w:color="auto"/>
                        <w:left w:val="none" w:sz="0" w:space="0" w:color="auto"/>
                        <w:bottom w:val="none" w:sz="0" w:space="0" w:color="auto"/>
                        <w:right w:val="none" w:sz="0" w:space="0" w:color="auto"/>
                      </w:divBdr>
                    </w:div>
                  </w:divsChild>
                </w:div>
                <w:div w:id="825780279">
                  <w:marLeft w:val="0"/>
                  <w:marRight w:val="0"/>
                  <w:marTop w:val="0"/>
                  <w:marBottom w:val="0"/>
                  <w:divBdr>
                    <w:top w:val="none" w:sz="0" w:space="0" w:color="auto"/>
                    <w:left w:val="none" w:sz="0" w:space="0" w:color="auto"/>
                    <w:bottom w:val="none" w:sz="0" w:space="0" w:color="auto"/>
                    <w:right w:val="none" w:sz="0" w:space="0" w:color="auto"/>
                  </w:divBdr>
                  <w:divsChild>
                    <w:div w:id="2031564021">
                      <w:marLeft w:val="0"/>
                      <w:marRight w:val="0"/>
                      <w:marTop w:val="0"/>
                      <w:marBottom w:val="0"/>
                      <w:divBdr>
                        <w:top w:val="none" w:sz="0" w:space="0" w:color="auto"/>
                        <w:left w:val="none" w:sz="0" w:space="0" w:color="auto"/>
                        <w:bottom w:val="none" w:sz="0" w:space="0" w:color="auto"/>
                        <w:right w:val="none" w:sz="0" w:space="0" w:color="auto"/>
                      </w:divBdr>
                    </w:div>
                  </w:divsChild>
                </w:div>
                <w:div w:id="933519096">
                  <w:marLeft w:val="0"/>
                  <w:marRight w:val="0"/>
                  <w:marTop w:val="0"/>
                  <w:marBottom w:val="0"/>
                  <w:divBdr>
                    <w:top w:val="none" w:sz="0" w:space="0" w:color="auto"/>
                    <w:left w:val="none" w:sz="0" w:space="0" w:color="auto"/>
                    <w:bottom w:val="none" w:sz="0" w:space="0" w:color="auto"/>
                    <w:right w:val="none" w:sz="0" w:space="0" w:color="auto"/>
                  </w:divBdr>
                  <w:divsChild>
                    <w:div w:id="1189760083">
                      <w:marLeft w:val="0"/>
                      <w:marRight w:val="0"/>
                      <w:marTop w:val="0"/>
                      <w:marBottom w:val="0"/>
                      <w:divBdr>
                        <w:top w:val="none" w:sz="0" w:space="0" w:color="auto"/>
                        <w:left w:val="none" w:sz="0" w:space="0" w:color="auto"/>
                        <w:bottom w:val="none" w:sz="0" w:space="0" w:color="auto"/>
                        <w:right w:val="none" w:sz="0" w:space="0" w:color="auto"/>
                      </w:divBdr>
                    </w:div>
                  </w:divsChild>
                </w:div>
                <w:div w:id="950088505">
                  <w:marLeft w:val="0"/>
                  <w:marRight w:val="0"/>
                  <w:marTop w:val="0"/>
                  <w:marBottom w:val="0"/>
                  <w:divBdr>
                    <w:top w:val="none" w:sz="0" w:space="0" w:color="auto"/>
                    <w:left w:val="none" w:sz="0" w:space="0" w:color="auto"/>
                    <w:bottom w:val="none" w:sz="0" w:space="0" w:color="auto"/>
                    <w:right w:val="none" w:sz="0" w:space="0" w:color="auto"/>
                  </w:divBdr>
                  <w:divsChild>
                    <w:div w:id="1144543249">
                      <w:marLeft w:val="0"/>
                      <w:marRight w:val="0"/>
                      <w:marTop w:val="0"/>
                      <w:marBottom w:val="0"/>
                      <w:divBdr>
                        <w:top w:val="none" w:sz="0" w:space="0" w:color="auto"/>
                        <w:left w:val="none" w:sz="0" w:space="0" w:color="auto"/>
                        <w:bottom w:val="none" w:sz="0" w:space="0" w:color="auto"/>
                        <w:right w:val="none" w:sz="0" w:space="0" w:color="auto"/>
                      </w:divBdr>
                    </w:div>
                  </w:divsChild>
                </w:div>
                <w:div w:id="1404598552">
                  <w:marLeft w:val="0"/>
                  <w:marRight w:val="0"/>
                  <w:marTop w:val="0"/>
                  <w:marBottom w:val="0"/>
                  <w:divBdr>
                    <w:top w:val="none" w:sz="0" w:space="0" w:color="auto"/>
                    <w:left w:val="none" w:sz="0" w:space="0" w:color="auto"/>
                    <w:bottom w:val="none" w:sz="0" w:space="0" w:color="auto"/>
                    <w:right w:val="none" w:sz="0" w:space="0" w:color="auto"/>
                  </w:divBdr>
                  <w:divsChild>
                    <w:div w:id="1260287684">
                      <w:marLeft w:val="0"/>
                      <w:marRight w:val="0"/>
                      <w:marTop w:val="0"/>
                      <w:marBottom w:val="0"/>
                      <w:divBdr>
                        <w:top w:val="none" w:sz="0" w:space="0" w:color="auto"/>
                        <w:left w:val="none" w:sz="0" w:space="0" w:color="auto"/>
                        <w:bottom w:val="none" w:sz="0" w:space="0" w:color="auto"/>
                        <w:right w:val="none" w:sz="0" w:space="0" w:color="auto"/>
                      </w:divBdr>
                    </w:div>
                    <w:div w:id="1827744509">
                      <w:marLeft w:val="0"/>
                      <w:marRight w:val="0"/>
                      <w:marTop w:val="0"/>
                      <w:marBottom w:val="0"/>
                      <w:divBdr>
                        <w:top w:val="none" w:sz="0" w:space="0" w:color="auto"/>
                        <w:left w:val="none" w:sz="0" w:space="0" w:color="auto"/>
                        <w:bottom w:val="none" w:sz="0" w:space="0" w:color="auto"/>
                        <w:right w:val="none" w:sz="0" w:space="0" w:color="auto"/>
                      </w:divBdr>
                    </w:div>
                  </w:divsChild>
                </w:div>
                <w:div w:id="1524979960">
                  <w:marLeft w:val="0"/>
                  <w:marRight w:val="0"/>
                  <w:marTop w:val="0"/>
                  <w:marBottom w:val="0"/>
                  <w:divBdr>
                    <w:top w:val="none" w:sz="0" w:space="0" w:color="auto"/>
                    <w:left w:val="none" w:sz="0" w:space="0" w:color="auto"/>
                    <w:bottom w:val="none" w:sz="0" w:space="0" w:color="auto"/>
                    <w:right w:val="none" w:sz="0" w:space="0" w:color="auto"/>
                  </w:divBdr>
                  <w:divsChild>
                    <w:div w:id="535235342">
                      <w:marLeft w:val="0"/>
                      <w:marRight w:val="0"/>
                      <w:marTop w:val="0"/>
                      <w:marBottom w:val="0"/>
                      <w:divBdr>
                        <w:top w:val="none" w:sz="0" w:space="0" w:color="auto"/>
                        <w:left w:val="none" w:sz="0" w:space="0" w:color="auto"/>
                        <w:bottom w:val="none" w:sz="0" w:space="0" w:color="auto"/>
                        <w:right w:val="none" w:sz="0" w:space="0" w:color="auto"/>
                      </w:divBdr>
                    </w:div>
                    <w:div w:id="574558034">
                      <w:marLeft w:val="0"/>
                      <w:marRight w:val="0"/>
                      <w:marTop w:val="0"/>
                      <w:marBottom w:val="0"/>
                      <w:divBdr>
                        <w:top w:val="none" w:sz="0" w:space="0" w:color="auto"/>
                        <w:left w:val="none" w:sz="0" w:space="0" w:color="auto"/>
                        <w:bottom w:val="none" w:sz="0" w:space="0" w:color="auto"/>
                        <w:right w:val="none" w:sz="0" w:space="0" w:color="auto"/>
                      </w:divBdr>
                    </w:div>
                  </w:divsChild>
                </w:div>
                <w:div w:id="1738434072">
                  <w:marLeft w:val="0"/>
                  <w:marRight w:val="0"/>
                  <w:marTop w:val="0"/>
                  <w:marBottom w:val="0"/>
                  <w:divBdr>
                    <w:top w:val="none" w:sz="0" w:space="0" w:color="auto"/>
                    <w:left w:val="none" w:sz="0" w:space="0" w:color="auto"/>
                    <w:bottom w:val="none" w:sz="0" w:space="0" w:color="auto"/>
                    <w:right w:val="none" w:sz="0" w:space="0" w:color="auto"/>
                  </w:divBdr>
                  <w:divsChild>
                    <w:div w:id="1854147057">
                      <w:marLeft w:val="0"/>
                      <w:marRight w:val="0"/>
                      <w:marTop w:val="0"/>
                      <w:marBottom w:val="0"/>
                      <w:divBdr>
                        <w:top w:val="none" w:sz="0" w:space="0" w:color="auto"/>
                        <w:left w:val="none" w:sz="0" w:space="0" w:color="auto"/>
                        <w:bottom w:val="none" w:sz="0" w:space="0" w:color="auto"/>
                        <w:right w:val="none" w:sz="0" w:space="0" w:color="auto"/>
                      </w:divBdr>
                    </w:div>
                    <w:div w:id="2024167690">
                      <w:marLeft w:val="0"/>
                      <w:marRight w:val="0"/>
                      <w:marTop w:val="0"/>
                      <w:marBottom w:val="0"/>
                      <w:divBdr>
                        <w:top w:val="none" w:sz="0" w:space="0" w:color="auto"/>
                        <w:left w:val="none" w:sz="0" w:space="0" w:color="auto"/>
                        <w:bottom w:val="none" w:sz="0" w:space="0" w:color="auto"/>
                        <w:right w:val="none" w:sz="0" w:space="0" w:color="auto"/>
                      </w:divBdr>
                    </w:div>
                  </w:divsChild>
                </w:div>
                <w:div w:id="1888031663">
                  <w:marLeft w:val="0"/>
                  <w:marRight w:val="0"/>
                  <w:marTop w:val="0"/>
                  <w:marBottom w:val="0"/>
                  <w:divBdr>
                    <w:top w:val="none" w:sz="0" w:space="0" w:color="auto"/>
                    <w:left w:val="none" w:sz="0" w:space="0" w:color="auto"/>
                    <w:bottom w:val="none" w:sz="0" w:space="0" w:color="auto"/>
                    <w:right w:val="none" w:sz="0" w:space="0" w:color="auto"/>
                  </w:divBdr>
                  <w:divsChild>
                    <w:div w:id="1112824054">
                      <w:marLeft w:val="0"/>
                      <w:marRight w:val="0"/>
                      <w:marTop w:val="0"/>
                      <w:marBottom w:val="0"/>
                      <w:divBdr>
                        <w:top w:val="none" w:sz="0" w:space="0" w:color="auto"/>
                        <w:left w:val="none" w:sz="0" w:space="0" w:color="auto"/>
                        <w:bottom w:val="none" w:sz="0" w:space="0" w:color="auto"/>
                        <w:right w:val="none" w:sz="0" w:space="0" w:color="auto"/>
                      </w:divBdr>
                    </w:div>
                  </w:divsChild>
                </w:div>
                <w:div w:id="2068918002">
                  <w:marLeft w:val="0"/>
                  <w:marRight w:val="0"/>
                  <w:marTop w:val="0"/>
                  <w:marBottom w:val="0"/>
                  <w:divBdr>
                    <w:top w:val="none" w:sz="0" w:space="0" w:color="auto"/>
                    <w:left w:val="none" w:sz="0" w:space="0" w:color="auto"/>
                    <w:bottom w:val="none" w:sz="0" w:space="0" w:color="auto"/>
                    <w:right w:val="none" w:sz="0" w:space="0" w:color="auto"/>
                  </w:divBdr>
                  <w:divsChild>
                    <w:div w:id="769929339">
                      <w:marLeft w:val="0"/>
                      <w:marRight w:val="0"/>
                      <w:marTop w:val="0"/>
                      <w:marBottom w:val="0"/>
                      <w:divBdr>
                        <w:top w:val="none" w:sz="0" w:space="0" w:color="auto"/>
                        <w:left w:val="none" w:sz="0" w:space="0" w:color="auto"/>
                        <w:bottom w:val="none" w:sz="0" w:space="0" w:color="auto"/>
                        <w:right w:val="none" w:sz="0" w:space="0" w:color="auto"/>
                      </w:divBdr>
                    </w:div>
                  </w:divsChild>
                </w:div>
                <w:div w:id="2100831150">
                  <w:marLeft w:val="0"/>
                  <w:marRight w:val="0"/>
                  <w:marTop w:val="0"/>
                  <w:marBottom w:val="0"/>
                  <w:divBdr>
                    <w:top w:val="none" w:sz="0" w:space="0" w:color="auto"/>
                    <w:left w:val="none" w:sz="0" w:space="0" w:color="auto"/>
                    <w:bottom w:val="none" w:sz="0" w:space="0" w:color="auto"/>
                    <w:right w:val="none" w:sz="0" w:space="0" w:color="auto"/>
                  </w:divBdr>
                  <w:divsChild>
                    <w:div w:id="10355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93929">
          <w:marLeft w:val="0"/>
          <w:marRight w:val="0"/>
          <w:marTop w:val="0"/>
          <w:marBottom w:val="0"/>
          <w:divBdr>
            <w:top w:val="none" w:sz="0" w:space="0" w:color="auto"/>
            <w:left w:val="none" w:sz="0" w:space="0" w:color="auto"/>
            <w:bottom w:val="none" w:sz="0" w:space="0" w:color="auto"/>
            <w:right w:val="none" w:sz="0" w:space="0" w:color="auto"/>
          </w:divBdr>
          <w:divsChild>
            <w:div w:id="520777104">
              <w:marLeft w:val="-75"/>
              <w:marRight w:val="0"/>
              <w:marTop w:val="30"/>
              <w:marBottom w:val="30"/>
              <w:divBdr>
                <w:top w:val="none" w:sz="0" w:space="0" w:color="auto"/>
                <w:left w:val="none" w:sz="0" w:space="0" w:color="auto"/>
                <w:bottom w:val="none" w:sz="0" w:space="0" w:color="auto"/>
                <w:right w:val="none" w:sz="0" w:space="0" w:color="auto"/>
              </w:divBdr>
              <w:divsChild>
                <w:div w:id="289635100">
                  <w:marLeft w:val="0"/>
                  <w:marRight w:val="0"/>
                  <w:marTop w:val="0"/>
                  <w:marBottom w:val="0"/>
                  <w:divBdr>
                    <w:top w:val="none" w:sz="0" w:space="0" w:color="auto"/>
                    <w:left w:val="none" w:sz="0" w:space="0" w:color="auto"/>
                    <w:bottom w:val="none" w:sz="0" w:space="0" w:color="auto"/>
                    <w:right w:val="none" w:sz="0" w:space="0" w:color="auto"/>
                  </w:divBdr>
                  <w:divsChild>
                    <w:div w:id="1556575814">
                      <w:marLeft w:val="0"/>
                      <w:marRight w:val="0"/>
                      <w:marTop w:val="0"/>
                      <w:marBottom w:val="0"/>
                      <w:divBdr>
                        <w:top w:val="none" w:sz="0" w:space="0" w:color="auto"/>
                        <w:left w:val="none" w:sz="0" w:space="0" w:color="auto"/>
                        <w:bottom w:val="none" w:sz="0" w:space="0" w:color="auto"/>
                        <w:right w:val="none" w:sz="0" w:space="0" w:color="auto"/>
                      </w:divBdr>
                    </w:div>
                  </w:divsChild>
                </w:div>
                <w:div w:id="659843284">
                  <w:marLeft w:val="0"/>
                  <w:marRight w:val="0"/>
                  <w:marTop w:val="0"/>
                  <w:marBottom w:val="0"/>
                  <w:divBdr>
                    <w:top w:val="none" w:sz="0" w:space="0" w:color="auto"/>
                    <w:left w:val="none" w:sz="0" w:space="0" w:color="auto"/>
                    <w:bottom w:val="none" w:sz="0" w:space="0" w:color="auto"/>
                    <w:right w:val="none" w:sz="0" w:space="0" w:color="auto"/>
                  </w:divBdr>
                  <w:divsChild>
                    <w:div w:id="1175073243">
                      <w:marLeft w:val="0"/>
                      <w:marRight w:val="0"/>
                      <w:marTop w:val="0"/>
                      <w:marBottom w:val="0"/>
                      <w:divBdr>
                        <w:top w:val="none" w:sz="0" w:space="0" w:color="auto"/>
                        <w:left w:val="none" w:sz="0" w:space="0" w:color="auto"/>
                        <w:bottom w:val="none" w:sz="0" w:space="0" w:color="auto"/>
                        <w:right w:val="none" w:sz="0" w:space="0" w:color="auto"/>
                      </w:divBdr>
                    </w:div>
                  </w:divsChild>
                </w:div>
                <w:div w:id="680662393">
                  <w:marLeft w:val="0"/>
                  <w:marRight w:val="0"/>
                  <w:marTop w:val="0"/>
                  <w:marBottom w:val="0"/>
                  <w:divBdr>
                    <w:top w:val="none" w:sz="0" w:space="0" w:color="auto"/>
                    <w:left w:val="none" w:sz="0" w:space="0" w:color="auto"/>
                    <w:bottom w:val="none" w:sz="0" w:space="0" w:color="auto"/>
                    <w:right w:val="none" w:sz="0" w:space="0" w:color="auto"/>
                  </w:divBdr>
                  <w:divsChild>
                    <w:div w:id="171071178">
                      <w:marLeft w:val="0"/>
                      <w:marRight w:val="0"/>
                      <w:marTop w:val="0"/>
                      <w:marBottom w:val="0"/>
                      <w:divBdr>
                        <w:top w:val="none" w:sz="0" w:space="0" w:color="auto"/>
                        <w:left w:val="none" w:sz="0" w:space="0" w:color="auto"/>
                        <w:bottom w:val="none" w:sz="0" w:space="0" w:color="auto"/>
                        <w:right w:val="none" w:sz="0" w:space="0" w:color="auto"/>
                      </w:divBdr>
                    </w:div>
                    <w:div w:id="226957945">
                      <w:marLeft w:val="0"/>
                      <w:marRight w:val="0"/>
                      <w:marTop w:val="0"/>
                      <w:marBottom w:val="0"/>
                      <w:divBdr>
                        <w:top w:val="none" w:sz="0" w:space="0" w:color="auto"/>
                        <w:left w:val="none" w:sz="0" w:space="0" w:color="auto"/>
                        <w:bottom w:val="none" w:sz="0" w:space="0" w:color="auto"/>
                        <w:right w:val="none" w:sz="0" w:space="0" w:color="auto"/>
                      </w:divBdr>
                    </w:div>
                  </w:divsChild>
                </w:div>
                <w:div w:id="862551429">
                  <w:marLeft w:val="0"/>
                  <w:marRight w:val="0"/>
                  <w:marTop w:val="0"/>
                  <w:marBottom w:val="0"/>
                  <w:divBdr>
                    <w:top w:val="none" w:sz="0" w:space="0" w:color="auto"/>
                    <w:left w:val="none" w:sz="0" w:space="0" w:color="auto"/>
                    <w:bottom w:val="none" w:sz="0" w:space="0" w:color="auto"/>
                    <w:right w:val="none" w:sz="0" w:space="0" w:color="auto"/>
                  </w:divBdr>
                  <w:divsChild>
                    <w:div w:id="1135026897">
                      <w:marLeft w:val="0"/>
                      <w:marRight w:val="0"/>
                      <w:marTop w:val="0"/>
                      <w:marBottom w:val="0"/>
                      <w:divBdr>
                        <w:top w:val="none" w:sz="0" w:space="0" w:color="auto"/>
                        <w:left w:val="none" w:sz="0" w:space="0" w:color="auto"/>
                        <w:bottom w:val="none" w:sz="0" w:space="0" w:color="auto"/>
                        <w:right w:val="none" w:sz="0" w:space="0" w:color="auto"/>
                      </w:divBdr>
                    </w:div>
                  </w:divsChild>
                </w:div>
                <w:div w:id="949358146">
                  <w:marLeft w:val="0"/>
                  <w:marRight w:val="0"/>
                  <w:marTop w:val="0"/>
                  <w:marBottom w:val="0"/>
                  <w:divBdr>
                    <w:top w:val="none" w:sz="0" w:space="0" w:color="auto"/>
                    <w:left w:val="none" w:sz="0" w:space="0" w:color="auto"/>
                    <w:bottom w:val="none" w:sz="0" w:space="0" w:color="auto"/>
                    <w:right w:val="none" w:sz="0" w:space="0" w:color="auto"/>
                  </w:divBdr>
                  <w:divsChild>
                    <w:div w:id="112600582">
                      <w:marLeft w:val="0"/>
                      <w:marRight w:val="0"/>
                      <w:marTop w:val="0"/>
                      <w:marBottom w:val="0"/>
                      <w:divBdr>
                        <w:top w:val="none" w:sz="0" w:space="0" w:color="auto"/>
                        <w:left w:val="none" w:sz="0" w:space="0" w:color="auto"/>
                        <w:bottom w:val="none" w:sz="0" w:space="0" w:color="auto"/>
                        <w:right w:val="none" w:sz="0" w:space="0" w:color="auto"/>
                      </w:divBdr>
                    </w:div>
                    <w:div w:id="2043167323">
                      <w:marLeft w:val="0"/>
                      <w:marRight w:val="0"/>
                      <w:marTop w:val="0"/>
                      <w:marBottom w:val="0"/>
                      <w:divBdr>
                        <w:top w:val="none" w:sz="0" w:space="0" w:color="auto"/>
                        <w:left w:val="none" w:sz="0" w:space="0" w:color="auto"/>
                        <w:bottom w:val="none" w:sz="0" w:space="0" w:color="auto"/>
                        <w:right w:val="none" w:sz="0" w:space="0" w:color="auto"/>
                      </w:divBdr>
                    </w:div>
                  </w:divsChild>
                </w:div>
                <w:div w:id="1108476020">
                  <w:marLeft w:val="0"/>
                  <w:marRight w:val="0"/>
                  <w:marTop w:val="0"/>
                  <w:marBottom w:val="0"/>
                  <w:divBdr>
                    <w:top w:val="none" w:sz="0" w:space="0" w:color="auto"/>
                    <w:left w:val="none" w:sz="0" w:space="0" w:color="auto"/>
                    <w:bottom w:val="none" w:sz="0" w:space="0" w:color="auto"/>
                    <w:right w:val="none" w:sz="0" w:space="0" w:color="auto"/>
                  </w:divBdr>
                  <w:divsChild>
                    <w:div w:id="81921683">
                      <w:marLeft w:val="0"/>
                      <w:marRight w:val="0"/>
                      <w:marTop w:val="0"/>
                      <w:marBottom w:val="0"/>
                      <w:divBdr>
                        <w:top w:val="none" w:sz="0" w:space="0" w:color="auto"/>
                        <w:left w:val="none" w:sz="0" w:space="0" w:color="auto"/>
                        <w:bottom w:val="none" w:sz="0" w:space="0" w:color="auto"/>
                        <w:right w:val="none" w:sz="0" w:space="0" w:color="auto"/>
                      </w:divBdr>
                    </w:div>
                    <w:div w:id="1573924372">
                      <w:marLeft w:val="0"/>
                      <w:marRight w:val="0"/>
                      <w:marTop w:val="0"/>
                      <w:marBottom w:val="0"/>
                      <w:divBdr>
                        <w:top w:val="none" w:sz="0" w:space="0" w:color="auto"/>
                        <w:left w:val="none" w:sz="0" w:space="0" w:color="auto"/>
                        <w:bottom w:val="none" w:sz="0" w:space="0" w:color="auto"/>
                        <w:right w:val="none" w:sz="0" w:space="0" w:color="auto"/>
                      </w:divBdr>
                    </w:div>
                  </w:divsChild>
                </w:div>
                <w:div w:id="1134758047">
                  <w:marLeft w:val="0"/>
                  <w:marRight w:val="0"/>
                  <w:marTop w:val="0"/>
                  <w:marBottom w:val="0"/>
                  <w:divBdr>
                    <w:top w:val="none" w:sz="0" w:space="0" w:color="auto"/>
                    <w:left w:val="none" w:sz="0" w:space="0" w:color="auto"/>
                    <w:bottom w:val="none" w:sz="0" w:space="0" w:color="auto"/>
                    <w:right w:val="none" w:sz="0" w:space="0" w:color="auto"/>
                  </w:divBdr>
                  <w:divsChild>
                    <w:div w:id="2072190516">
                      <w:marLeft w:val="0"/>
                      <w:marRight w:val="0"/>
                      <w:marTop w:val="0"/>
                      <w:marBottom w:val="0"/>
                      <w:divBdr>
                        <w:top w:val="none" w:sz="0" w:space="0" w:color="auto"/>
                        <w:left w:val="none" w:sz="0" w:space="0" w:color="auto"/>
                        <w:bottom w:val="none" w:sz="0" w:space="0" w:color="auto"/>
                        <w:right w:val="none" w:sz="0" w:space="0" w:color="auto"/>
                      </w:divBdr>
                    </w:div>
                  </w:divsChild>
                </w:div>
                <w:div w:id="1382824498">
                  <w:marLeft w:val="0"/>
                  <w:marRight w:val="0"/>
                  <w:marTop w:val="0"/>
                  <w:marBottom w:val="0"/>
                  <w:divBdr>
                    <w:top w:val="none" w:sz="0" w:space="0" w:color="auto"/>
                    <w:left w:val="none" w:sz="0" w:space="0" w:color="auto"/>
                    <w:bottom w:val="none" w:sz="0" w:space="0" w:color="auto"/>
                    <w:right w:val="none" w:sz="0" w:space="0" w:color="auto"/>
                  </w:divBdr>
                  <w:divsChild>
                    <w:div w:id="969750043">
                      <w:marLeft w:val="0"/>
                      <w:marRight w:val="0"/>
                      <w:marTop w:val="0"/>
                      <w:marBottom w:val="0"/>
                      <w:divBdr>
                        <w:top w:val="none" w:sz="0" w:space="0" w:color="auto"/>
                        <w:left w:val="none" w:sz="0" w:space="0" w:color="auto"/>
                        <w:bottom w:val="none" w:sz="0" w:space="0" w:color="auto"/>
                        <w:right w:val="none" w:sz="0" w:space="0" w:color="auto"/>
                      </w:divBdr>
                    </w:div>
                    <w:div w:id="1275136015">
                      <w:marLeft w:val="0"/>
                      <w:marRight w:val="0"/>
                      <w:marTop w:val="0"/>
                      <w:marBottom w:val="0"/>
                      <w:divBdr>
                        <w:top w:val="none" w:sz="0" w:space="0" w:color="auto"/>
                        <w:left w:val="none" w:sz="0" w:space="0" w:color="auto"/>
                        <w:bottom w:val="none" w:sz="0" w:space="0" w:color="auto"/>
                        <w:right w:val="none" w:sz="0" w:space="0" w:color="auto"/>
                      </w:divBdr>
                    </w:div>
                  </w:divsChild>
                </w:div>
                <w:div w:id="1426538926">
                  <w:marLeft w:val="0"/>
                  <w:marRight w:val="0"/>
                  <w:marTop w:val="0"/>
                  <w:marBottom w:val="0"/>
                  <w:divBdr>
                    <w:top w:val="none" w:sz="0" w:space="0" w:color="auto"/>
                    <w:left w:val="none" w:sz="0" w:space="0" w:color="auto"/>
                    <w:bottom w:val="none" w:sz="0" w:space="0" w:color="auto"/>
                    <w:right w:val="none" w:sz="0" w:space="0" w:color="auto"/>
                  </w:divBdr>
                  <w:divsChild>
                    <w:div w:id="1823347595">
                      <w:marLeft w:val="0"/>
                      <w:marRight w:val="0"/>
                      <w:marTop w:val="0"/>
                      <w:marBottom w:val="0"/>
                      <w:divBdr>
                        <w:top w:val="none" w:sz="0" w:space="0" w:color="auto"/>
                        <w:left w:val="none" w:sz="0" w:space="0" w:color="auto"/>
                        <w:bottom w:val="none" w:sz="0" w:space="0" w:color="auto"/>
                        <w:right w:val="none" w:sz="0" w:space="0" w:color="auto"/>
                      </w:divBdr>
                    </w:div>
                  </w:divsChild>
                </w:div>
                <w:div w:id="1535269404">
                  <w:marLeft w:val="0"/>
                  <w:marRight w:val="0"/>
                  <w:marTop w:val="0"/>
                  <w:marBottom w:val="0"/>
                  <w:divBdr>
                    <w:top w:val="none" w:sz="0" w:space="0" w:color="auto"/>
                    <w:left w:val="none" w:sz="0" w:space="0" w:color="auto"/>
                    <w:bottom w:val="none" w:sz="0" w:space="0" w:color="auto"/>
                    <w:right w:val="none" w:sz="0" w:space="0" w:color="auto"/>
                  </w:divBdr>
                  <w:divsChild>
                    <w:div w:id="553666624">
                      <w:marLeft w:val="0"/>
                      <w:marRight w:val="0"/>
                      <w:marTop w:val="0"/>
                      <w:marBottom w:val="0"/>
                      <w:divBdr>
                        <w:top w:val="none" w:sz="0" w:space="0" w:color="auto"/>
                        <w:left w:val="none" w:sz="0" w:space="0" w:color="auto"/>
                        <w:bottom w:val="none" w:sz="0" w:space="0" w:color="auto"/>
                        <w:right w:val="none" w:sz="0" w:space="0" w:color="auto"/>
                      </w:divBdr>
                    </w:div>
                    <w:div w:id="1189484920">
                      <w:marLeft w:val="0"/>
                      <w:marRight w:val="0"/>
                      <w:marTop w:val="0"/>
                      <w:marBottom w:val="0"/>
                      <w:divBdr>
                        <w:top w:val="none" w:sz="0" w:space="0" w:color="auto"/>
                        <w:left w:val="none" w:sz="0" w:space="0" w:color="auto"/>
                        <w:bottom w:val="none" w:sz="0" w:space="0" w:color="auto"/>
                        <w:right w:val="none" w:sz="0" w:space="0" w:color="auto"/>
                      </w:divBdr>
                    </w:div>
                  </w:divsChild>
                </w:div>
                <w:div w:id="1599564301">
                  <w:marLeft w:val="0"/>
                  <w:marRight w:val="0"/>
                  <w:marTop w:val="0"/>
                  <w:marBottom w:val="0"/>
                  <w:divBdr>
                    <w:top w:val="none" w:sz="0" w:space="0" w:color="auto"/>
                    <w:left w:val="none" w:sz="0" w:space="0" w:color="auto"/>
                    <w:bottom w:val="none" w:sz="0" w:space="0" w:color="auto"/>
                    <w:right w:val="none" w:sz="0" w:space="0" w:color="auto"/>
                  </w:divBdr>
                  <w:divsChild>
                    <w:div w:id="488324506">
                      <w:marLeft w:val="0"/>
                      <w:marRight w:val="0"/>
                      <w:marTop w:val="0"/>
                      <w:marBottom w:val="0"/>
                      <w:divBdr>
                        <w:top w:val="none" w:sz="0" w:space="0" w:color="auto"/>
                        <w:left w:val="none" w:sz="0" w:space="0" w:color="auto"/>
                        <w:bottom w:val="none" w:sz="0" w:space="0" w:color="auto"/>
                        <w:right w:val="none" w:sz="0" w:space="0" w:color="auto"/>
                      </w:divBdr>
                    </w:div>
                  </w:divsChild>
                </w:div>
                <w:div w:id="1620452740">
                  <w:marLeft w:val="0"/>
                  <w:marRight w:val="0"/>
                  <w:marTop w:val="0"/>
                  <w:marBottom w:val="0"/>
                  <w:divBdr>
                    <w:top w:val="none" w:sz="0" w:space="0" w:color="auto"/>
                    <w:left w:val="none" w:sz="0" w:space="0" w:color="auto"/>
                    <w:bottom w:val="none" w:sz="0" w:space="0" w:color="auto"/>
                    <w:right w:val="none" w:sz="0" w:space="0" w:color="auto"/>
                  </w:divBdr>
                  <w:divsChild>
                    <w:div w:id="1429814919">
                      <w:marLeft w:val="0"/>
                      <w:marRight w:val="0"/>
                      <w:marTop w:val="0"/>
                      <w:marBottom w:val="0"/>
                      <w:divBdr>
                        <w:top w:val="none" w:sz="0" w:space="0" w:color="auto"/>
                        <w:left w:val="none" w:sz="0" w:space="0" w:color="auto"/>
                        <w:bottom w:val="none" w:sz="0" w:space="0" w:color="auto"/>
                        <w:right w:val="none" w:sz="0" w:space="0" w:color="auto"/>
                      </w:divBdr>
                    </w:div>
                  </w:divsChild>
                </w:div>
                <w:div w:id="1713531353">
                  <w:marLeft w:val="0"/>
                  <w:marRight w:val="0"/>
                  <w:marTop w:val="0"/>
                  <w:marBottom w:val="0"/>
                  <w:divBdr>
                    <w:top w:val="none" w:sz="0" w:space="0" w:color="auto"/>
                    <w:left w:val="none" w:sz="0" w:space="0" w:color="auto"/>
                    <w:bottom w:val="none" w:sz="0" w:space="0" w:color="auto"/>
                    <w:right w:val="none" w:sz="0" w:space="0" w:color="auto"/>
                  </w:divBdr>
                  <w:divsChild>
                    <w:div w:id="75789449">
                      <w:marLeft w:val="0"/>
                      <w:marRight w:val="0"/>
                      <w:marTop w:val="0"/>
                      <w:marBottom w:val="0"/>
                      <w:divBdr>
                        <w:top w:val="none" w:sz="0" w:space="0" w:color="auto"/>
                        <w:left w:val="none" w:sz="0" w:space="0" w:color="auto"/>
                        <w:bottom w:val="none" w:sz="0" w:space="0" w:color="auto"/>
                        <w:right w:val="none" w:sz="0" w:space="0" w:color="auto"/>
                      </w:divBdr>
                    </w:div>
                  </w:divsChild>
                </w:div>
                <w:div w:id="1763187709">
                  <w:marLeft w:val="0"/>
                  <w:marRight w:val="0"/>
                  <w:marTop w:val="0"/>
                  <w:marBottom w:val="0"/>
                  <w:divBdr>
                    <w:top w:val="none" w:sz="0" w:space="0" w:color="auto"/>
                    <w:left w:val="none" w:sz="0" w:space="0" w:color="auto"/>
                    <w:bottom w:val="none" w:sz="0" w:space="0" w:color="auto"/>
                    <w:right w:val="none" w:sz="0" w:space="0" w:color="auto"/>
                  </w:divBdr>
                  <w:divsChild>
                    <w:div w:id="1967928710">
                      <w:marLeft w:val="0"/>
                      <w:marRight w:val="0"/>
                      <w:marTop w:val="0"/>
                      <w:marBottom w:val="0"/>
                      <w:divBdr>
                        <w:top w:val="none" w:sz="0" w:space="0" w:color="auto"/>
                        <w:left w:val="none" w:sz="0" w:space="0" w:color="auto"/>
                        <w:bottom w:val="none" w:sz="0" w:space="0" w:color="auto"/>
                        <w:right w:val="none" w:sz="0" w:space="0" w:color="auto"/>
                      </w:divBdr>
                    </w:div>
                  </w:divsChild>
                </w:div>
                <w:div w:id="1800952070">
                  <w:marLeft w:val="0"/>
                  <w:marRight w:val="0"/>
                  <w:marTop w:val="0"/>
                  <w:marBottom w:val="0"/>
                  <w:divBdr>
                    <w:top w:val="none" w:sz="0" w:space="0" w:color="auto"/>
                    <w:left w:val="none" w:sz="0" w:space="0" w:color="auto"/>
                    <w:bottom w:val="none" w:sz="0" w:space="0" w:color="auto"/>
                    <w:right w:val="none" w:sz="0" w:space="0" w:color="auto"/>
                  </w:divBdr>
                  <w:divsChild>
                    <w:div w:id="1725058546">
                      <w:marLeft w:val="0"/>
                      <w:marRight w:val="0"/>
                      <w:marTop w:val="0"/>
                      <w:marBottom w:val="0"/>
                      <w:divBdr>
                        <w:top w:val="none" w:sz="0" w:space="0" w:color="auto"/>
                        <w:left w:val="none" w:sz="0" w:space="0" w:color="auto"/>
                        <w:bottom w:val="none" w:sz="0" w:space="0" w:color="auto"/>
                        <w:right w:val="none" w:sz="0" w:space="0" w:color="auto"/>
                      </w:divBdr>
                    </w:div>
                  </w:divsChild>
                </w:div>
                <w:div w:id="2034573847">
                  <w:marLeft w:val="0"/>
                  <w:marRight w:val="0"/>
                  <w:marTop w:val="0"/>
                  <w:marBottom w:val="0"/>
                  <w:divBdr>
                    <w:top w:val="none" w:sz="0" w:space="0" w:color="auto"/>
                    <w:left w:val="none" w:sz="0" w:space="0" w:color="auto"/>
                    <w:bottom w:val="none" w:sz="0" w:space="0" w:color="auto"/>
                    <w:right w:val="none" w:sz="0" w:space="0" w:color="auto"/>
                  </w:divBdr>
                  <w:divsChild>
                    <w:div w:id="205646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88610">
          <w:marLeft w:val="0"/>
          <w:marRight w:val="0"/>
          <w:marTop w:val="0"/>
          <w:marBottom w:val="0"/>
          <w:divBdr>
            <w:top w:val="none" w:sz="0" w:space="0" w:color="auto"/>
            <w:left w:val="none" w:sz="0" w:space="0" w:color="auto"/>
            <w:bottom w:val="none" w:sz="0" w:space="0" w:color="auto"/>
            <w:right w:val="none" w:sz="0" w:space="0" w:color="auto"/>
          </w:divBdr>
          <w:divsChild>
            <w:div w:id="2133399225">
              <w:marLeft w:val="-75"/>
              <w:marRight w:val="0"/>
              <w:marTop w:val="30"/>
              <w:marBottom w:val="30"/>
              <w:divBdr>
                <w:top w:val="none" w:sz="0" w:space="0" w:color="auto"/>
                <w:left w:val="none" w:sz="0" w:space="0" w:color="auto"/>
                <w:bottom w:val="none" w:sz="0" w:space="0" w:color="auto"/>
                <w:right w:val="none" w:sz="0" w:space="0" w:color="auto"/>
              </w:divBdr>
              <w:divsChild>
                <w:div w:id="174881673">
                  <w:marLeft w:val="0"/>
                  <w:marRight w:val="0"/>
                  <w:marTop w:val="0"/>
                  <w:marBottom w:val="0"/>
                  <w:divBdr>
                    <w:top w:val="none" w:sz="0" w:space="0" w:color="auto"/>
                    <w:left w:val="none" w:sz="0" w:space="0" w:color="auto"/>
                    <w:bottom w:val="none" w:sz="0" w:space="0" w:color="auto"/>
                    <w:right w:val="none" w:sz="0" w:space="0" w:color="auto"/>
                  </w:divBdr>
                  <w:divsChild>
                    <w:div w:id="1595237650">
                      <w:marLeft w:val="0"/>
                      <w:marRight w:val="0"/>
                      <w:marTop w:val="0"/>
                      <w:marBottom w:val="0"/>
                      <w:divBdr>
                        <w:top w:val="none" w:sz="0" w:space="0" w:color="auto"/>
                        <w:left w:val="none" w:sz="0" w:space="0" w:color="auto"/>
                        <w:bottom w:val="none" w:sz="0" w:space="0" w:color="auto"/>
                        <w:right w:val="none" w:sz="0" w:space="0" w:color="auto"/>
                      </w:divBdr>
                    </w:div>
                  </w:divsChild>
                </w:div>
                <w:div w:id="258368932">
                  <w:marLeft w:val="0"/>
                  <w:marRight w:val="0"/>
                  <w:marTop w:val="0"/>
                  <w:marBottom w:val="0"/>
                  <w:divBdr>
                    <w:top w:val="none" w:sz="0" w:space="0" w:color="auto"/>
                    <w:left w:val="none" w:sz="0" w:space="0" w:color="auto"/>
                    <w:bottom w:val="none" w:sz="0" w:space="0" w:color="auto"/>
                    <w:right w:val="none" w:sz="0" w:space="0" w:color="auto"/>
                  </w:divBdr>
                  <w:divsChild>
                    <w:div w:id="1883248255">
                      <w:marLeft w:val="0"/>
                      <w:marRight w:val="0"/>
                      <w:marTop w:val="0"/>
                      <w:marBottom w:val="0"/>
                      <w:divBdr>
                        <w:top w:val="none" w:sz="0" w:space="0" w:color="auto"/>
                        <w:left w:val="none" w:sz="0" w:space="0" w:color="auto"/>
                        <w:bottom w:val="none" w:sz="0" w:space="0" w:color="auto"/>
                        <w:right w:val="none" w:sz="0" w:space="0" w:color="auto"/>
                      </w:divBdr>
                    </w:div>
                    <w:div w:id="1891304264">
                      <w:marLeft w:val="0"/>
                      <w:marRight w:val="0"/>
                      <w:marTop w:val="0"/>
                      <w:marBottom w:val="0"/>
                      <w:divBdr>
                        <w:top w:val="none" w:sz="0" w:space="0" w:color="auto"/>
                        <w:left w:val="none" w:sz="0" w:space="0" w:color="auto"/>
                        <w:bottom w:val="none" w:sz="0" w:space="0" w:color="auto"/>
                        <w:right w:val="none" w:sz="0" w:space="0" w:color="auto"/>
                      </w:divBdr>
                    </w:div>
                  </w:divsChild>
                </w:div>
                <w:div w:id="296494754">
                  <w:marLeft w:val="0"/>
                  <w:marRight w:val="0"/>
                  <w:marTop w:val="0"/>
                  <w:marBottom w:val="0"/>
                  <w:divBdr>
                    <w:top w:val="none" w:sz="0" w:space="0" w:color="auto"/>
                    <w:left w:val="none" w:sz="0" w:space="0" w:color="auto"/>
                    <w:bottom w:val="none" w:sz="0" w:space="0" w:color="auto"/>
                    <w:right w:val="none" w:sz="0" w:space="0" w:color="auto"/>
                  </w:divBdr>
                  <w:divsChild>
                    <w:div w:id="1157267362">
                      <w:marLeft w:val="0"/>
                      <w:marRight w:val="0"/>
                      <w:marTop w:val="0"/>
                      <w:marBottom w:val="0"/>
                      <w:divBdr>
                        <w:top w:val="none" w:sz="0" w:space="0" w:color="auto"/>
                        <w:left w:val="none" w:sz="0" w:space="0" w:color="auto"/>
                        <w:bottom w:val="none" w:sz="0" w:space="0" w:color="auto"/>
                        <w:right w:val="none" w:sz="0" w:space="0" w:color="auto"/>
                      </w:divBdr>
                    </w:div>
                    <w:div w:id="1452165015">
                      <w:marLeft w:val="0"/>
                      <w:marRight w:val="0"/>
                      <w:marTop w:val="0"/>
                      <w:marBottom w:val="0"/>
                      <w:divBdr>
                        <w:top w:val="none" w:sz="0" w:space="0" w:color="auto"/>
                        <w:left w:val="none" w:sz="0" w:space="0" w:color="auto"/>
                        <w:bottom w:val="none" w:sz="0" w:space="0" w:color="auto"/>
                        <w:right w:val="none" w:sz="0" w:space="0" w:color="auto"/>
                      </w:divBdr>
                    </w:div>
                  </w:divsChild>
                </w:div>
                <w:div w:id="324167060">
                  <w:marLeft w:val="0"/>
                  <w:marRight w:val="0"/>
                  <w:marTop w:val="0"/>
                  <w:marBottom w:val="0"/>
                  <w:divBdr>
                    <w:top w:val="none" w:sz="0" w:space="0" w:color="auto"/>
                    <w:left w:val="none" w:sz="0" w:space="0" w:color="auto"/>
                    <w:bottom w:val="none" w:sz="0" w:space="0" w:color="auto"/>
                    <w:right w:val="none" w:sz="0" w:space="0" w:color="auto"/>
                  </w:divBdr>
                  <w:divsChild>
                    <w:div w:id="314380343">
                      <w:marLeft w:val="0"/>
                      <w:marRight w:val="0"/>
                      <w:marTop w:val="0"/>
                      <w:marBottom w:val="0"/>
                      <w:divBdr>
                        <w:top w:val="none" w:sz="0" w:space="0" w:color="auto"/>
                        <w:left w:val="none" w:sz="0" w:space="0" w:color="auto"/>
                        <w:bottom w:val="none" w:sz="0" w:space="0" w:color="auto"/>
                        <w:right w:val="none" w:sz="0" w:space="0" w:color="auto"/>
                      </w:divBdr>
                    </w:div>
                  </w:divsChild>
                </w:div>
                <w:div w:id="648750716">
                  <w:marLeft w:val="0"/>
                  <w:marRight w:val="0"/>
                  <w:marTop w:val="0"/>
                  <w:marBottom w:val="0"/>
                  <w:divBdr>
                    <w:top w:val="none" w:sz="0" w:space="0" w:color="auto"/>
                    <w:left w:val="none" w:sz="0" w:space="0" w:color="auto"/>
                    <w:bottom w:val="none" w:sz="0" w:space="0" w:color="auto"/>
                    <w:right w:val="none" w:sz="0" w:space="0" w:color="auto"/>
                  </w:divBdr>
                  <w:divsChild>
                    <w:div w:id="1233278312">
                      <w:marLeft w:val="0"/>
                      <w:marRight w:val="0"/>
                      <w:marTop w:val="0"/>
                      <w:marBottom w:val="0"/>
                      <w:divBdr>
                        <w:top w:val="none" w:sz="0" w:space="0" w:color="auto"/>
                        <w:left w:val="none" w:sz="0" w:space="0" w:color="auto"/>
                        <w:bottom w:val="none" w:sz="0" w:space="0" w:color="auto"/>
                        <w:right w:val="none" w:sz="0" w:space="0" w:color="auto"/>
                      </w:divBdr>
                    </w:div>
                    <w:div w:id="1562985837">
                      <w:marLeft w:val="0"/>
                      <w:marRight w:val="0"/>
                      <w:marTop w:val="0"/>
                      <w:marBottom w:val="0"/>
                      <w:divBdr>
                        <w:top w:val="none" w:sz="0" w:space="0" w:color="auto"/>
                        <w:left w:val="none" w:sz="0" w:space="0" w:color="auto"/>
                        <w:bottom w:val="none" w:sz="0" w:space="0" w:color="auto"/>
                        <w:right w:val="none" w:sz="0" w:space="0" w:color="auto"/>
                      </w:divBdr>
                    </w:div>
                  </w:divsChild>
                </w:div>
                <w:div w:id="689918564">
                  <w:marLeft w:val="0"/>
                  <w:marRight w:val="0"/>
                  <w:marTop w:val="0"/>
                  <w:marBottom w:val="0"/>
                  <w:divBdr>
                    <w:top w:val="none" w:sz="0" w:space="0" w:color="auto"/>
                    <w:left w:val="none" w:sz="0" w:space="0" w:color="auto"/>
                    <w:bottom w:val="none" w:sz="0" w:space="0" w:color="auto"/>
                    <w:right w:val="none" w:sz="0" w:space="0" w:color="auto"/>
                  </w:divBdr>
                  <w:divsChild>
                    <w:div w:id="762188759">
                      <w:marLeft w:val="0"/>
                      <w:marRight w:val="0"/>
                      <w:marTop w:val="0"/>
                      <w:marBottom w:val="0"/>
                      <w:divBdr>
                        <w:top w:val="none" w:sz="0" w:space="0" w:color="auto"/>
                        <w:left w:val="none" w:sz="0" w:space="0" w:color="auto"/>
                        <w:bottom w:val="none" w:sz="0" w:space="0" w:color="auto"/>
                        <w:right w:val="none" w:sz="0" w:space="0" w:color="auto"/>
                      </w:divBdr>
                    </w:div>
                  </w:divsChild>
                </w:div>
                <w:div w:id="730544495">
                  <w:marLeft w:val="0"/>
                  <w:marRight w:val="0"/>
                  <w:marTop w:val="0"/>
                  <w:marBottom w:val="0"/>
                  <w:divBdr>
                    <w:top w:val="none" w:sz="0" w:space="0" w:color="auto"/>
                    <w:left w:val="none" w:sz="0" w:space="0" w:color="auto"/>
                    <w:bottom w:val="none" w:sz="0" w:space="0" w:color="auto"/>
                    <w:right w:val="none" w:sz="0" w:space="0" w:color="auto"/>
                  </w:divBdr>
                  <w:divsChild>
                    <w:div w:id="701133646">
                      <w:marLeft w:val="0"/>
                      <w:marRight w:val="0"/>
                      <w:marTop w:val="0"/>
                      <w:marBottom w:val="0"/>
                      <w:divBdr>
                        <w:top w:val="none" w:sz="0" w:space="0" w:color="auto"/>
                        <w:left w:val="none" w:sz="0" w:space="0" w:color="auto"/>
                        <w:bottom w:val="none" w:sz="0" w:space="0" w:color="auto"/>
                        <w:right w:val="none" w:sz="0" w:space="0" w:color="auto"/>
                      </w:divBdr>
                    </w:div>
                  </w:divsChild>
                </w:div>
                <w:div w:id="1377268035">
                  <w:marLeft w:val="0"/>
                  <w:marRight w:val="0"/>
                  <w:marTop w:val="0"/>
                  <w:marBottom w:val="0"/>
                  <w:divBdr>
                    <w:top w:val="none" w:sz="0" w:space="0" w:color="auto"/>
                    <w:left w:val="none" w:sz="0" w:space="0" w:color="auto"/>
                    <w:bottom w:val="none" w:sz="0" w:space="0" w:color="auto"/>
                    <w:right w:val="none" w:sz="0" w:space="0" w:color="auto"/>
                  </w:divBdr>
                  <w:divsChild>
                    <w:div w:id="1848448460">
                      <w:marLeft w:val="0"/>
                      <w:marRight w:val="0"/>
                      <w:marTop w:val="0"/>
                      <w:marBottom w:val="0"/>
                      <w:divBdr>
                        <w:top w:val="none" w:sz="0" w:space="0" w:color="auto"/>
                        <w:left w:val="none" w:sz="0" w:space="0" w:color="auto"/>
                        <w:bottom w:val="none" w:sz="0" w:space="0" w:color="auto"/>
                        <w:right w:val="none" w:sz="0" w:space="0" w:color="auto"/>
                      </w:divBdr>
                    </w:div>
                  </w:divsChild>
                </w:div>
                <w:div w:id="1646354354">
                  <w:marLeft w:val="0"/>
                  <w:marRight w:val="0"/>
                  <w:marTop w:val="0"/>
                  <w:marBottom w:val="0"/>
                  <w:divBdr>
                    <w:top w:val="none" w:sz="0" w:space="0" w:color="auto"/>
                    <w:left w:val="none" w:sz="0" w:space="0" w:color="auto"/>
                    <w:bottom w:val="none" w:sz="0" w:space="0" w:color="auto"/>
                    <w:right w:val="none" w:sz="0" w:space="0" w:color="auto"/>
                  </w:divBdr>
                  <w:divsChild>
                    <w:div w:id="447554348">
                      <w:marLeft w:val="0"/>
                      <w:marRight w:val="0"/>
                      <w:marTop w:val="0"/>
                      <w:marBottom w:val="0"/>
                      <w:divBdr>
                        <w:top w:val="none" w:sz="0" w:space="0" w:color="auto"/>
                        <w:left w:val="none" w:sz="0" w:space="0" w:color="auto"/>
                        <w:bottom w:val="none" w:sz="0" w:space="0" w:color="auto"/>
                        <w:right w:val="none" w:sz="0" w:space="0" w:color="auto"/>
                      </w:divBdr>
                    </w:div>
                  </w:divsChild>
                </w:div>
                <w:div w:id="1671908915">
                  <w:marLeft w:val="0"/>
                  <w:marRight w:val="0"/>
                  <w:marTop w:val="0"/>
                  <w:marBottom w:val="0"/>
                  <w:divBdr>
                    <w:top w:val="none" w:sz="0" w:space="0" w:color="auto"/>
                    <w:left w:val="none" w:sz="0" w:space="0" w:color="auto"/>
                    <w:bottom w:val="none" w:sz="0" w:space="0" w:color="auto"/>
                    <w:right w:val="none" w:sz="0" w:space="0" w:color="auto"/>
                  </w:divBdr>
                  <w:divsChild>
                    <w:div w:id="1451584235">
                      <w:marLeft w:val="0"/>
                      <w:marRight w:val="0"/>
                      <w:marTop w:val="0"/>
                      <w:marBottom w:val="0"/>
                      <w:divBdr>
                        <w:top w:val="none" w:sz="0" w:space="0" w:color="auto"/>
                        <w:left w:val="none" w:sz="0" w:space="0" w:color="auto"/>
                        <w:bottom w:val="none" w:sz="0" w:space="0" w:color="auto"/>
                        <w:right w:val="none" w:sz="0" w:space="0" w:color="auto"/>
                      </w:divBdr>
                    </w:div>
                    <w:div w:id="1630087727">
                      <w:marLeft w:val="0"/>
                      <w:marRight w:val="0"/>
                      <w:marTop w:val="0"/>
                      <w:marBottom w:val="0"/>
                      <w:divBdr>
                        <w:top w:val="none" w:sz="0" w:space="0" w:color="auto"/>
                        <w:left w:val="none" w:sz="0" w:space="0" w:color="auto"/>
                        <w:bottom w:val="none" w:sz="0" w:space="0" w:color="auto"/>
                        <w:right w:val="none" w:sz="0" w:space="0" w:color="auto"/>
                      </w:divBdr>
                    </w:div>
                  </w:divsChild>
                </w:div>
                <w:div w:id="1762601131">
                  <w:marLeft w:val="0"/>
                  <w:marRight w:val="0"/>
                  <w:marTop w:val="0"/>
                  <w:marBottom w:val="0"/>
                  <w:divBdr>
                    <w:top w:val="none" w:sz="0" w:space="0" w:color="auto"/>
                    <w:left w:val="none" w:sz="0" w:space="0" w:color="auto"/>
                    <w:bottom w:val="none" w:sz="0" w:space="0" w:color="auto"/>
                    <w:right w:val="none" w:sz="0" w:space="0" w:color="auto"/>
                  </w:divBdr>
                  <w:divsChild>
                    <w:div w:id="1239556654">
                      <w:marLeft w:val="0"/>
                      <w:marRight w:val="0"/>
                      <w:marTop w:val="0"/>
                      <w:marBottom w:val="0"/>
                      <w:divBdr>
                        <w:top w:val="none" w:sz="0" w:space="0" w:color="auto"/>
                        <w:left w:val="none" w:sz="0" w:space="0" w:color="auto"/>
                        <w:bottom w:val="none" w:sz="0" w:space="0" w:color="auto"/>
                        <w:right w:val="none" w:sz="0" w:space="0" w:color="auto"/>
                      </w:divBdr>
                    </w:div>
                    <w:div w:id="1428036416">
                      <w:marLeft w:val="0"/>
                      <w:marRight w:val="0"/>
                      <w:marTop w:val="0"/>
                      <w:marBottom w:val="0"/>
                      <w:divBdr>
                        <w:top w:val="none" w:sz="0" w:space="0" w:color="auto"/>
                        <w:left w:val="none" w:sz="0" w:space="0" w:color="auto"/>
                        <w:bottom w:val="none" w:sz="0" w:space="0" w:color="auto"/>
                        <w:right w:val="none" w:sz="0" w:space="0" w:color="auto"/>
                      </w:divBdr>
                    </w:div>
                  </w:divsChild>
                </w:div>
                <w:div w:id="1799177825">
                  <w:marLeft w:val="0"/>
                  <w:marRight w:val="0"/>
                  <w:marTop w:val="0"/>
                  <w:marBottom w:val="0"/>
                  <w:divBdr>
                    <w:top w:val="none" w:sz="0" w:space="0" w:color="auto"/>
                    <w:left w:val="none" w:sz="0" w:space="0" w:color="auto"/>
                    <w:bottom w:val="none" w:sz="0" w:space="0" w:color="auto"/>
                    <w:right w:val="none" w:sz="0" w:space="0" w:color="auto"/>
                  </w:divBdr>
                  <w:divsChild>
                    <w:div w:id="1853914197">
                      <w:marLeft w:val="0"/>
                      <w:marRight w:val="0"/>
                      <w:marTop w:val="0"/>
                      <w:marBottom w:val="0"/>
                      <w:divBdr>
                        <w:top w:val="none" w:sz="0" w:space="0" w:color="auto"/>
                        <w:left w:val="none" w:sz="0" w:space="0" w:color="auto"/>
                        <w:bottom w:val="none" w:sz="0" w:space="0" w:color="auto"/>
                        <w:right w:val="none" w:sz="0" w:space="0" w:color="auto"/>
                      </w:divBdr>
                    </w:div>
                  </w:divsChild>
                </w:div>
                <w:div w:id="1889948487">
                  <w:marLeft w:val="0"/>
                  <w:marRight w:val="0"/>
                  <w:marTop w:val="0"/>
                  <w:marBottom w:val="0"/>
                  <w:divBdr>
                    <w:top w:val="none" w:sz="0" w:space="0" w:color="auto"/>
                    <w:left w:val="none" w:sz="0" w:space="0" w:color="auto"/>
                    <w:bottom w:val="none" w:sz="0" w:space="0" w:color="auto"/>
                    <w:right w:val="none" w:sz="0" w:space="0" w:color="auto"/>
                  </w:divBdr>
                  <w:divsChild>
                    <w:div w:id="936328106">
                      <w:marLeft w:val="0"/>
                      <w:marRight w:val="0"/>
                      <w:marTop w:val="0"/>
                      <w:marBottom w:val="0"/>
                      <w:divBdr>
                        <w:top w:val="none" w:sz="0" w:space="0" w:color="auto"/>
                        <w:left w:val="none" w:sz="0" w:space="0" w:color="auto"/>
                        <w:bottom w:val="none" w:sz="0" w:space="0" w:color="auto"/>
                        <w:right w:val="none" w:sz="0" w:space="0" w:color="auto"/>
                      </w:divBdr>
                    </w:div>
                  </w:divsChild>
                </w:div>
                <w:div w:id="2061778813">
                  <w:marLeft w:val="0"/>
                  <w:marRight w:val="0"/>
                  <w:marTop w:val="0"/>
                  <w:marBottom w:val="0"/>
                  <w:divBdr>
                    <w:top w:val="none" w:sz="0" w:space="0" w:color="auto"/>
                    <w:left w:val="none" w:sz="0" w:space="0" w:color="auto"/>
                    <w:bottom w:val="none" w:sz="0" w:space="0" w:color="auto"/>
                    <w:right w:val="none" w:sz="0" w:space="0" w:color="auto"/>
                  </w:divBdr>
                  <w:divsChild>
                    <w:div w:id="11511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3213">
          <w:marLeft w:val="0"/>
          <w:marRight w:val="0"/>
          <w:marTop w:val="0"/>
          <w:marBottom w:val="0"/>
          <w:divBdr>
            <w:top w:val="none" w:sz="0" w:space="0" w:color="auto"/>
            <w:left w:val="none" w:sz="0" w:space="0" w:color="auto"/>
            <w:bottom w:val="none" w:sz="0" w:space="0" w:color="auto"/>
            <w:right w:val="none" w:sz="0" w:space="0" w:color="auto"/>
          </w:divBdr>
        </w:div>
        <w:div w:id="1541474417">
          <w:marLeft w:val="0"/>
          <w:marRight w:val="0"/>
          <w:marTop w:val="0"/>
          <w:marBottom w:val="0"/>
          <w:divBdr>
            <w:top w:val="none" w:sz="0" w:space="0" w:color="auto"/>
            <w:left w:val="none" w:sz="0" w:space="0" w:color="auto"/>
            <w:bottom w:val="none" w:sz="0" w:space="0" w:color="auto"/>
            <w:right w:val="none" w:sz="0" w:space="0" w:color="auto"/>
          </w:divBdr>
          <w:divsChild>
            <w:div w:id="1722167278">
              <w:marLeft w:val="-75"/>
              <w:marRight w:val="0"/>
              <w:marTop w:val="30"/>
              <w:marBottom w:val="30"/>
              <w:divBdr>
                <w:top w:val="none" w:sz="0" w:space="0" w:color="auto"/>
                <w:left w:val="none" w:sz="0" w:space="0" w:color="auto"/>
                <w:bottom w:val="none" w:sz="0" w:space="0" w:color="auto"/>
                <w:right w:val="none" w:sz="0" w:space="0" w:color="auto"/>
              </w:divBdr>
              <w:divsChild>
                <w:div w:id="75829262">
                  <w:marLeft w:val="0"/>
                  <w:marRight w:val="0"/>
                  <w:marTop w:val="0"/>
                  <w:marBottom w:val="0"/>
                  <w:divBdr>
                    <w:top w:val="none" w:sz="0" w:space="0" w:color="auto"/>
                    <w:left w:val="none" w:sz="0" w:space="0" w:color="auto"/>
                    <w:bottom w:val="none" w:sz="0" w:space="0" w:color="auto"/>
                    <w:right w:val="none" w:sz="0" w:space="0" w:color="auto"/>
                  </w:divBdr>
                  <w:divsChild>
                    <w:div w:id="498083716">
                      <w:marLeft w:val="0"/>
                      <w:marRight w:val="0"/>
                      <w:marTop w:val="0"/>
                      <w:marBottom w:val="0"/>
                      <w:divBdr>
                        <w:top w:val="none" w:sz="0" w:space="0" w:color="auto"/>
                        <w:left w:val="none" w:sz="0" w:space="0" w:color="auto"/>
                        <w:bottom w:val="none" w:sz="0" w:space="0" w:color="auto"/>
                        <w:right w:val="none" w:sz="0" w:space="0" w:color="auto"/>
                      </w:divBdr>
                    </w:div>
                  </w:divsChild>
                </w:div>
                <w:div w:id="383605856">
                  <w:marLeft w:val="0"/>
                  <w:marRight w:val="0"/>
                  <w:marTop w:val="0"/>
                  <w:marBottom w:val="0"/>
                  <w:divBdr>
                    <w:top w:val="none" w:sz="0" w:space="0" w:color="auto"/>
                    <w:left w:val="none" w:sz="0" w:space="0" w:color="auto"/>
                    <w:bottom w:val="none" w:sz="0" w:space="0" w:color="auto"/>
                    <w:right w:val="none" w:sz="0" w:space="0" w:color="auto"/>
                  </w:divBdr>
                  <w:divsChild>
                    <w:div w:id="15037547">
                      <w:marLeft w:val="0"/>
                      <w:marRight w:val="0"/>
                      <w:marTop w:val="0"/>
                      <w:marBottom w:val="0"/>
                      <w:divBdr>
                        <w:top w:val="none" w:sz="0" w:space="0" w:color="auto"/>
                        <w:left w:val="none" w:sz="0" w:space="0" w:color="auto"/>
                        <w:bottom w:val="none" w:sz="0" w:space="0" w:color="auto"/>
                        <w:right w:val="none" w:sz="0" w:space="0" w:color="auto"/>
                      </w:divBdr>
                    </w:div>
                    <w:div w:id="888690938">
                      <w:marLeft w:val="0"/>
                      <w:marRight w:val="0"/>
                      <w:marTop w:val="0"/>
                      <w:marBottom w:val="0"/>
                      <w:divBdr>
                        <w:top w:val="none" w:sz="0" w:space="0" w:color="auto"/>
                        <w:left w:val="none" w:sz="0" w:space="0" w:color="auto"/>
                        <w:bottom w:val="none" w:sz="0" w:space="0" w:color="auto"/>
                        <w:right w:val="none" w:sz="0" w:space="0" w:color="auto"/>
                      </w:divBdr>
                    </w:div>
                  </w:divsChild>
                </w:div>
                <w:div w:id="460465987">
                  <w:marLeft w:val="0"/>
                  <w:marRight w:val="0"/>
                  <w:marTop w:val="0"/>
                  <w:marBottom w:val="0"/>
                  <w:divBdr>
                    <w:top w:val="none" w:sz="0" w:space="0" w:color="auto"/>
                    <w:left w:val="none" w:sz="0" w:space="0" w:color="auto"/>
                    <w:bottom w:val="none" w:sz="0" w:space="0" w:color="auto"/>
                    <w:right w:val="none" w:sz="0" w:space="0" w:color="auto"/>
                  </w:divBdr>
                  <w:divsChild>
                    <w:div w:id="1080059515">
                      <w:marLeft w:val="0"/>
                      <w:marRight w:val="0"/>
                      <w:marTop w:val="0"/>
                      <w:marBottom w:val="0"/>
                      <w:divBdr>
                        <w:top w:val="none" w:sz="0" w:space="0" w:color="auto"/>
                        <w:left w:val="none" w:sz="0" w:space="0" w:color="auto"/>
                        <w:bottom w:val="none" w:sz="0" w:space="0" w:color="auto"/>
                        <w:right w:val="none" w:sz="0" w:space="0" w:color="auto"/>
                      </w:divBdr>
                    </w:div>
                  </w:divsChild>
                </w:div>
                <w:div w:id="507673456">
                  <w:marLeft w:val="0"/>
                  <w:marRight w:val="0"/>
                  <w:marTop w:val="0"/>
                  <w:marBottom w:val="0"/>
                  <w:divBdr>
                    <w:top w:val="none" w:sz="0" w:space="0" w:color="auto"/>
                    <w:left w:val="none" w:sz="0" w:space="0" w:color="auto"/>
                    <w:bottom w:val="none" w:sz="0" w:space="0" w:color="auto"/>
                    <w:right w:val="none" w:sz="0" w:space="0" w:color="auto"/>
                  </w:divBdr>
                  <w:divsChild>
                    <w:div w:id="1089543978">
                      <w:marLeft w:val="0"/>
                      <w:marRight w:val="0"/>
                      <w:marTop w:val="0"/>
                      <w:marBottom w:val="0"/>
                      <w:divBdr>
                        <w:top w:val="none" w:sz="0" w:space="0" w:color="auto"/>
                        <w:left w:val="none" w:sz="0" w:space="0" w:color="auto"/>
                        <w:bottom w:val="none" w:sz="0" w:space="0" w:color="auto"/>
                        <w:right w:val="none" w:sz="0" w:space="0" w:color="auto"/>
                      </w:divBdr>
                    </w:div>
                  </w:divsChild>
                </w:div>
                <w:div w:id="514079193">
                  <w:marLeft w:val="0"/>
                  <w:marRight w:val="0"/>
                  <w:marTop w:val="0"/>
                  <w:marBottom w:val="0"/>
                  <w:divBdr>
                    <w:top w:val="none" w:sz="0" w:space="0" w:color="auto"/>
                    <w:left w:val="none" w:sz="0" w:space="0" w:color="auto"/>
                    <w:bottom w:val="none" w:sz="0" w:space="0" w:color="auto"/>
                    <w:right w:val="none" w:sz="0" w:space="0" w:color="auto"/>
                  </w:divBdr>
                  <w:divsChild>
                    <w:div w:id="759717753">
                      <w:marLeft w:val="0"/>
                      <w:marRight w:val="0"/>
                      <w:marTop w:val="0"/>
                      <w:marBottom w:val="0"/>
                      <w:divBdr>
                        <w:top w:val="none" w:sz="0" w:space="0" w:color="auto"/>
                        <w:left w:val="none" w:sz="0" w:space="0" w:color="auto"/>
                        <w:bottom w:val="none" w:sz="0" w:space="0" w:color="auto"/>
                        <w:right w:val="none" w:sz="0" w:space="0" w:color="auto"/>
                      </w:divBdr>
                    </w:div>
                    <w:div w:id="2048678088">
                      <w:marLeft w:val="0"/>
                      <w:marRight w:val="0"/>
                      <w:marTop w:val="0"/>
                      <w:marBottom w:val="0"/>
                      <w:divBdr>
                        <w:top w:val="none" w:sz="0" w:space="0" w:color="auto"/>
                        <w:left w:val="none" w:sz="0" w:space="0" w:color="auto"/>
                        <w:bottom w:val="none" w:sz="0" w:space="0" w:color="auto"/>
                        <w:right w:val="none" w:sz="0" w:space="0" w:color="auto"/>
                      </w:divBdr>
                    </w:div>
                  </w:divsChild>
                </w:div>
                <w:div w:id="881819048">
                  <w:marLeft w:val="0"/>
                  <w:marRight w:val="0"/>
                  <w:marTop w:val="0"/>
                  <w:marBottom w:val="0"/>
                  <w:divBdr>
                    <w:top w:val="none" w:sz="0" w:space="0" w:color="auto"/>
                    <w:left w:val="none" w:sz="0" w:space="0" w:color="auto"/>
                    <w:bottom w:val="none" w:sz="0" w:space="0" w:color="auto"/>
                    <w:right w:val="none" w:sz="0" w:space="0" w:color="auto"/>
                  </w:divBdr>
                  <w:divsChild>
                    <w:div w:id="987245455">
                      <w:marLeft w:val="0"/>
                      <w:marRight w:val="0"/>
                      <w:marTop w:val="0"/>
                      <w:marBottom w:val="0"/>
                      <w:divBdr>
                        <w:top w:val="none" w:sz="0" w:space="0" w:color="auto"/>
                        <w:left w:val="none" w:sz="0" w:space="0" w:color="auto"/>
                        <w:bottom w:val="none" w:sz="0" w:space="0" w:color="auto"/>
                        <w:right w:val="none" w:sz="0" w:space="0" w:color="auto"/>
                      </w:divBdr>
                    </w:div>
                  </w:divsChild>
                </w:div>
                <w:div w:id="907377831">
                  <w:marLeft w:val="0"/>
                  <w:marRight w:val="0"/>
                  <w:marTop w:val="0"/>
                  <w:marBottom w:val="0"/>
                  <w:divBdr>
                    <w:top w:val="none" w:sz="0" w:space="0" w:color="auto"/>
                    <w:left w:val="none" w:sz="0" w:space="0" w:color="auto"/>
                    <w:bottom w:val="none" w:sz="0" w:space="0" w:color="auto"/>
                    <w:right w:val="none" w:sz="0" w:space="0" w:color="auto"/>
                  </w:divBdr>
                  <w:divsChild>
                    <w:div w:id="341052788">
                      <w:marLeft w:val="0"/>
                      <w:marRight w:val="0"/>
                      <w:marTop w:val="0"/>
                      <w:marBottom w:val="0"/>
                      <w:divBdr>
                        <w:top w:val="none" w:sz="0" w:space="0" w:color="auto"/>
                        <w:left w:val="none" w:sz="0" w:space="0" w:color="auto"/>
                        <w:bottom w:val="none" w:sz="0" w:space="0" w:color="auto"/>
                        <w:right w:val="none" w:sz="0" w:space="0" w:color="auto"/>
                      </w:divBdr>
                    </w:div>
                  </w:divsChild>
                </w:div>
                <w:div w:id="1294094115">
                  <w:marLeft w:val="0"/>
                  <w:marRight w:val="0"/>
                  <w:marTop w:val="0"/>
                  <w:marBottom w:val="0"/>
                  <w:divBdr>
                    <w:top w:val="none" w:sz="0" w:space="0" w:color="auto"/>
                    <w:left w:val="none" w:sz="0" w:space="0" w:color="auto"/>
                    <w:bottom w:val="none" w:sz="0" w:space="0" w:color="auto"/>
                    <w:right w:val="none" w:sz="0" w:space="0" w:color="auto"/>
                  </w:divBdr>
                  <w:divsChild>
                    <w:div w:id="390663157">
                      <w:marLeft w:val="0"/>
                      <w:marRight w:val="0"/>
                      <w:marTop w:val="0"/>
                      <w:marBottom w:val="0"/>
                      <w:divBdr>
                        <w:top w:val="none" w:sz="0" w:space="0" w:color="auto"/>
                        <w:left w:val="none" w:sz="0" w:space="0" w:color="auto"/>
                        <w:bottom w:val="none" w:sz="0" w:space="0" w:color="auto"/>
                        <w:right w:val="none" w:sz="0" w:space="0" w:color="auto"/>
                      </w:divBdr>
                    </w:div>
                    <w:div w:id="2145275698">
                      <w:marLeft w:val="0"/>
                      <w:marRight w:val="0"/>
                      <w:marTop w:val="0"/>
                      <w:marBottom w:val="0"/>
                      <w:divBdr>
                        <w:top w:val="none" w:sz="0" w:space="0" w:color="auto"/>
                        <w:left w:val="none" w:sz="0" w:space="0" w:color="auto"/>
                        <w:bottom w:val="none" w:sz="0" w:space="0" w:color="auto"/>
                        <w:right w:val="none" w:sz="0" w:space="0" w:color="auto"/>
                      </w:divBdr>
                    </w:div>
                  </w:divsChild>
                </w:div>
                <w:div w:id="1895698514">
                  <w:marLeft w:val="0"/>
                  <w:marRight w:val="0"/>
                  <w:marTop w:val="0"/>
                  <w:marBottom w:val="0"/>
                  <w:divBdr>
                    <w:top w:val="none" w:sz="0" w:space="0" w:color="auto"/>
                    <w:left w:val="none" w:sz="0" w:space="0" w:color="auto"/>
                    <w:bottom w:val="none" w:sz="0" w:space="0" w:color="auto"/>
                    <w:right w:val="none" w:sz="0" w:space="0" w:color="auto"/>
                  </w:divBdr>
                  <w:divsChild>
                    <w:div w:id="232661294">
                      <w:marLeft w:val="0"/>
                      <w:marRight w:val="0"/>
                      <w:marTop w:val="0"/>
                      <w:marBottom w:val="0"/>
                      <w:divBdr>
                        <w:top w:val="none" w:sz="0" w:space="0" w:color="auto"/>
                        <w:left w:val="none" w:sz="0" w:space="0" w:color="auto"/>
                        <w:bottom w:val="none" w:sz="0" w:space="0" w:color="auto"/>
                        <w:right w:val="none" w:sz="0" w:space="0" w:color="auto"/>
                      </w:divBdr>
                    </w:div>
                  </w:divsChild>
                </w:div>
                <w:div w:id="2108574994">
                  <w:marLeft w:val="0"/>
                  <w:marRight w:val="0"/>
                  <w:marTop w:val="0"/>
                  <w:marBottom w:val="0"/>
                  <w:divBdr>
                    <w:top w:val="none" w:sz="0" w:space="0" w:color="auto"/>
                    <w:left w:val="none" w:sz="0" w:space="0" w:color="auto"/>
                    <w:bottom w:val="none" w:sz="0" w:space="0" w:color="auto"/>
                    <w:right w:val="none" w:sz="0" w:space="0" w:color="auto"/>
                  </w:divBdr>
                  <w:divsChild>
                    <w:div w:id="681396849">
                      <w:marLeft w:val="0"/>
                      <w:marRight w:val="0"/>
                      <w:marTop w:val="0"/>
                      <w:marBottom w:val="0"/>
                      <w:divBdr>
                        <w:top w:val="none" w:sz="0" w:space="0" w:color="auto"/>
                        <w:left w:val="none" w:sz="0" w:space="0" w:color="auto"/>
                        <w:bottom w:val="none" w:sz="0" w:space="0" w:color="auto"/>
                        <w:right w:val="none" w:sz="0" w:space="0" w:color="auto"/>
                      </w:divBdr>
                    </w:div>
                  </w:divsChild>
                </w:div>
                <w:div w:id="2139253480">
                  <w:marLeft w:val="0"/>
                  <w:marRight w:val="0"/>
                  <w:marTop w:val="0"/>
                  <w:marBottom w:val="0"/>
                  <w:divBdr>
                    <w:top w:val="none" w:sz="0" w:space="0" w:color="auto"/>
                    <w:left w:val="none" w:sz="0" w:space="0" w:color="auto"/>
                    <w:bottom w:val="none" w:sz="0" w:space="0" w:color="auto"/>
                    <w:right w:val="none" w:sz="0" w:space="0" w:color="auto"/>
                  </w:divBdr>
                  <w:divsChild>
                    <w:div w:id="1430278109">
                      <w:marLeft w:val="0"/>
                      <w:marRight w:val="0"/>
                      <w:marTop w:val="0"/>
                      <w:marBottom w:val="0"/>
                      <w:divBdr>
                        <w:top w:val="none" w:sz="0" w:space="0" w:color="auto"/>
                        <w:left w:val="none" w:sz="0" w:space="0" w:color="auto"/>
                        <w:bottom w:val="none" w:sz="0" w:space="0" w:color="auto"/>
                        <w:right w:val="none" w:sz="0" w:space="0" w:color="auto"/>
                      </w:divBdr>
                    </w:div>
                  </w:divsChild>
                </w:div>
                <w:div w:id="2144535479">
                  <w:marLeft w:val="0"/>
                  <w:marRight w:val="0"/>
                  <w:marTop w:val="0"/>
                  <w:marBottom w:val="0"/>
                  <w:divBdr>
                    <w:top w:val="none" w:sz="0" w:space="0" w:color="auto"/>
                    <w:left w:val="none" w:sz="0" w:space="0" w:color="auto"/>
                    <w:bottom w:val="none" w:sz="0" w:space="0" w:color="auto"/>
                    <w:right w:val="none" w:sz="0" w:space="0" w:color="auto"/>
                  </w:divBdr>
                  <w:divsChild>
                    <w:div w:id="550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5194">
          <w:marLeft w:val="0"/>
          <w:marRight w:val="0"/>
          <w:marTop w:val="0"/>
          <w:marBottom w:val="0"/>
          <w:divBdr>
            <w:top w:val="none" w:sz="0" w:space="0" w:color="auto"/>
            <w:left w:val="none" w:sz="0" w:space="0" w:color="auto"/>
            <w:bottom w:val="none" w:sz="0" w:space="0" w:color="auto"/>
            <w:right w:val="none" w:sz="0" w:space="0" w:color="auto"/>
          </w:divBdr>
        </w:div>
        <w:div w:id="1653559926">
          <w:marLeft w:val="0"/>
          <w:marRight w:val="0"/>
          <w:marTop w:val="0"/>
          <w:marBottom w:val="0"/>
          <w:divBdr>
            <w:top w:val="none" w:sz="0" w:space="0" w:color="auto"/>
            <w:left w:val="none" w:sz="0" w:space="0" w:color="auto"/>
            <w:bottom w:val="none" w:sz="0" w:space="0" w:color="auto"/>
            <w:right w:val="none" w:sz="0" w:space="0" w:color="auto"/>
          </w:divBdr>
        </w:div>
        <w:div w:id="1863014218">
          <w:marLeft w:val="0"/>
          <w:marRight w:val="0"/>
          <w:marTop w:val="0"/>
          <w:marBottom w:val="0"/>
          <w:divBdr>
            <w:top w:val="none" w:sz="0" w:space="0" w:color="auto"/>
            <w:left w:val="none" w:sz="0" w:space="0" w:color="auto"/>
            <w:bottom w:val="none" w:sz="0" w:space="0" w:color="auto"/>
            <w:right w:val="none" w:sz="0" w:space="0" w:color="auto"/>
          </w:divBdr>
        </w:div>
      </w:divsChild>
    </w:div>
    <w:div w:id="485318158">
      <w:bodyDiv w:val="1"/>
      <w:marLeft w:val="0"/>
      <w:marRight w:val="0"/>
      <w:marTop w:val="0"/>
      <w:marBottom w:val="0"/>
      <w:divBdr>
        <w:top w:val="none" w:sz="0" w:space="0" w:color="auto"/>
        <w:left w:val="none" w:sz="0" w:space="0" w:color="auto"/>
        <w:bottom w:val="none" w:sz="0" w:space="0" w:color="auto"/>
        <w:right w:val="none" w:sz="0" w:space="0" w:color="auto"/>
      </w:divBdr>
      <w:divsChild>
        <w:div w:id="987441488">
          <w:marLeft w:val="0"/>
          <w:marRight w:val="0"/>
          <w:marTop w:val="0"/>
          <w:marBottom w:val="0"/>
          <w:divBdr>
            <w:top w:val="none" w:sz="0" w:space="0" w:color="auto"/>
            <w:left w:val="none" w:sz="0" w:space="0" w:color="auto"/>
            <w:bottom w:val="none" w:sz="0" w:space="0" w:color="auto"/>
            <w:right w:val="none" w:sz="0" w:space="0" w:color="auto"/>
          </w:divBdr>
        </w:div>
        <w:div w:id="1709336230">
          <w:marLeft w:val="0"/>
          <w:marRight w:val="0"/>
          <w:marTop w:val="0"/>
          <w:marBottom w:val="0"/>
          <w:divBdr>
            <w:top w:val="none" w:sz="0" w:space="0" w:color="auto"/>
            <w:left w:val="none" w:sz="0" w:space="0" w:color="auto"/>
            <w:bottom w:val="none" w:sz="0" w:space="0" w:color="auto"/>
            <w:right w:val="none" w:sz="0" w:space="0" w:color="auto"/>
          </w:divBdr>
        </w:div>
        <w:div w:id="1817407320">
          <w:marLeft w:val="0"/>
          <w:marRight w:val="0"/>
          <w:marTop w:val="0"/>
          <w:marBottom w:val="0"/>
          <w:divBdr>
            <w:top w:val="none" w:sz="0" w:space="0" w:color="auto"/>
            <w:left w:val="none" w:sz="0" w:space="0" w:color="auto"/>
            <w:bottom w:val="none" w:sz="0" w:space="0" w:color="auto"/>
            <w:right w:val="none" w:sz="0" w:space="0" w:color="auto"/>
          </w:divBdr>
        </w:div>
        <w:div w:id="1993288407">
          <w:marLeft w:val="0"/>
          <w:marRight w:val="0"/>
          <w:marTop w:val="0"/>
          <w:marBottom w:val="0"/>
          <w:divBdr>
            <w:top w:val="none" w:sz="0" w:space="0" w:color="auto"/>
            <w:left w:val="none" w:sz="0" w:space="0" w:color="auto"/>
            <w:bottom w:val="none" w:sz="0" w:space="0" w:color="auto"/>
            <w:right w:val="none" w:sz="0" w:space="0" w:color="auto"/>
          </w:divBdr>
        </w:div>
        <w:div w:id="2100639404">
          <w:marLeft w:val="0"/>
          <w:marRight w:val="0"/>
          <w:marTop w:val="0"/>
          <w:marBottom w:val="0"/>
          <w:divBdr>
            <w:top w:val="none" w:sz="0" w:space="0" w:color="auto"/>
            <w:left w:val="none" w:sz="0" w:space="0" w:color="auto"/>
            <w:bottom w:val="none" w:sz="0" w:space="0" w:color="auto"/>
            <w:right w:val="none" w:sz="0" w:space="0" w:color="auto"/>
          </w:divBdr>
        </w:div>
      </w:divsChild>
    </w:div>
    <w:div w:id="489951765">
      <w:bodyDiv w:val="1"/>
      <w:marLeft w:val="0"/>
      <w:marRight w:val="0"/>
      <w:marTop w:val="0"/>
      <w:marBottom w:val="0"/>
      <w:divBdr>
        <w:top w:val="none" w:sz="0" w:space="0" w:color="auto"/>
        <w:left w:val="none" w:sz="0" w:space="0" w:color="auto"/>
        <w:bottom w:val="none" w:sz="0" w:space="0" w:color="auto"/>
        <w:right w:val="none" w:sz="0" w:space="0" w:color="auto"/>
      </w:divBdr>
      <w:divsChild>
        <w:div w:id="563417634">
          <w:marLeft w:val="0"/>
          <w:marRight w:val="0"/>
          <w:marTop w:val="0"/>
          <w:marBottom w:val="0"/>
          <w:divBdr>
            <w:top w:val="none" w:sz="0" w:space="0" w:color="auto"/>
            <w:left w:val="none" w:sz="0" w:space="0" w:color="auto"/>
            <w:bottom w:val="none" w:sz="0" w:space="0" w:color="auto"/>
            <w:right w:val="none" w:sz="0" w:space="0" w:color="auto"/>
          </w:divBdr>
        </w:div>
        <w:div w:id="974919162">
          <w:marLeft w:val="0"/>
          <w:marRight w:val="0"/>
          <w:marTop w:val="0"/>
          <w:marBottom w:val="0"/>
          <w:divBdr>
            <w:top w:val="none" w:sz="0" w:space="0" w:color="auto"/>
            <w:left w:val="none" w:sz="0" w:space="0" w:color="auto"/>
            <w:bottom w:val="none" w:sz="0" w:space="0" w:color="auto"/>
            <w:right w:val="none" w:sz="0" w:space="0" w:color="auto"/>
          </w:divBdr>
        </w:div>
      </w:divsChild>
    </w:div>
    <w:div w:id="501286006">
      <w:bodyDiv w:val="1"/>
      <w:marLeft w:val="0"/>
      <w:marRight w:val="0"/>
      <w:marTop w:val="0"/>
      <w:marBottom w:val="0"/>
      <w:divBdr>
        <w:top w:val="none" w:sz="0" w:space="0" w:color="auto"/>
        <w:left w:val="none" w:sz="0" w:space="0" w:color="auto"/>
        <w:bottom w:val="none" w:sz="0" w:space="0" w:color="auto"/>
        <w:right w:val="none" w:sz="0" w:space="0" w:color="auto"/>
      </w:divBdr>
      <w:divsChild>
        <w:div w:id="851185933">
          <w:marLeft w:val="0"/>
          <w:marRight w:val="0"/>
          <w:marTop w:val="0"/>
          <w:marBottom w:val="0"/>
          <w:divBdr>
            <w:top w:val="none" w:sz="0" w:space="0" w:color="auto"/>
            <w:left w:val="none" w:sz="0" w:space="0" w:color="auto"/>
            <w:bottom w:val="none" w:sz="0" w:space="0" w:color="auto"/>
            <w:right w:val="none" w:sz="0" w:space="0" w:color="auto"/>
          </w:divBdr>
        </w:div>
        <w:div w:id="892427405">
          <w:marLeft w:val="0"/>
          <w:marRight w:val="0"/>
          <w:marTop w:val="0"/>
          <w:marBottom w:val="0"/>
          <w:divBdr>
            <w:top w:val="none" w:sz="0" w:space="0" w:color="auto"/>
            <w:left w:val="none" w:sz="0" w:space="0" w:color="auto"/>
            <w:bottom w:val="none" w:sz="0" w:space="0" w:color="auto"/>
            <w:right w:val="none" w:sz="0" w:space="0" w:color="auto"/>
          </w:divBdr>
        </w:div>
        <w:div w:id="1037194614">
          <w:marLeft w:val="0"/>
          <w:marRight w:val="0"/>
          <w:marTop w:val="0"/>
          <w:marBottom w:val="0"/>
          <w:divBdr>
            <w:top w:val="none" w:sz="0" w:space="0" w:color="auto"/>
            <w:left w:val="none" w:sz="0" w:space="0" w:color="auto"/>
            <w:bottom w:val="none" w:sz="0" w:space="0" w:color="auto"/>
            <w:right w:val="none" w:sz="0" w:space="0" w:color="auto"/>
          </w:divBdr>
        </w:div>
        <w:div w:id="1132870570">
          <w:marLeft w:val="0"/>
          <w:marRight w:val="0"/>
          <w:marTop w:val="0"/>
          <w:marBottom w:val="0"/>
          <w:divBdr>
            <w:top w:val="none" w:sz="0" w:space="0" w:color="auto"/>
            <w:left w:val="none" w:sz="0" w:space="0" w:color="auto"/>
            <w:bottom w:val="none" w:sz="0" w:space="0" w:color="auto"/>
            <w:right w:val="none" w:sz="0" w:space="0" w:color="auto"/>
          </w:divBdr>
        </w:div>
        <w:div w:id="1929381076">
          <w:marLeft w:val="0"/>
          <w:marRight w:val="0"/>
          <w:marTop w:val="0"/>
          <w:marBottom w:val="0"/>
          <w:divBdr>
            <w:top w:val="none" w:sz="0" w:space="0" w:color="auto"/>
            <w:left w:val="none" w:sz="0" w:space="0" w:color="auto"/>
            <w:bottom w:val="none" w:sz="0" w:space="0" w:color="auto"/>
            <w:right w:val="none" w:sz="0" w:space="0" w:color="auto"/>
          </w:divBdr>
        </w:div>
      </w:divsChild>
    </w:div>
    <w:div w:id="517503436">
      <w:bodyDiv w:val="1"/>
      <w:marLeft w:val="0"/>
      <w:marRight w:val="0"/>
      <w:marTop w:val="0"/>
      <w:marBottom w:val="0"/>
      <w:divBdr>
        <w:top w:val="none" w:sz="0" w:space="0" w:color="auto"/>
        <w:left w:val="none" w:sz="0" w:space="0" w:color="auto"/>
        <w:bottom w:val="none" w:sz="0" w:space="0" w:color="auto"/>
        <w:right w:val="none" w:sz="0" w:space="0" w:color="auto"/>
      </w:divBdr>
      <w:divsChild>
        <w:div w:id="220672955">
          <w:marLeft w:val="0"/>
          <w:marRight w:val="0"/>
          <w:marTop w:val="0"/>
          <w:marBottom w:val="0"/>
          <w:divBdr>
            <w:top w:val="none" w:sz="0" w:space="0" w:color="auto"/>
            <w:left w:val="none" w:sz="0" w:space="0" w:color="auto"/>
            <w:bottom w:val="none" w:sz="0" w:space="0" w:color="auto"/>
            <w:right w:val="none" w:sz="0" w:space="0" w:color="auto"/>
          </w:divBdr>
        </w:div>
        <w:div w:id="1386176576">
          <w:marLeft w:val="0"/>
          <w:marRight w:val="0"/>
          <w:marTop w:val="0"/>
          <w:marBottom w:val="0"/>
          <w:divBdr>
            <w:top w:val="none" w:sz="0" w:space="0" w:color="auto"/>
            <w:left w:val="none" w:sz="0" w:space="0" w:color="auto"/>
            <w:bottom w:val="none" w:sz="0" w:space="0" w:color="auto"/>
            <w:right w:val="none" w:sz="0" w:space="0" w:color="auto"/>
          </w:divBdr>
        </w:div>
      </w:divsChild>
    </w:div>
    <w:div w:id="527180756">
      <w:bodyDiv w:val="1"/>
      <w:marLeft w:val="0"/>
      <w:marRight w:val="0"/>
      <w:marTop w:val="0"/>
      <w:marBottom w:val="0"/>
      <w:divBdr>
        <w:top w:val="none" w:sz="0" w:space="0" w:color="auto"/>
        <w:left w:val="none" w:sz="0" w:space="0" w:color="auto"/>
        <w:bottom w:val="none" w:sz="0" w:space="0" w:color="auto"/>
        <w:right w:val="none" w:sz="0" w:space="0" w:color="auto"/>
      </w:divBdr>
      <w:divsChild>
        <w:div w:id="8065884">
          <w:marLeft w:val="0"/>
          <w:marRight w:val="0"/>
          <w:marTop w:val="0"/>
          <w:marBottom w:val="0"/>
          <w:divBdr>
            <w:top w:val="none" w:sz="0" w:space="0" w:color="auto"/>
            <w:left w:val="none" w:sz="0" w:space="0" w:color="auto"/>
            <w:bottom w:val="none" w:sz="0" w:space="0" w:color="auto"/>
            <w:right w:val="none" w:sz="0" w:space="0" w:color="auto"/>
          </w:divBdr>
        </w:div>
        <w:div w:id="42877395">
          <w:marLeft w:val="0"/>
          <w:marRight w:val="0"/>
          <w:marTop w:val="0"/>
          <w:marBottom w:val="0"/>
          <w:divBdr>
            <w:top w:val="none" w:sz="0" w:space="0" w:color="auto"/>
            <w:left w:val="none" w:sz="0" w:space="0" w:color="auto"/>
            <w:bottom w:val="none" w:sz="0" w:space="0" w:color="auto"/>
            <w:right w:val="none" w:sz="0" w:space="0" w:color="auto"/>
          </w:divBdr>
        </w:div>
        <w:div w:id="88279254">
          <w:marLeft w:val="0"/>
          <w:marRight w:val="0"/>
          <w:marTop w:val="0"/>
          <w:marBottom w:val="0"/>
          <w:divBdr>
            <w:top w:val="none" w:sz="0" w:space="0" w:color="auto"/>
            <w:left w:val="none" w:sz="0" w:space="0" w:color="auto"/>
            <w:bottom w:val="none" w:sz="0" w:space="0" w:color="auto"/>
            <w:right w:val="none" w:sz="0" w:space="0" w:color="auto"/>
          </w:divBdr>
        </w:div>
        <w:div w:id="127626732">
          <w:marLeft w:val="0"/>
          <w:marRight w:val="0"/>
          <w:marTop w:val="0"/>
          <w:marBottom w:val="0"/>
          <w:divBdr>
            <w:top w:val="none" w:sz="0" w:space="0" w:color="auto"/>
            <w:left w:val="none" w:sz="0" w:space="0" w:color="auto"/>
            <w:bottom w:val="none" w:sz="0" w:space="0" w:color="auto"/>
            <w:right w:val="none" w:sz="0" w:space="0" w:color="auto"/>
          </w:divBdr>
        </w:div>
        <w:div w:id="169638671">
          <w:marLeft w:val="0"/>
          <w:marRight w:val="0"/>
          <w:marTop w:val="0"/>
          <w:marBottom w:val="0"/>
          <w:divBdr>
            <w:top w:val="none" w:sz="0" w:space="0" w:color="auto"/>
            <w:left w:val="none" w:sz="0" w:space="0" w:color="auto"/>
            <w:bottom w:val="none" w:sz="0" w:space="0" w:color="auto"/>
            <w:right w:val="none" w:sz="0" w:space="0" w:color="auto"/>
          </w:divBdr>
        </w:div>
        <w:div w:id="173964232">
          <w:marLeft w:val="0"/>
          <w:marRight w:val="0"/>
          <w:marTop w:val="0"/>
          <w:marBottom w:val="0"/>
          <w:divBdr>
            <w:top w:val="none" w:sz="0" w:space="0" w:color="auto"/>
            <w:left w:val="none" w:sz="0" w:space="0" w:color="auto"/>
            <w:bottom w:val="none" w:sz="0" w:space="0" w:color="auto"/>
            <w:right w:val="none" w:sz="0" w:space="0" w:color="auto"/>
          </w:divBdr>
        </w:div>
        <w:div w:id="195385754">
          <w:marLeft w:val="0"/>
          <w:marRight w:val="0"/>
          <w:marTop w:val="0"/>
          <w:marBottom w:val="0"/>
          <w:divBdr>
            <w:top w:val="none" w:sz="0" w:space="0" w:color="auto"/>
            <w:left w:val="none" w:sz="0" w:space="0" w:color="auto"/>
            <w:bottom w:val="none" w:sz="0" w:space="0" w:color="auto"/>
            <w:right w:val="none" w:sz="0" w:space="0" w:color="auto"/>
          </w:divBdr>
        </w:div>
        <w:div w:id="306589131">
          <w:marLeft w:val="0"/>
          <w:marRight w:val="0"/>
          <w:marTop w:val="0"/>
          <w:marBottom w:val="0"/>
          <w:divBdr>
            <w:top w:val="none" w:sz="0" w:space="0" w:color="auto"/>
            <w:left w:val="none" w:sz="0" w:space="0" w:color="auto"/>
            <w:bottom w:val="none" w:sz="0" w:space="0" w:color="auto"/>
            <w:right w:val="none" w:sz="0" w:space="0" w:color="auto"/>
          </w:divBdr>
        </w:div>
        <w:div w:id="412094333">
          <w:marLeft w:val="0"/>
          <w:marRight w:val="0"/>
          <w:marTop w:val="0"/>
          <w:marBottom w:val="0"/>
          <w:divBdr>
            <w:top w:val="none" w:sz="0" w:space="0" w:color="auto"/>
            <w:left w:val="none" w:sz="0" w:space="0" w:color="auto"/>
            <w:bottom w:val="none" w:sz="0" w:space="0" w:color="auto"/>
            <w:right w:val="none" w:sz="0" w:space="0" w:color="auto"/>
          </w:divBdr>
        </w:div>
        <w:div w:id="444351955">
          <w:marLeft w:val="0"/>
          <w:marRight w:val="0"/>
          <w:marTop w:val="0"/>
          <w:marBottom w:val="0"/>
          <w:divBdr>
            <w:top w:val="none" w:sz="0" w:space="0" w:color="auto"/>
            <w:left w:val="none" w:sz="0" w:space="0" w:color="auto"/>
            <w:bottom w:val="none" w:sz="0" w:space="0" w:color="auto"/>
            <w:right w:val="none" w:sz="0" w:space="0" w:color="auto"/>
          </w:divBdr>
        </w:div>
        <w:div w:id="486435968">
          <w:marLeft w:val="0"/>
          <w:marRight w:val="0"/>
          <w:marTop w:val="0"/>
          <w:marBottom w:val="0"/>
          <w:divBdr>
            <w:top w:val="none" w:sz="0" w:space="0" w:color="auto"/>
            <w:left w:val="none" w:sz="0" w:space="0" w:color="auto"/>
            <w:bottom w:val="none" w:sz="0" w:space="0" w:color="auto"/>
            <w:right w:val="none" w:sz="0" w:space="0" w:color="auto"/>
          </w:divBdr>
        </w:div>
        <w:div w:id="512769964">
          <w:marLeft w:val="0"/>
          <w:marRight w:val="0"/>
          <w:marTop w:val="0"/>
          <w:marBottom w:val="0"/>
          <w:divBdr>
            <w:top w:val="none" w:sz="0" w:space="0" w:color="auto"/>
            <w:left w:val="none" w:sz="0" w:space="0" w:color="auto"/>
            <w:bottom w:val="none" w:sz="0" w:space="0" w:color="auto"/>
            <w:right w:val="none" w:sz="0" w:space="0" w:color="auto"/>
          </w:divBdr>
        </w:div>
        <w:div w:id="535198191">
          <w:marLeft w:val="0"/>
          <w:marRight w:val="0"/>
          <w:marTop w:val="0"/>
          <w:marBottom w:val="0"/>
          <w:divBdr>
            <w:top w:val="none" w:sz="0" w:space="0" w:color="auto"/>
            <w:left w:val="none" w:sz="0" w:space="0" w:color="auto"/>
            <w:bottom w:val="none" w:sz="0" w:space="0" w:color="auto"/>
            <w:right w:val="none" w:sz="0" w:space="0" w:color="auto"/>
          </w:divBdr>
        </w:div>
        <w:div w:id="687604206">
          <w:marLeft w:val="0"/>
          <w:marRight w:val="0"/>
          <w:marTop w:val="0"/>
          <w:marBottom w:val="0"/>
          <w:divBdr>
            <w:top w:val="none" w:sz="0" w:space="0" w:color="auto"/>
            <w:left w:val="none" w:sz="0" w:space="0" w:color="auto"/>
            <w:bottom w:val="none" w:sz="0" w:space="0" w:color="auto"/>
            <w:right w:val="none" w:sz="0" w:space="0" w:color="auto"/>
          </w:divBdr>
          <w:divsChild>
            <w:div w:id="48191354">
              <w:marLeft w:val="0"/>
              <w:marRight w:val="0"/>
              <w:marTop w:val="0"/>
              <w:marBottom w:val="0"/>
              <w:divBdr>
                <w:top w:val="none" w:sz="0" w:space="0" w:color="auto"/>
                <w:left w:val="none" w:sz="0" w:space="0" w:color="auto"/>
                <w:bottom w:val="none" w:sz="0" w:space="0" w:color="auto"/>
                <w:right w:val="none" w:sz="0" w:space="0" w:color="auto"/>
              </w:divBdr>
            </w:div>
            <w:div w:id="524906769">
              <w:marLeft w:val="0"/>
              <w:marRight w:val="0"/>
              <w:marTop w:val="0"/>
              <w:marBottom w:val="0"/>
              <w:divBdr>
                <w:top w:val="none" w:sz="0" w:space="0" w:color="auto"/>
                <w:left w:val="none" w:sz="0" w:space="0" w:color="auto"/>
                <w:bottom w:val="none" w:sz="0" w:space="0" w:color="auto"/>
                <w:right w:val="none" w:sz="0" w:space="0" w:color="auto"/>
              </w:divBdr>
            </w:div>
            <w:div w:id="646979894">
              <w:marLeft w:val="0"/>
              <w:marRight w:val="0"/>
              <w:marTop w:val="0"/>
              <w:marBottom w:val="0"/>
              <w:divBdr>
                <w:top w:val="none" w:sz="0" w:space="0" w:color="auto"/>
                <w:left w:val="none" w:sz="0" w:space="0" w:color="auto"/>
                <w:bottom w:val="none" w:sz="0" w:space="0" w:color="auto"/>
                <w:right w:val="none" w:sz="0" w:space="0" w:color="auto"/>
              </w:divBdr>
            </w:div>
            <w:div w:id="648287889">
              <w:marLeft w:val="0"/>
              <w:marRight w:val="0"/>
              <w:marTop w:val="0"/>
              <w:marBottom w:val="0"/>
              <w:divBdr>
                <w:top w:val="none" w:sz="0" w:space="0" w:color="auto"/>
                <w:left w:val="none" w:sz="0" w:space="0" w:color="auto"/>
                <w:bottom w:val="none" w:sz="0" w:space="0" w:color="auto"/>
                <w:right w:val="none" w:sz="0" w:space="0" w:color="auto"/>
              </w:divBdr>
            </w:div>
            <w:div w:id="725572733">
              <w:marLeft w:val="0"/>
              <w:marRight w:val="0"/>
              <w:marTop w:val="0"/>
              <w:marBottom w:val="0"/>
              <w:divBdr>
                <w:top w:val="none" w:sz="0" w:space="0" w:color="auto"/>
                <w:left w:val="none" w:sz="0" w:space="0" w:color="auto"/>
                <w:bottom w:val="none" w:sz="0" w:space="0" w:color="auto"/>
                <w:right w:val="none" w:sz="0" w:space="0" w:color="auto"/>
              </w:divBdr>
            </w:div>
            <w:div w:id="827207573">
              <w:marLeft w:val="0"/>
              <w:marRight w:val="0"/>
              <w:marTop w:val="0"/>
              <w:marBottom w:val="0"/>
              <w:divBdr>
                <w:top w:val="none" w:sz="0" w:space="0" w:color="auto"/>
                <w:left w:val="none" w:sz="0" w:space="0" w:color="auto"/>
                <w:bottom w:val="none" w:sz="0" w:space="0" w:color="auto"/>
                <w:right w:val="none" w:sz="0" w:space="0" w:color="auto"/>
              </w:divBdr>
            </w:div>
            <w:div w:id="993529430">
              <w:marLeft w:val="0"/>
              <w:marRight w:val="0"/>
              <w:marTop w:val="0"/>
              <w:marBottom w:val="0"/>
              <w:divBdr>
                <w:top w:val="none" w:sz="0" w:space="0" w:color="auto"/>
                <w:left w:val="none" w:sz="0" w:space="0" w:color="auto"/>
                <w:bottom w:val="none" w:sz="0" w:space="0" w:color="auto"/>
                <w:right w:val="none" w:sz="0" w:space="0" w:color="auto"/>
              </w:divBdr>
            </w:div>
            <w:div w:id="1181703569">
              <w:marLeft w:val="0"/>
              <w:marRight w:val="0"/>
              <w:marTop w:val="0"/>
              <w:marBottom w:val="0"/>
              <w:divBdr>
                <w:top w:val="none" w:sz="0" w:space="0" w:color="auto"/>
                <w:left w:val="none" w:sz="0" w:space="0" w:color="auto"/>
                <w:bottom w:val="none" w:sz="0" w:space="0" w:color="auto"/>
                <w:right w:val="none" w:sz="0" w:space="0" w:color="auto"/>
              </w:divBdr>
            </w:div>
            <w:div w:id="1343119042">
              <w:marLeft w:val="0"/>
              <w:marRight w:val="0"/>
              <w:marTop w:val="0"/>
              <w:marBottom w:val="0"/>
              <w:divBdr>
                <w:top w:val="none" w:sz="0" w:space="0" w:color="auto"/>
                <w:left w:val="none" w:sz="0" w:space="0" w:color="auto"/>
                <w:bottom w:val="none" w:sz="0" w:space="0" w:color="auto"/>
                <w:right w:val="none" w:sz="0" w:space="0" w:color="auto"/>
              </w:divBdr>
            </w:div>
            <w:div w:id="1598709451">
              <w:marLeft w:val="0"/>
              <w:marRight w:val="0"/>
              <w:marTop w:val="0"/>
              <w:marBottom w:val="0"/>
              <w:divBdr>
                <w:top w:val="none" w:sz="0" w:space="0" w:color="auto"/>
                <w:left w:val="none" w:sz="0" w:space="0" w:color="auto"/>
                <w:bottom w:val="none" w:sz="0" w:space="0" w:color="auto"/>
                <w:right w:val="none" w:sz="0" w:space="0" w:color="auto"/>
              </w:divBdr>
            </w:div>
            <w:div w:id="1811481974">
              <w:marLeft w:val="0"/>
              <w:marRight w:val="0"/>
              <w:marTop w:val="0"/>
              <w:marBottom w:val="0"/>
              <w:divBdr>
                <w:top w:val="none" w:sz="0" w:space="0" w:color="auto"/>
                <w:left w:val="none" w:sz="0" w:space="0" w:color="auto"/>
                <w:bottom w:val="none" w:sz="0" w:space="0" w:color="auto"/>
                <w:right w:val="none" w:sz="0" w:space="0" w:color="auto"/>
              </w:divBdr>
            </w:div>
            <w:div w:id="1894778160">
              <w:marLeft w:val="0"/>
              <w:marRight w:val="0"/>
              <w:marTop w:val="0"/>
              <w:marBottom w:val="0"/>
              <w:divBdr>
                <w:top w:val="none" w:sz="0" w:space="0" w:color="auto"/>
                <w:left w:val="none" w:sz="0" w:space="0" w:color="auto"/>
                <w:bottom w:val="none" w:sz="0" w:space="0" w:color="auto"/>
                <w:right w:val="none" w:sz="0" w:space="0" w:color="auto"/>
              </w:divBdr>
            </w:div>
            <w:div w:id="2096513850">
              <w:marLeft w:val="0"/>
              <w:marRight w:val="0"/>
              <w:marTop w:val="0"/>
              <w:marBottom w:val="0"/>
              <w:divBdr>
                <w:top w:val="none" w:sz="0" w:space="0" w:color="auto"/>
                <w:left w:val="none" w:sz="0" w:space="0" w:color="auto"/>
                <w:bottom w:val="none" w:sz="0" w:space="0" w:color="auto"/>
                <w:right w:val="none" w:sz="0" w:space="0" w:color="auto"/>
              </w:divBdr>
            </w:div>
            <w:div w:id="2129201967">
              <w:marLeft w:val="0"/>
              <w:marRight w:val="0"/>
              <w:marTop w:val="0"/>
              <w:marBottom w:val="0"/>
              <w:divBdr>
                <w:top w:val="none" w:sz="0" w:space="0" w:color="auto"/>
                <w:left w:val="none" w:sz="0" w:space="0" w:color="auto"/>
                <w:bottom w:val="none" w:sz="0" w:space="0" w:color="auto"/>
                <w:right w:val="none" w:sz="0" w:space="0" w:color="auto"/>
              </w:divBdr>
            </w:div>
          </w:divsChild>
        </w:div>
        <w:div w:id="752707011">
          <w:marLeft w:val="0"/>
          <w:marRight w:val="0"/>
          <w:marTop w:val="0"/>
          <w:marBottom w:val="0"/>
          <w:divBdr>
            <w:top w:val="none" w:sz="0" w:space="0" w:color="auto"/>
            <w:left w:val="none" w:sz="0" w:space="0" w:color="auto"/>
            <w:bottom w:val="none" w:sz="0" w:space="0" w:color="auto"/>
            <w:right w:val="none" w:sz="0" w:space="0" w:color="auto"/>
          </w:divBdr>
        </w:div>
        <w:div w:id="763767077">
          <w:marLeft w:val="0"/>
          <w:marRight w:val="0"/>
          <w:marTop w:val="0"/>
          <w:marBottom w:val="0"/>
          <w:divBdr>
            <w:top w:val="none" w:sz="0" w:space="0" w:color="auto"/>
            <w:left w:val="none" w:sz="0" w:space="0" w:color="auto"/>
            <w:bottom w:val="none" w:sz="0" w:space="0" w:color="auto"/>
            <w:right w:val="none" w:sz="0" w:space="0" w:color="auto"/>
          </w:divBdr>
          <w:divsChild>
            <w:div w:id="107819376">
              <w:marLeft w:val="-75"/>
              <w:marRight w:val="0"/>
              <w:marTop w:val="30"/>
              <w:marBottom w:val="30"/>
              <w:divBdr>
                <w:top w:val="none" w:sz="0" w:space="0" w:color="auto"/>
                <w:left w:val="none" w:sz="0" w:space="0" w:color="auto"/>
                <w:bottom w:val="none" w:sz="0" w:space="0" w:color="auto"/>
                <w:right w:val="none" w:sz="0" w:space="0" w:color="auto"/>
              </w:divBdr>
              <w:divsChild>
                <w:div w:id="538207363">
                  <w:marLeft w:val="0"/>
                  <w:marRight w:val="0"/>
                  <w:marTop w:val="0"/>
                  <w:marBottom w:val="0"/>
                  <w:divBdr>
                    <w:top w:val="none" w:sz="0" w:space="0" w:color="auto"/>
                    <w:left w:val="none" w:sz="0" w:space="0" w:color="auto"/>
                    <w:bottom w:val="none" w:sz="0" w:space="0" w:color="auto"/>
                    <w:right w:val="none" w:sz="0" w:space="0" w:color="auto"/>
                  </w:divBdr>
                  <w:divsChild>
                    <w:div w:id="316735929">
                      <w:marLeft w:val="0"/>
                      <w:marRight w:val="0"/>
                      <w:marTop w:val="0"/>
                      <w:marBottom w:val="0"/>
                      <w:divBdr>
                        <w:top w:val="none" w:sz="0" w:space="0" w:color="auto"/>
                        <w:left w:val="none" w:sz="0" w:space="0" w:color="auto"/>
                        <w:bottom w:val="none" w:sz="0" w:space="0" w:color="auto"/>
                        <w:right w:val="none" w:sz="0" w:space="0" w:color="auto"/>
                      </w:divBdr>
                    </w:div>
                  </w:divsChild>
                </w:div>
                <w:div w:id="625280580">
                  <w:marLeft w:val="0"/>
                  <w:marRight w:val="0"/>
                  <w:marTop w:val="0"/>
                  <w:marBottom w:val="0"/>
                  <w:divBdr>
                    <w:top w:val="none" w:sz="0" w:space="0" w:color="auto"/>
                    <w:left w:val="none" w:sz="0" w:space="0" w:color="auto"/>
                    <w:bottom w:val="none" w:sz="0" w:space="0" w:color="auto"/>
                    <w:right w:val="none" w:sz="0" w:space="0" w:color="auto"/>
                  </w:divBdr>
                  <w:divsChild>
                    <w:div w:id="450903235">
                      <w:marLeft w:val="0"/>
                      <w:marRight w:val="0"/>
                      <w:marTop w:val="0"/>
                      <w:marBottom w:val="0"/>
                      <w:divBdr>
                        <w:top w:val="none" w:sz="0" w:space="0" w:color="auto"/>
                        <w:left w:val="none" w:sz="0" w:space="0" w:color="auto"/>
                        <w:bottom w:val="none" w:sz="0" w:space="0" w:color="auto"/>
                        <w:right w:val="none" w:sz="0" w:space="0" w:color="auto"/>
                      </w:divBdr>
                    </w:div>
                  </w:divsChild>
                </w:div>
                <w:div w:id="756753493">
                  <w:marLeft w:val="0"/>
                  <w:marRight w:val="0"/>
                  <w:marTop w:val="0"/>
                  <w:marBottom w:val="0"/>
                  <w:divBdr>
                    <w:top w:val="none" w:sz="0" w:space="0" w:color="auto"/>
                    <w:left w:val="none" w:sz="0" w:space="0" w:color="auto"/>
                    <w:bottom w:val="none" w:sz="0" w:space="0" w:color="auto"/>
                    <w:right w:val="none" w:sz="0" w:space="0" w:color="auto"/>
                  </w:divBdr>
                  <w:divsChild>
                    <w:div w:id="1765177624">
                      <w:marLeft w:val="0"/>
                      <w:marRight w:val="0"/>
                      <w:marTop w:val="0"/>
                      <w:marBottom w:val="0"/>
                      <w:divBdr>
                        <w:top w:val="none" w:sz="0" w:space="0" w:color="auto"/>
                        <w:left w:val="none" w:sz="0" w:space="0" w:color="auto"/>
                        <w:bottom w:val="none" w:sz="0" w:space="0" w:color="auto"/>
                        <w:right w:val="none" w:sz="0" w:space="0" w:color="auto"/>
                      </w:divBdr>
                    </w:div>
                  </w:divsChild>
                </w:div>
                <w:div w:id="794521509">
                  <w:marLeft w:val="0"/>
                  <w:marRight w:val="0"/>
                  <w:marTop w:val="0"/>
                  <w:marBottom w:val="0"/>
                  <w:divBdr>
                    <w:top w:val="none" w:sz="0" w:space="0" w:color="auto"/>
                    <w:left w:val="none" w:sz="0" w:space="0" w:color="auto"/>
                    <w:bottom w:val="none" w:sz="0" w:space="0" w:color="auto"/>
                    <w:right w:val="none" w:sz="0" w:space="0" w:color="auto"/>
                  </w:divBdr>
                  <w:divsChild>
                    <w:div w:id="1454442494">
                      <w:marLeft w:val="0"/>
                      <w:marRight w:val="0"/>
                      <w:marTop w:val="0"/>
                      <w:marBottom w:val="0"/>
                      <w:divBdr>
                        <w:top w:val="none" w:sz="0" w:space="0" w:color="auto"/>
                        <w:left w:val="none" w:sz="0" w:space="0" w:color="auto"/>
                        <w:bottom w:val="none" w:sz="0" w:space="0" w:color="auto"/>
                        <w:right w:val="none" w:sz="0" w:space="0" w:color="auto"/>
                      </w:divBdr>
                    </w:div>
                  </w:divsChild>
                </w:div>
                <w:div w:id="1084496635">
                  <w:marLeft w:val="0"/>
                  <w:marRight w:val="0"/>
                  <w:marTop w:val="0"/>
                  <w:marBottom w:val="0"/>
                  <w:divBdr>
                    <w:top w:val="none" w:sz="0" w:space="0" w:color="auto"/>
                    <w:left w:val="none" w:sz="0" w:space="0" w:color="auto"/>
                    <w:bottom w:val="none" w:sz="0" w:space="0" w:color="auto"/>
                    <w:right w:val="none" w:sz="0" w:space="0" w:color="auto"/>
                  </w:divBdr>
                  <w:divsChild>
                    <w:div w:id="1886288019">
                      <w:marLeft w:val="0"/>
                      <w:marRight w:val="0"/>
                      <w:marTop w:val="0"/>
                      <w:marBottom w:val="0"/>
                      <w:divBdr>
                        <w:top w:val="none" w:sz="0" w:space="0" w:color="auto"/>
                        <w:left w:val="none" w:sz="0" w:space="0" w:color="auto"/>
                        <w:bottom w:val="none" w:sz="0" w:space="0" w:color="auto"/>
                        <w:right w:val="none" w:sz="0" w:space="0" w:color="auto"/>
                      </w:divBdr>
                    </w:div>
                  </w:divsChild>
                </w:div>
                <w:div w:id="1321732166">
                  <w:marLeft w:val="0"/>
                  <w:marRight w:val="0"/>
                  <w:marTop w:val="0"/>
                  <w:marBottom w:val="0"/>
                  <w:divBdr>
                    <w:top w:val="none" w:sz="0" w:space="0" w:color="auto"/>
                    <w:left w:val="none" w:sz="0" w:space="0" w:color="auto"/>
                    <w:bottom w:val="none" w:sz="0" w:space="0" w:color="auto"/>
                    <w:right w:val="none" w:sz="0" w:space="0" w:color="auto"/>
                  </w:divBdr>
                  <w:divsChild>
                    <w:div w:id="1770001618">
                      <w:marLeft w:val="0"/>
                      <w:marRight w:val="0"/>
                      <w:marTop w:val="0"/>
                      <w:marBottom w:val="0"/>
                      <w:divBdr>
                        <w:top w:val="none" w:sz="0" w:space="0" w:color="auto"/>
                        <w:left w:val="none" w:sz="0" w:space="0" w:color="auto"/>
                        <w:bottom w:val="none" w:sz="0" w:space="0" w:color="auto"/>
                        <w:right w:val="none" w:sz="0" w:space="0" w:color="auto"/>
                      </w:divBdr>
                    </w:div>
                  </w:divsChild>
                </w:div>
                <w:div w:id="1470170493">
                  <w:marLeft w:val="0"/>
                  <w:marRight w:val="0"/>
                  <w:marTop w:val="0"/>
                  <w:marBottom w:val="0"/>
                  <w:divBdr>
                    <w:top w:val="none" w:sz="0" w:space="0" w:color="auto"/>
                    <w:left w:val="none" w:sz="0" w:space="0" w:color="auto"/>
                    <w:bottom w:val="none" w:sz="0" w:space="0" w:color="auto"/>
                    <w:right w:val="none" w:sz="0" w:space="0" w:color="auto"/>
                  </w:divBdr>
                  <w:divsChild>
                    <w:div w:id="1430078581">
                      <w:marLeft w:val="0"/>
                      <w:marRight w:val="0"/>
                      <w:marTop w:val="0"/>
                      <w:marBottom w:val="0"/>
                      <w:divBdr>
                        <w:top w:val="none" w:sz="0" w:space="0" w:color="auto"/>
                        <w:left w:val="none" w:sz="0" w:space="0" w:color="auto"/>
                        <w:bottom w:val="none" w:sz="0" w:space="0" w:color="auto"/>
                        <w:right w:val="none" w:sz="0" w:space="0" w:color="auto"/>
                      </w:divBdr>
                    </w:div>
                  </w:divsChild>
                </w:div>
                <w:div w:id="1505629774">
                  <w:marLeft w:val="0"/>
                  <w:marRight w:val="0"/>
                  <w:marTop w:val="0"/>
                  <w:marBottom w:val="0"/>
                  <w:divBdr>
                    <w:top w:val="none" w:sz="0" w:space="0" w:color="auto"/>
                    <w:left w:val="none" w:sz="0" w:space="0" w:color="auto"/>
                    <w:bottom w:val="none" w:sz="0" w:space="0" w:color="auto"/>
                    <w:right w:val="none" w:sz="0" w:space="0" w:color="auto"/>
                  </w:divBdr>
                  <w:divsChild>
                    <w:div w:id="578253674">
                      <w:marLeft w:val="0"/>
                      <w:marRight w:val="0"/>
                      <w:marTop w:val="0"/>
                      <w:marBottom w:val="0"/>
                      <w:divBdr>
                        <w:top w:val="none" w:sz="0" w:space="0" w:color="auto"/>
                        <w:left w:val="none" w:sz="0" w:space="0" w:color="auto"/>
                        <w:bottom w:val="none" w:sz="0" w:space="0" w:color="auto"/>
                        <w:right w:val="none" w:sz="0" w:space="0" w:color="auto"/>
                      </w:divBdr>
                    </w:div>
                  </w:divsChild>
                </w:div>
                <w:div w:id="1581328380">
                  <w:marLeft w:val="0"/>
                  <w:marRight w:val="0"/>
                  <w:marTop w:val="0"/>
                  <w:marBottom w:val="0"/>
                  <w:divBdr>
                    <w:top w:val="none" w:sz="0" w:space="0" w:color="auto"/>
                    <w:left w:val="none" w:sz="0" w:space="0" w:color="auto"/>
                    <w:bottom w:val="none" w:sz="0" w:space="0" w:color="auto"/>
                    <w:right w:val="none" w:sz="0" w:space="0" w:color="auto"/>
                  </w:divBdr>
                  <w:divsChild>
                    <w:div w:id="832381983">
                      <w:marLeft w:val="0"/>
                      <w:marRight w:val="0"/>
                      <w:marTop w:val="0"/>
                      <w:marBottom w:val="0"/>
                      <w:divBdr>
                        <w:top w:val="none" w:sz="0" w:space="0" w:color="auto"/>
                        <w:left w:val="none" w:sz="0" w:space="0" w:color="auto"/>
                        <w:bottom w:val="none" w:sz="0" w:space="0" w:color="auto"/>
                        <w:right w:val="none" w:sz="0" w:space="0" w:color="auto"/>
                      </w:divBdr>
                    </w:div>
                  </w:divsChild>
                </w:div>
                <w:div w:id="1700079900">
                  <w:marLeft w:val="0"/>
                  <w:marRight w:val="0"/>
                  <w:marTop w:val="0"/>
                  <w:marBottom w:val="0"/>
                  <w:divBdr>
                    <w:top w:val="none" w:sz="0" w:space="0" w:color="auto"/>
                    <w:left w:val="none" w:sz="0" w:space="0" w:color="auto"/>
                    <w:bottom w:val="none" w:sz="0" w:space="0" w:color="auto"/>
                    <w:right w:val="none" w:sz="0" w:space="0" w:color="auto"/>
                  </w:divBdr>
                  <w:divsChild>
                    <w:div w:id="42759436">
                      <w:marLeft w:val="0"/>
                      <w:marRight w:val="0"/>
                      <w:marTop w:val="0"/>
                      <w:marBottom w:val="0"/>
                      <w:divBdr>
                        <w:top w:val="none" w:sz="0" w:space="0" w:color="auto"/>
                        <w:left w:val="none" w:sz="0" w:space="0" w:color="auto"/>
                        <w:bottom w:val="none" w:sz="0" w:space="0" w:color="auto"/>
                        <w:right w:val="none" w:sz="0" w:space="0" w:color="auto"/>
                      </w:divBdr>
                    </w:div>
                  </w:divsChild>
                </w:div>
                <w:div w:id="2060856934">
                  <w:marLeft w:val="0"/>
                  <w:marRight w:val="0"/>
                  <w:marTop w:val="0"/>
                  <w:marBottom w:val="0"/>
                  <w:divBdr>
                    <w:top w:val="none" w:sz="0" w:space="0" w:color="auto"/>
                    <w:left w:val="none" w:sz="0" w:space="0" w:color="auto"/>
                    <w:bottom w:val="none" w:sz="0" w:space="0" w:color="auto"/>
                    <w:right w:val="none" w:sz="0" w:space="0" w:color="auto"/>
                  </w:divBdr>
                  <w:divsChild>
                    <w:div w:id="1098677373">
                      <w:marLeft w:val="0"/>
                      <w:marRight w:val="0"/>
                      <w:marTop w:val="0"/>
                      <w:marBottom w:val="0"/>
                      <w:divBdr>
                        <w:top w:val="none" w:sz="0" w:space="0" w:color="auto"/>
                        <w:left w:val="none" w:sz="0" w:space="0" w:color="auto"/>
                        <w:bottom w:val="none" w:sz="0" w:space="0" w:color="auto"/>
                        <w:right w:val="none" w:sz="0" w:space="0" w:color="auto"/>
                      </w:divBdr>
                    </w:div>
                  </w:divsChild>
                </w:div>
                <w:div w:id="2069648816">
                  <w:marLeft w:val="0"/>
                  <w:marRight w:val="0"/>
                  <w:marTop w:val="0"/>
                  <w:marBottom w:val="0"/>
                  <w:divBdr>
                    <w:top w:val="none" w:sz="0" w:space="0" w:color="auto"/>
                    <w:left w:val="none" w:sz="0" w:space="0" w:color="auto"/>
                    <w:bottom w:val="none" w:sz="0" w:space="0" w:color="auto"/>
                    <w:right w:val="none" w:sz="0" w:space="0" w:color="auto"/>
                  </w:divBdr>
                  <w:divsChild>
                    <w:div w:id="19678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592361">
          <w:marLeft w:val="0"/>
          <w:marRight w:val="0"/>
          <w:marTop w:val="0"/>
          <w:marBottom w:val="0"/>
          <w:divBdr>
            <w:top w:val="none" w:sz="0" w:space="0" w:color="auto"/>
            <w:left w:val="none" w:sz="0" w:space="0" w:color="auto"/>
            <w:bottom w:val="none" w:sz="0" w:space="0" w:color="auto"/>
            <w:right w:val="none" w:sz="0" w:space="0" w:color="auto"/>
          </w:divBdr>
        </w:div>
        <w:div w:id="807211946">
          <w:marLeft w:val="0"/>
          <w:marRight w:val="0"/>
          <w:marTop w:val="0"/>
          <w:marBottom w:val="0"/>
          <w:divBdr>
            <w:top w:val="none" w:sz="0" w:space="0" w:color="auto"/>
            <w:left w:val="none" w:sz="0" w:space="0" w:color="auto"/>
            <w:bottom w:val="none" w:sz="0" w:space="0" w:color="auto"/>
            <w:right w:val="none" w:sz="0" w:space="0" w:color="auto"/>
          </w:divBdr>
        </w:div>
        <w:div w:id="896626709">
          <w:marLeft w:val="0"/>
          <w:marRight w:val="0"/>
          <w:marTop w:val="0"/>
          <w:marBottom w:val="0"/>
          <w:divBdr>
            <w:top w:val="none" w:sz="0" w:space="0" w:color="auto"/>
            <w:left w:val="none" w:sz="0" w:space="0" w:color="auto"/>
            <w:bottom w:val="none" w:sz="0" w:space="0" w:color="auto"/>
            <w:right w:val="none" w:sz="0" w:space="0" w:color="auto"/>
          </w:divBdr>
        </w:div>
        <w:div w:id="944308642">
          <w:marLeft w:val="0"/>
          <w:marRight w:val="0"/>
          <w:marTop w:val="0"/>
          <w:marBottom w:val="0"/>
          <w:divBdr>
            <w:top w:val="none" w:sz="0" w:space="0" w:color="auto"/>
            <w:left w:val="none" w:sz="0" w:space="0" w:color="auto"/>
            <w:bottom w:val="none" w:sz="0" w:space="0" w:color="auto"/>
            <w:right w:val="none" w:sz="0" w:space="0" w:color="auto"/>
          </w:divBdr>
        </w:div>
        <w:div w:id="985210184">
          <w:marLeft w:val="0"/>
          <w:marRight w:val="0"/>
          <w:marTop w:val="0"/>
          <w:marBottom w:val="0"/>
          <w:divBdr>
            <w:top w:val="none" w:sz="0" w:space="0" w:color="auto"/>
            <w:left w:val="none" w:sz="0" w:space="0" w:color="auto"/>
            <w:bottom w:val="none" w:sz="0" w:space="0" w:color="auto"/>
            <w:right w:val="none" w:sz="0" w:space="0" w:color="auto"/>
          </w:divBdr>
        </w:div>
        <w:div w:id="1043482098">
          <w:marLeft w:val="0"/>
          <w:marRight w:val="0"/>
          <w:marTop w:val="0"/>
          <w:marBottom w:val="0"/>
          <w:divBdr>
            <w:top w:val="none" w:sz="0" w:space="0" w:color="auto"/>
            <w:left w:val="none" w:sz="0" w:space="0" w:color="auto"/>
            <w:bottom w:val="none" w:sz="0" w:space="0" w:color="auto"/>
            <w:right w:val="none" w:sz="0" w:space="0" w:color="auto"/>
          </w:divBdr>
        </w:div>
        <w:div w:id="1102804397">
          <w:marLeft w:val="0"/>
          <w:marRight w:val="0"/>
          <w:marTop w:val="0"/>
          <w:marBottom w:val="0"/>
          <w:divBdr>
            <w:top w:val="none" w:sz="0" w:space="0" w:color="auto"/>
            <w:left w:val="none" w:sz="0" w:space="0" w:color="auto"/>
            <w:bottom w:val="none" w:sz="0" w:space="0" w:color="auto"/>
            <w:right w:val="none" w:sz="0" w:space="0" w:color="auto"/>
          </w:divBdr>
        </w:div>
        <w:div w:id="1131217087">
          <w:marLeft w:val="0"/>
          <w:marRight w:val="0"/>
          <w:marTop w:val="0"/>
          <w:marBottom w:val="0"/>
          <w:divBdr>
            <w:top w:val="none" w:sz="0" w:space="0" w:color="auto"/>
            <w:left w:val="none" w:sz="0" w:space="0" w:color="auto"/>
            <w:bottom w:val="none" w:sz="0" w:space="0" w:color="auto"/>
            <w:right w:val="none" w:sz="0" w:space="0" w:color="auto"/>
          </w:divBdr>
        </w:div>
        <w:div w:id="1161387339">
          <w:marLeft w:val="0"/>
          <w:marRight w:val="0"/>
          <w:marTop w:val="0"/>
          <w:marBottom w:val="0"/>
          <w:divBdr>
            <w:top w:val="none" w:sz="0" w:space="0" w:color="auto"/>
            <w:left w:val="none" w:sz="0" w:space="0" w:color="auto"/>
            <w:bottom w:val="none" w:sz="0" w:space="0" w:color="auto"/>
            <w:right w:val="none" w:sz="0" w:space="0" w:color="auto"/>
          </w:divBdr>
        </w:div>
        <w:div w:id="1263419417">
          <w:marLeft w:val="0"/>
          <w:marRight w:val="0"/>
          <w:marTop w:val="0"/>
          <w:marBottom w:val="0"/>
          <w:divBdr>
            <w:top w:val="none" w:sz="0" w:space="0" w:color="auto"/>
            <w:left w:val="none" w:sz="0" w:space="0" w:color="auto"/>
            <w:bottom w:val="none" w:sz="0" w:space="0" w:color="auto"/>
            <w:right w:val="none" w:sz="0" w:space="0" w:color="auto"/>
          </w:divBdr>
        </w:div>
        <w:div w:id="1288469643">
          <w:marLeft w:val="0"/>
          <w:marRight w:val="0"/>
          <w:marTop w:val="0"/>
          <w:marBottom w:val="0"/>
          <w:divBdr>
            <w:top w:val="none" w:sz="0" w:space="0" w:color="auto"/>
            <w:left w:val="none" w:sz="0" w:space="0" w:color="auto"/>
            <w:bottom w:val="none" w:sz="0" w:space="0" w:color="auto"/>
            <w:right w:val="none" w:sz="0" w:space="0" w:color="auto"/>
          </w:divBdr>
        </w:div>
        <w:div w:id="1309481621">
          <w:marLeft w:val="0"/>
          <w:marRight w:val="0"/>
          <w:marTop w:val="0"/>
          <w:marBottom w:val="0"/>
          <w:divBdr>
            <w:top w:val="none" w:sz="0" w:space="0" w:color="auto"/>
            <w:left w:val="none" w:sz="0" w:space="0" w:color="auto"/>
            <w:bottom w:val="none" w:sz="0" w:space="0" w:color="auto"/>
            <w:right w:val="none" w:sz="0" w:space="0" w:color="auto"/>
          </w:divBdr>
        </w:div>
        <w:div w:id="1435131877">
          <w:marLeft w:val="0"/>
          <w:marRight w:val="0"/>
          <w:marTop w:val="0"/>
          <w:marBottom w:val="0"/>
          <w:divBdr>
            <w:top w:val="none" w:sz="0" w:space="0" w:color="auto"/>
            <w:left w:val="none" w:sz="0" w:space="0" w:color="auto"/>
            <w:bottom w:val="none" w:sz="0" w:space="0" w:color="auto"/>
            <w:right w:val="none" w:sz="0" w:space="0" w:color="auto"/>
          </w:divBdr>
        </w:div>
        <w:div w:id="1462308531">
          <w:marLeft w:val="0"/>
          <w:marRight w:val="0"/>
          <w:marTop w:val="0"/>
          <w:marBottom w:val="0"/>
          <w:divBdr>
            <w:top w:val="none" w:sz="0" w:space="0" w:color="auto"/>
            <w:left w:val="none" w:sz="0" w:space="0" w:color="auto"/>
            <w:bottom w:val="none" w:sz="0" w:space="0" w:color="auto"/>
            <w:right w:val="none" w:sz="0" w:space="0" w:color="auto"/>
          </w:divBdr>
        </w:div>
        <w:div w:id="1652976669">
          <w:marLeft w:val="0"/>
          <w:marRight w:val="0"/>
          <w:marTop w:val="0"/>
          <w:marBottom w:val="0"/>
          <w:divBdr>
            <w:top w:val="none" w:sz="0" w:space="0" w:color="auto"/>
            <w:left w:val="none" w:sz="0" w:space="0" w:color="auto"/>
            <w:bottom w:val="none" w:sz="0" w:space="0" w:color="auto"/>
            <w:right w:val="none" w:sz="0" w:space="0" w:color="auto"/>
          </w:divBdr>
        </w:div>
        <w:div w:id="1669819810">
          <w:marLeft w:val="0"/>
          <w:marRight w:val="0"/>
          <w:marTop w:val="0"/>
          <w:marBottom w:val="0"/>
          <w:divBdr>
            <w:top w:val="none" w:sz="0" w:space="0" w:color="auto"/>
            <w:left w:val="none" w:sz="0" w:space="0" w:color="auto"/>
            <w:bottom w:val="none" w:sz="0" w:space="0" w:color="auto"/>
            <w:right w:val="none" w:sz="0" w:space="0" w:color="auto"/>
          </w:divBdr>
        </w:div>
        <w:div w:id="1717198938">
          <w:marLeft w:val="0"/>
          <w:marRight w:val="0"/>
          <w:marTop w:val="0"/>
          <w:marBottom w:val="0"/>
          <w:divBdr>
            <w:top w:val="none" w:sz="0" w:space="0" w:color="auto"/>
            <w:left w:val="none" w:sz="0" w:space="0" w:color="auto"/>
            <w:bottom w:val="none" w:sz="0" w:space="0" w:color="auto"/>
            <w:right w:val="none" w:sz="0" w:space="0" w:color="auto"/>
          </w:divBdr>
        </w:div>
        <w:div w:id="1736658678">
          <w:marLeft w:val="0"/>
          <w:marRight w:val="0"/>
          <w:marTop w:val="0"/>
          <w:marBottom w:val="0"/>
          <w:divBdr>
            <w:top w:val="none" w:sz="0" w:space="0" w:color="auto"/>
            <w:left w:val="none" w:sz="0" w:space="0" w:color="auto"/>
            <w:bottom w:val="none" w:sz="0" w:space="0" w:color="auto"/>
            <w:right w:val="none" w:sz="0" w:space="0" w:color="auto"/>
          </w:divBdr>
        </w:div>
        <w:div w:id="1924026856">
          <w:marLeft w:val="0"/>
          <w:marRight w:val="0"/>
          <w:marTop w:val="0"/>
          <w:marBottom w:val="0"/>
          <w:divBdr>
            <w:top w:val="none" w:sz="0" w:space="0" w:color="auto"/>
            <w:left w:val="none" w:sz="0" w:space="0" w:color="auto"/>
            <w:bottom w:val="none" w:sz="0" w:space="0" w:color="auto"/>
            <w:right w:val="none" w:sz="0" w:space="0" w:color="auto"/>
          </w:divBdr>
        </w:div>
        <w:div w:id="1968968571">
          <w:marLeft w:val="0"/>
          <w:marRight w:val="0"/>
          <w:marTop w:val="0"/>
          <w:marBottom w:val="0"/>
          <w:divBdr>
            <w:top w:val="none" w:sz="0" w:space="0" w:color="auto"/>
            <w:left w:val="none" w:sz="0" w:space="0" w:color="auto"/>
            <w:bottom w:val="none" w:sz="0" w:space="0" w:color="auto"/>
            <w:right w:val="none" w:sz="0" w:space="0" w:color="auto"/>
          </w:divBdr>
        </w:div>
        <w:div w:id="2004702522">
          <w:marLeft w:val="0"/>
          <w:marRight w:val="0"/>
          <w:marTop w:val="0"/>
          <w:marBottom w:val="0"/>
          <w:divBdr>
            <w:top w:val="none" w:sz="0" w:space="0" w:color="auto"/>
            <w:left w:val="none" w:sz="0" w:space="0" w:color="auto"/>
            <w:bottom w:val="none" w:sz="0" w:space="0" w:color="auto"/>
            <w:right w:val="none" w:sz="0" w:space="0" w:color="auto"/>
          </w:divBdr>
        </w:div>
        <w:div w:id="2080596598">
          <w:marLeft w:val="0"/>
          <w:marRight w:val="0"/>
          <w:marTop w:val="0"/>
          <w:marBottom w:val="0"/>
          <w:divBdr>
            <w:top w:val="none" w:sz="0" w:space="0" w:color="auto"/>
            <w:left w:val="none" w:sz="0" w:space="0" w:color="auto"/>
            <w:bottom w:val="none" w:sz="0" w:space="0" w:color="auto"/>
            <w:right w:val="none" w:sz="0" w:space="0" w:color="auto"/>
          </w:divBdr>
        </w:div>
        <w:div w:id="2138260377">
          <w:marLeft w:val="0"/>
          <w:marRight w:val="0"/>
          <w:marTop w:val="0"/>
          <w:marBottom w:val="0"/>
          <w:divBdr>
            <w:top w:val="none" w:sz="0" w:space="0" w:color="auto"/>
            <w:left w:val="none" w:sz="0" w:space="0" w:color="auto"/>
            <w:bottom w:val="none" w:sz="0" w:space="0" w:color="auto"/>
            <w:right w:val="none" w:sz="0" w:space="0" w:color="auto"/>
          </w:divBdr>
        </w:div>
      </w:divsChild>
    </w:div>
    <w:div w:id="595989134">
      <w:bodyDiv w:val="1"/>
      <w:marLeft w:val="0"/>
      <w:marRight w:val="0"/>
      <w:marTop w:val="0"/>
      <w:marBottom w:val="0"/>
      <w:divBdr>
        <w:top w:val="none" w:sz="0" w:space="0" w:color="auto"/>
        <w:left w:val="none" w:sz="0" w:space="0" w:color="auto"/>
        <w:bottom w:val="none" w:sz="0" w:space="0" w:color="auto"/>
        <w:right w:val="none" w:sz="0" w:space="0" w:color="auto"/>
      </w:divBdr>
      <w:divsChild>
        <w:div w:id="457340011">
          <w:marLeft w:val="0"/>
          <w:marRight w:val="0"/>
          <w:marTop w:val="0"/>
          <w:marBottom w:val="0"/>
          <w:divBdr>
            <w:top w:val="none" w:sz="0" w:space="0" w:color="auto"/>
            <w:left w:val="none" w:sz="0" w:space="0" w:color="auto"/>
            <w:bottom w:val="none" w:sz="0" w:space="0" w:color="auto"/>
            <w:right w:val="none" w:sz="0" w:space="0" w:color="auto"/>
          </w:divBdr>
        </w:div>
        <w:div w:id="1450977193">
          <w:marLeft w:val="0"/>
          <w:marRight w:val="0"/>
          <w:marTop w:val="0"/>
          <w:marBottom w:val="0"/>
          <w:divBdr>
            <w:top w:val="none" w:sz="0" w:space="0" w:color="auto"/>
            <w:left w:val="none" w:sz="0" w:space="0" w:color="auto"/>
            <w:bottom w:val="none" w:sz="0" w:space="0" w:color="auto"/>
            <w:right w:val="none" w:sz="0" w:space="0" w:color="auto"/>
          </w:divBdr>
        </w:div>
      </w:divsChild>
    </w:div>
    <w:div w:id="601493139">
      <w:bodyDiv w:val="1"/>
      <w:marLeft w:val="0"/>
      <w:marRight w:val="0"/>
      <w:marTop w:val="0"/>
      <w:marBottom w:val="0"/>
      <w:divBdr>
        <w:top w:val="none" w:sz="0" w:space="0" w:color="auto"/>
        <w:left w:val="none" w:sz="0" w:space="0" w:color="auto"/>
        <w:bottom w:val="none" w:sz="0" w:space="0" w:color="auto"/>
        <w:right w:val="none" w:sz="0" w:space="0" w:color="auto"/>
      </w:divBdr>
      <w:divsChild>
        <w:div w:id="441804578">
          <w:marLeft w:val="0"/>
          <w:marRight w:val="0"/>
          <w:marTop w:val="0"/>
          <w:marBottom w:val="0"/>
          <w:divBdr>
            <w:top w:val="none" w:sz="0" w:space="0" w:color="auto"/>
            <w:left w:val="none" w:sz="0" w:space="0" w:color="auto"/>
            <w:bottom w:val="none" w:sz="0" w:space="0" w:color="auto"/>
            <w:right w:val="none" w:sz="0" w:space="0" w:color="auto"/>
          </w:divBdr>
        </w:div>
        <w:div w:id="1808351701">
          <w:marLeft w:val="0"/>
          <w:marRight w:val="0"/>
          <w:marTop w:val="0"/>
          <w:marBottom w:val="0"/>
          <w:divBdr>
            <w:top w:val="none" w:sz="0" w:space="0" w:color="auto"/>
            <w:left w:val="none" w:sz="0" w:space="0" w:color="auto"/>
            <w:bottom w:val="none" w:sz="0" w:space="0" w:color="auto"/>
            <w:right w:val="none" w:sz="0" w:space="0" w:color="auto"/>
          </w:divBdr>
        </w:div>
      </w:divsChild>
    </w:div>
    <w:div w:id="601841998">
      <w:bodyDiv w:val="1"/>
      <w:marLeft w:val="0"/>
      <w:marRight w:val="0"/>
      <w:marTop w:val="0"/>
      <w:marBottom w:val="0"/>
      <w:divBdr>
        <w:top w:val="none" w:sz="0" w:space="0" w:color="auto"/>
        <w:left w:val="none" w:sz="0" w:space="0" w:color="auto"/>
        <w:bottom w:val="none" w:sz="0" w:space="0" w:color="auto"/>
        <w:right w:val="none" w:sz="0" w:space="0" w:color="auto"/>
      </w:divBdr>
      <w:divsChild>
        <w:div w:id="547256930">
          <w:marLeft w:val="0"/>
          <w:marRight w:val="0"/>
          <w:marTop w:val="0"/>
          <w:marBottom w:val="0"/>
          <w:divBdr>
            <w:top w:val="none" w:sz="0" w:space="0" w:color="auto"/>
            <w:left w:val="none" w:sz="0" w:space="0" w:color="auto"/>
            <w:bottom w:val="none" w:sz="0" w:space="0" w:color="auto"/>
            <w:right w:val="none" w:sz="0" w:space="0" w:color="auto"/>
          </w:divBdr>
        </w:div>
        <w:div w:id="821507490">
          <w:marLeft w:val="0"/>
          <w:marRight w:val="0"/>
          <w:marTop w:val="0"/>
          <w:marBottom w:val="0"/>
          <w:divBdr>
            <w:top w:val="none" w:sz="0" w:space="0" w:color="auto"/>
            <w:left w:val="none" w:sz="0" w:space="0" w:color="auto"/>
            <w:bottom w:val="none" w:sz="0" w:space="0" w:color="auto"/>
            <w:right w:val="none" w:sz="0" w:space="0" w:color="auto"/>
          </w:divBdr>
        </w:div>
        <w:div w:id="886182259">
          <w:marLeft w:val="0"/>
          <w:marRight w:val="0"/>
          <w:marTop w:val="0"/>
          <w:marBottom w:val="0"/>
          <w:divBdr>
            <w:top w:val="none" w:sz="0" w:space="0" w:color="auto"/>
            <w:left w:val="none" w:sz="0" w:space="0" w:color="auto"/>
            <w:bottom w:val="none" w:sz="0" w:space="0" w:color="auto"/>
            <w:right w:val="none" w:sz="0" w:space="0" w:color="auto"/>
          </w:divBdr>
        </w:div>
        <w:div w:id="935216499">
          <w:marLeft w:val="0"/>
          <w:marRight w:val="0"/>
          <w:marTop w:val="0"/>
          <w:marBottom w:val="0"/>
          <w:divBdr>
            <w:top w:val="none" w:sz="0" w:space="0" w:color="auto"/>
            <w:left w:val="none" w:sz="0" w:space="0" w:color="auto"/>
            <w:bottom w:val="none" w:sz="0" w:space="0" w:color="auto"/>
            <w:right w:val="none" w:sz="0" w:space="0" w:color="auto"/>
          </w:divBdr>
        </w:div>
        <w:div w:id="1288242953">
          <w:marLeft w:val="0"/>
          <w:marRight w:val="0"/>
          <w:marTop w:val="0"/>
          <w:marBottom w:val="0"/>
          <w:divBdr>
            <w:top w:val="none" w:sz="0" w:space="0" w:color="auto"/>
            <w:left w:val="none" w:sz="0" w:space="0" w:color="auto"/>
            <w:bottom w:val="none" w:sz="0" w:space="0" w:color="auto"/>
            <w:right w:val="none" w:sz="0" w:space="0" w:color="auto"/>
          </w:divBdr>
        </w:div>
        <w:div w:id="1727143766">
          <w:marLeft w:val="0"/>
          <w:marRight w:val="0"/>
          <w:marTop w:val="0"/>
          <w:marBottom w:val="0"/>
          <w:divBdr>
            <w:top w:val="none" w:sz="0" w:space="0" w:color="auto"/>
            <w:left w:val="none" w:sz="0" w:space="0" w:color="auto"/>
            <w:bottom w:val="none" w:sz="0" w:space="0" w:color="auto"/>
            <w:right w:val="none" w:sz="0" w:space="0" w:color="auto"/>
          </w:divBdr>
        </w:div>
        <w:div w:id="1877043018">
          <w:marLeft w:val="0"/>
          <w:marRight w:val="0"/>
          <w:marTop w:val="0"/>
          <w:marBottom w:val="0"/>
          <w:divBdr>
            <w:top w:val="none" w:sz="0" w:space="0" w:color="auto"/>
            <w:left w:val="none" w:sz="0" w:space="0" w:color="auto"/>
            <w:bottom w:val="none" w:sz="0" w:space="0" w:color="auto"/>
            <w:right w:val="none" w:sz="0" w:space="0" w:color="auto"/>
          </w:divBdr>
        </w:div>
      </w:divsChild>
    </w:div>
    <w:div w:id="603922249">
      <w:bodyDiv w:val="1"/>
      <w:marLeft w:val="0"/>
      <w:marRight w:val="0"/>
      <w:marTop w:val="0"/>
      <w:marBottom w:val="0"/>
      <w:divBdr>
        <w:top w:val="none" w:sz="0" w:space="0" w:color="auto"/>
        <w:left w:val="none" w:sz="0" w:space="0" w:color="auto"/>
        <w:bottom w:val="none" w:sz="0" w:space="0" w:color="auto"/>
        <w:right w:val="none" w:sz="0" w:space="0" w:color="auto"/>
      </w:divBdr>
      <w:divsChild>
        <w:div w:id="262106778">
          <w:marLeft w:val="0"/>
          <w:marRight w:val="0"/>
          <w:marTop w:val="0"/>
          <w:marBottom w:val="0"/>
          <w:divBdr>
            <w:top w:val="none" w:sz="0" w:space="0" w:color="auto"/>
            <w:left w:val="none" w:sz="0" w:space="0" w:color="auto"/>
            <w:bottom w:val="none" w:sz="0" w:space="0" w:color="auto"/>
            <w:right w:val="none" w:sz="0" w:space="0" w:color="auto"/>
          </w:divBdr>
        </w:div>
        <w:div w:id="630063828">
          <w:marLeft w:val="0"/>
          <w:marRight w:val="0"/>
          <w:marTop w:val="0"/>
          <w:marBottom w:val="0"/>
          <w:divBdr>
            <w:top w:val="none" w:sz="0" w:space="0" w:color="auto"/>
            <w:left w:val="none" w:sz="0" w:space="0" w:color="auto"/>
            <w:bottom w:val="none" w:sz="0" w:space="0" w:color="auto"/>
            <w:right w:val="none" w:sz="0" w:space="0" w:color="auto"/>
          </w:divBdr>
        </w:div>
      </w:divsChild>
    </w:div>
    <w:div w:id="652569264">
      <w:bodyDiv w:val="1"/>
      <w:marLeft w:val="0"/>
      <w:marRight w:val="0"/>
      <w:marTop w:val="0"/>
      <w:marBottom w:val="0"/>
      <w:divBdr>
        <w:top w:val="none" w:sz="0" w:space="0" w:color="auto"/>
        <w:left w:val="none" w:sz="0" w:space="0" w:color="auto"/>
        <w:bottom w:val="none" w:sz="0" w:space="0" w:color="auto"/>
        <w:right w:val="none" w:sz="0" w:space="0" w:color="auto"/>
      </w:divBdr>
    </w:div>
    <w:div w:id="722484494">
      <w:bodyDiv w:val="1"/>
      <w:marLeft w:val="0"/>
      <w:marRight w:val="0"/>
      <w:marTop w:val="0"/>
      <w:marBottom w:val="0"/>
      <w:divBdr>
        <w:top w:val="none" w:sz="0" w:space="0" w:color="auto"/>
        <w:left w:val="none" w:sz="0" w:space="0" w:color="auto"/>
        <w:bottom w:val="none" w:sz="0" w:space="0" w:color="auto"/>
        <w:right w:val="none" w:sz="0" w:space="0" w:color="auto"/>
      </w:divBdr>
      <w:divsChild>
        <w:div w:id="1295135835">
          <w:marLeft w:val="0"/>
          <w:marRight w:val="0"/>
          <w:marTop w:val="0"/>
          <w:marBottom w:val="0"/>
          <w:divBdr>
            <w:top w:val="none" w:sz="0" w:space="0" w:color="auto"/>
            <w:left w:val="none" w:sz="0" w:space="0" w:color="auto"/>
            <w:bottom w:val="none" w:sz="0" w:space="0" w:color="auto"/>
            <w:right w:val="none" w:sz="0" w:space="0" w:color="auto"/>
          </w:divBdr>
        </w:div>
        <w:div w:id="1569922342">
          <w:marLeft w:val="0"/>
          <w:marRight w:val="0"/>
          <w:marTop w:val="0"/>
          <w:marBottom w:val="0"/>
          <w:divBdr>
            <w:top w:val="none" w:sz="0" w:space="0" w:color="auto"/>
            <w:left w:val="none" w:sz="0" w:space="0" w:color="auto"/>
            <w:bottom w:val="none" w:sz="0" w:space="0" w:color="auto"/>
            <w:right w:val="none" w:sz="0" w:space="0" w:color="auto"/>
          </w:divBdr>
        </w:div>
      </w:divsChild>
    </w:div>
    <w:div w:id="751656397">
      <w:bodyDiv w:val="1"/>
      <w:marLeft w:val="0"/>
      <w:marRight w:val="0"/>
      <w:marTop w:val="0"/>
      <w:marBottom w:val="0"/>
      <w:divBdr>
        <w:top w:val="none" w:sz="0" w:space="0" w:color="auto"/>
        <w:left w:val="none" w:sz="0" w:space="0" w:color="auto"/>
        <w:bottom w:val="none" w:sz="0" w:space="0" w:color="auto"/>
        <w:right w:val="none" w:sz="0" w:space="0" w:color="auto"/>
      </w:divBdr>
      <w:divsChild>
        <w:div w:id="12538499">
          <w:marLeft w:val="0"/>
          <w:marRight w:val="0"/>
          <w:marTop w:val="0"/>
          <w:marBottom w:val="0"/>
          <w:divBdr>
            <w:top w:val="none" w:sz="0" w:space="0" w:color="auto"/>
            <w:left w:val="none" w:sz="0" w:space="0" w:color="auto"/>
            <w:bottom w:val="none" w:sz="0" w:space="0" w:color="auto"/>
            <w:right w:val="none" w:sz="0" w:space="0" w:color="auto"/>
          </w:divBdr>
        </w:div>
        <w:div w:id="161820376">
          <w:marLeft w:val="0"/>
          <w:marRight w:val="0"/>
          <w:marTop w:val="0"/>
          <w:marBottom w:val="0"/>
          <w:divBdr>
            <w:top w:val="none" w:sz="0" w:space="0" w:color="auto"/>
            <w:left w:val="none" w:sz="0" w:space="0" w:color="auto"/>
            <w:bottom w:val="none" w:sz="0" w:space="0" w:color="auto"/>
            <w:right w:val="none" w:sz="0" w:space="0" w:color="auto"/>
          </w:divBdr>
        </w:div>
      </w:divsChild>
    </w:div>
    <w:div w:id="760611548">
      <w:bodyDiv w:val="1"/>
      <w:marLeft w:val="0"/>
      <w:marRight w:val="0"/>
      <w:marTop w:val="0"/>
      <w:marBottom w:val="0"/>
      <w:divBdr>
        <w:top w:val="none" w:sz="0" w:space="0" w:color="auto"/>
        <w:left w:val="none" w:sz="0" w:space="0" w:color="auto"/>
        <w:bottom w:val="none" w:sz="0" w:space="0" w:color="auto"/>
        <w:right w:val="none" w:sz="0" w:space="0" w:color="auto"/>
      </w:divBdr>
      <w:divsChild>
        <w:div w:id="333194550">
          <w:marLeft w:val="0"/>
          <w:marRight w:val="0"/>
          <w:marTop w:val="0"/>
          <w:marBottom w:val="0"/>
          <w:divBdr>
            <w:top w:val="none" w:sz="0" w:space="0" w:color="auto"/>
            <w:left w:val="none" w:sz="0" w:space="0" w:color="auto"/>
            <w:bottom w:val="none" w:sz="0" w:space="0" w:color="auto"/>
            <w:right w:val="none" w:sz="0" w:space="0" w:color="auto"/>
          </w:divBdr>
        </w:div>
        <w:div w:id="1256356893">
          <w:marLeft w:val="0"/>
          <w:marRight w:val="0"/>
          <w:marTop w:val="0"/>
          <w:marBottom w:val="0"/>
          <w:divBdr>
            <w:top w:val="none" w:sz="0" w:space="0" w:color="auto"/>
            <w:left w:val="none" w:sz="0" w:space="0" w:color="auto"/>
            <w:bottom w:val="none" w:sz="0" w:space="0" w:color="auto"/>
            <w:right w:val="none" w:sz="0" w:space="0" w:color="auto"/>
          </w:divBdr>
        </w:div>
      </w:divsChild>
    </w:div>
    <w:div w:id="777024060">
      <w:bodyDiv w:val="1"/>
      <w:marLeft w:val="0"/>
      <w:marRight w:val="0"/>
      <w:marTop w:val="0"/>
      <w:marBottom w:val="0"/>
      <w:divBdr>
        <w:top w:val="none" w:sz="0" w:space="0" w:color="auto"/>
        <w:left w:val="none" w:sz="0" w:space="0" w:color="auto"/>
        <w:bottom w:val="none" w:sz="0" w:space="0" w:color="auto"/>
        <w:right w:val="none" w:sz="0" w:space="0" w:color="auto"/>
      </w:divBdr>
    </w:div>
    <w:div w:id="799037865">
      <w:bodyDiv w:val="1"/>
      <w:marLeft w:val="0"/>
      <w:marRight w:val="0"/>
      <w:marTop w:val="0"/>
      <w:marBottom w:val="0"/>
      <w:divBdr>
        <w:top w:val="none" w:sz="0" w:space="0" w:color="auto"/>
        <w:left w:val="none" w:sz="0" w:space="0" w:color="auto"/>
        <w:bottom w:val="none" w:sz="0" w:space="0" w:color="auto"/>
        <w:right w:val="none" w:sz="0" w:space="0" w:color="auto"/>
      </w:divBdr>
      <w:divsChild>
        <w:div w:id="292175791">
          <w:marLeft w:val="0"/>
          <w:marRight w:val="0"/>
          <w:marTop w:val="0"/>
          <w:marBottom w:val="0"/>
          <w:divBdr>
            <w:top w:val="none" w:sz="0" w:space="0" w:color="auto"/>
            <w:left w:val="none" w:sz="0" w:space="0" w:color="auto"/>
            <w:bottom w:val="none" w:sz="0" w:space="0" w:color="auto"/>
            <w:right w:val="none" w:sz="0" w:space="0" w:color="auto"/>
          </w:divBdr>
        </w:div>
        <w:div w:id="561675857">
          <w:marLeft w:val="0"/>
          <w:marRight w:val="0"/>
          <w:marTop w:val="0"/>
          <w:marBottom w:val="0"/>
          <w:divBdr>
            <w:top w:val="none" w:sz="0" w:space="0" w:color="auto"/>
            <w:left w:val="none" w:sz="0" w:space="0" w:color="auto"/>
            <w:bottom w:val="none" w:sz="0" w:space="0" w:color="auto"/>
            <w:right w:val="none" w:sz="0" w:space="0" w:color="auto"/>
          </w:divBdr>
        </w:div>
      </w:divsChild>
    </w:div>
    <w:div w:id="881555215">
      <w:bodyDiv w:val="1"/>
      <w:marLeft w:val="0"/>
      <w:marRight w:val="0"/>
      <w:marTop w:val="0"/>
      <w:marBottom w:val="0"/>
      <w:divBdr>
        <w:top w:val="none" w:sz="0" w:space="0" w:color="auto"/>
        <w:left w:val="none" w:sz="0" w:space="0" w:color="auto"/>
        <w:bottom w:val="none" w:sz="0" w:space="0" w:color="auto"/>
        <w:right w:val="none" w:sz="0" w:space="0" w:color="auto"/>
      </w:divBdr>
      <w:divsChild>
        <w:div w:id="50278186">
          <w:marLeft w:val="0"/>
          <w:marRight w:val="0"/>
          <w:marTop w:val="0"/>
          <w:marBottom w:val="0"/>
          <w:divBdr>
            <w:top w:val="none" w:sz="0" w:space="0" w:color="auto"/>
            <w:left w:val="none" w:sz="0" w:space="0" w:color="auto"/>
            <w:bottom w:val="none" w:sz="0" w:space="0" w:color="auto"/>
            <w:right w:val="none" w:sz="0" w:space="0" w:color="auto"/>
          </w:divBdr>
        </w:div>
        <w:div w:id="444623189">
          <w:marLeft w:val="0"/>
          <w:marRight w:val="0"/>
          <w:marTop w:val="0"/>
          <w:marBottom w:val="0"/>
          <w:divBdr>
            <w:top w:val="none" w:sz="0" w:space="0" w:color="auto"/>
            <w:left w:val="none" w:sz="0" w:space="0" w:color="auto"/>
            <w:bottom w:val="none" w:sz="0" w:space="0" w:color="auto"/>
            <w:right w:val="none" w:sz="0" w:space="0" w:color="auto"/>
          </w:divBdr>
        </w:div>
        <w:div w:id="965357892">
          <w:marLeft w:val="0"/>
          <w:marRight w:val="0"/>
          <w:marTop w:val="0"/>
          <w:marBottom w:val="0"/>
          <w:divBdr>
            <w:top w:val="none" w:sz="0" w:space="0" w:color="auto"/>
            <w:left w:val="none" w:sz="0" w:space="0" w:color="auto"/>
            <w:bottom w:val="none" w:sz="0" w:space="0" w:color="auto"/>
            <w:right w:val="none" w:sz="0" w:space="0" w:color="auto"/>
          </w:divBdr>
        </w:div>
        <w:div w:id="1366062366">
          <w:marLeft w:val="0"/>
          <w:marRight w:val="0"/>
          <w:marTop w:val="0"/>
          <w:marBottom w:val="0"/>
          <w:divBdr>
            <w:top w:val="none" w:sz="0" w:space="0" w:color="auto"/>
            <w:left w:val="none" w:sz="0" w:space="0" w:color="auto"/>
            <w:bottom w:val="none" w:sz="0" w:space="0" w:color="auto"/>
            <w:right w:val="none" w:sz="0" w:space="0" w:color="auto"/>
          </w:divBdr>
        </w:div>
        <w:div w:id="1662614578">
          <w:marLeft w:val="0"/>
          <w:marRight w:val="0"/>
          <w:marTop w:val="0"/>
          <w:marBottom w:val="0"/>
          <w:divBdr>
            <w:top w:val="none" w:sz="0" w:space="0" w:color="auto"/>
            <w:left w:val="none" w:sz="0" w:space="0" w:color="auto"/>
            <w:bottom w:val="none" w:sz="0" w:space="0" w:color="auto"/>
            <w:right w:val="none" w:sz="0" w:space="0" w:color="auto"/>
          </w:divBdr>
        </w:div>
      </w:divsChild>
    </w:div>
    <w:div w:id="884220417">
      <w:bodyDiv w:val="1"/>
      <w:marLeft w:val="0"/>
      <w:marRight w:val="0"/>
      <w:marTop w:val="0"/>
      <w:marBottom w:val="0"/>
      <w:divBdr>
        <w:top w:val="none" w:sz="0" w:space="0" w:color="auto"/>
        <w:left w:val="none" w:sz="0" w:space="0" w:color="auto"/>
        <w:bottom w:val="none" w:sz="0" w:space="0" w:color="auto"/>
        <w:right w:val="none" w:sz="0" w:space="0" w:color="auto"/>
      </w:divBdr>
      <w:divsChild>
        <w:div w:id="53627356">
          <w:marLeft w:val="0"/>
          <w:marRight w:val="0"/>
          <w:marTop w:val="0"/>
          <w:marBottom w:val="0"/>
          <w:divBdr>
            <w:top w:val="none" w:sz="0" w:space="0" w:color="auto"/>
            <w:left w:val="none" w:sz="0" w:space="0" w:color="auto"/>
            <w:bottom w:val="none" w:sz="0" w:space="0" w:color="auto"/>
            <w:right w:val="none" w:sz="0" w:space="0" w:color="auto"/>
          </w:divBdr>
        </w:div>
        <w:div w:id="108816448">
          <w:marLeft w:val="0"/>
          <w:marRight w:val="0"/>
          <w:marTop w:val="0"/>
          <w:marBottom w:val="0"/>
          <w:divBdr>
            <w:top w:val="none" w:sz="0" w:space="0" w:color="auto"/>
            <w:left w:val="none" w:sz="0" w:space="0" w:color="auto"/>
            <w:bottom w:val="none" w:sz="0" w:space="0" w:color="auto"/>
            <w:right w:val="none" w:sz="0" w:space="0" w:color="auto"/>
          </w:divBdr>
        </w:div>
        <w:div w:id="230578934">
          <w:marLeft w:val="0"/>
          <w:marRight w:val="0"/>
          <w:marTop w:val="0"/>
          <w:marBottom w:val="0"/>
          <w:divBdr>
            <w:top w:val="none" w:sz="0" w:space="0" w:color="auto"/>
            <w:left w:val="none" w:sz="0" w:space="0" w:color="auto"/>
            <w:bottom w:val="none" w:sz="0" w:space="0" w:color="auto"/>
            <w:right w:val="none" w:sz="0" w:space="0" w:color="auto"/>
          </w:divBdr>
        </w:div>
        <w:div w:id="235362666">
          <w:marLeft w:val="0"/>
          <w:marRight w:val="0"/>
          <w:marTop w:val="0"/>
          <w:marBottom w:val="0"/>
          <w:divBdr>
            <w:top w:val="none" w:sz="0" w:space="0" w:color="auto"/>
            <w:left w:val="none" w:sz="0" w:space="0" w:color="auto"/>
            <w:bottom w:val="none" w:sz="0" w:space="0" w:color="auto"/>
            <w:right w:val="none" w:sz="0" w:space="0" w:color="auto"/>
          </w:divBdr>
        </w:div>
        <w:div w:id="267200268">
          <w:marLeft w:val="0"/>
          <w:marRight w:val="0"/>
          <w:marTop w:val="0"/>
          <w:marBottom w:val="0"/>
          <w:divBdr>
            <w:top w:val="none" w:sz="0" w:space="0" w:color="auto"/>
            <w:left w:val="none" w:sz="0" w:space="0" w:color="auto"/>
            <w:bottom w:val="none" w:sz="0" w:space="0" w:color="auto"/>
            <w:right w:val="none" w:sz="0" w:space="0" w:color="auto"/>
          </w:divBdr>
        </w:div>
        <w:div w:id="371852882">
          <w:marLeft w:val="0"/>
          <w:marRight w:val="0"/>
          <w:marTop w:val="0"/>
          <w:marBottom w:val="0"/>
          <w:divBdr>
            <w:top w:val="none" w:sz="0" w:space="0" w:color="auto"/>
            <w:left w:val="none" w:sz="0" w:space="0" w:color="auto"/>
            <w:bottom w:val="none" w:sz="0" w:space="0" w:color="auto"/>
            <w:right w:val="none" w:sz="0" w:space="0" w:color="auto"/>
          </w:divBdr>
        </w:div>
        <w:div w:id="395470238">
          <w:marLeft w:val="0"/>
          <w:marRight w:val="0"/>
          <w:marTop w:val="0"/>
          <w:marBottom w:val="0"/>
          <w:divBdr>
            <w:top w:val="none" w:sz="0" w:space="0" w:color="auto"/>
            <w:left w:val="none" w:sz="0" w:space="0" w:color="auto"/>
            <w:bottom w:val="none" w:sz="0" w:space="0" w:color="auto"/>
            <w:right w:val="none" w:sz="0" w:space="0" w:color="auto"/>
          </w:divBdr>
        </w:div>
        <w:div w:id="472522675">
          <w:marLeft w:val="0"/>
          <w:marRight w:val="0"/>
          <w:marTop w:val="0"/>
          <w:marBottom w:val="0"/>
          <w:divBdr>
            <w:top w:val="none" w:sz="0" w:space="0" w:color="auto"/>
            <w:left w:val="none" w:sz="0" w:space="0" w:color="auto"/>
            <w:bottom w:val="none" w:sz="0" w:space="0" w:color="auto"/>
            <w:right w:val="none" w:sz="0" w:space="0" w:color="auto"/>
          </w:divBdr>
        </w:div>
        <w:div w:id="505094672">
          <w:marLeft w:val="0"/>
          <w:marRight w:val="0"/>
          <w:marTop w:val="0"/>
          <w:marBottom w:val="0"/>
          <w:divBdr>
            <w:top w:val="none" w:sz="0" w:space="0" w:color="auto"/>
            <w:left w:val="none" w:sz="0" w:space="0" w:color="auto"/>
            <w:bottom w:val="none" w:sz="0" w:space="0" w:color="auto"/>
            <w:right w:val="none" w:sz="0" w:space="0" w:color="auto"/>
          </w:divBdr>
        </w:div>
        <w:div w:id="549339185">
          <w:marLeft w:val="0"/>
          <w:marRight w:val="0"/>
          <w:marTop w:val="0"/>
          <w:marBottom w:val="0"/>
          <w:divBdr>
            <w:top w:val="none" w:sz="0" w:space="0" w:color="auto"/>
            <w:left w:val="none" w:sz="0" w:space="0" w:color="auto"/>
            <w:bottom w:val="none" w:sz="0" w:space="0" w:color="auto"/>
            <w:right w:val="none" w:sz="0" w:space="0" w:color="auto"/>
          </w:divBdr>
        </w:div>
        <w:div w:id="644117551">
          <w:marLeft w:val="0"/>
          <w:marRight w:val="0"/>
          <w:marTop w:val="0"/>
          <w:marBottom w:val="0"/>
          <w:divBdr>
            <w:top w:val="none" w:sz="0" w:space="0" w:color="auto"/>
            <w:left w:val="none" w:sz="0" w:space="0" w:color="auto"/>
            <w:bottom w:val="none" w:sz="0" w:space="0" w:color="auto"/>
            <w:right w:val="none" w:sz="0" w:space="0" w:color="auto"/>
          </w:divBdr>
        </w:div>
        <w:div w:id="708647528">
          <w:marLeft w:val="0"/>
          <w:marRight w:val="0"/>
          <w:marTop w:val="0"/>
          <w:marBottom w:val="0"/>
          <w:divBdr>
            <w:top w:val="none" w:sz="0" w:space="0" w:color="auto"/>
            <w:left w:val="none" w:sz="0" w:space="0" w:color="auto"/>
            <w:bottom w:val="none" w:sz="0" w:space="0" w:color="auto"/>
            <w:right w:val="none" w:sz="0" w:space="0" w:color="auto"/>
          </w:divBdr>
        </w:div>
        <w:div w:id="713382083">
          <w:marLeft w:val="0"/>
          <w:marRight w:val="0"/>
          <w:marTop w:val="0"/>
          <w:marBottom w:val="0"/>
          <w:divBdr>
            <w:top w:val="none" w:sz="0" w:space="0" w:color="auto"/>
            <w:left w:val="none" w:sz="0" w:space="0" w:color="auto"/>
            <w:bottom w:val="none" w:sz="0" w:space="0" w:color="auto"/>
            <w:right w:val="none" w:sz="0" w:space="0" w:color="auto"/>
          </w:divBdr>
        </w:div>
        <w:div w:id="715472236">
          <w:marLeft w:val="0"/>
          <w:marRight w:val="0"/>
          <w:marTop w:val="0"/>
          <w:marBottom w:val="0"/>
          <w:divBdr>
            <w:top w:val="none" w:sz="0" w:space="0" w:color="auto"/>
            <w:left w:val="none" w:sz="0" w:space="0" w:color="auto"/>
            <w:bottom w:val="none" w:sz="0" w:space="0" w:color="auto"/>
            <w:right w:val="none" w:sz="0" w:space="0" w:color="auto"/>
          </w:divBdr>
        </w:div>
        <w:div w:id="757679971">
          <w:marLeft w:val="0"/>
          <w:marRight w:val="0"/>
          <w:marTop w:val="0"/>
          <w:marBottom w:val="0"/>
          <w:divBdr>
            <w:top w:val="none" w:sz="0" w:space="0" w:color="auto"/>
            <w:left w:val="none" w:sz="0" w:space="0" w:color="auto"/>
            <w:bottom w:val="none" w:sz="0" w:space="0" w:color="auto"/>
            <w:right w:val="none" w:sz="0" w:space="0" w:color="auto"/>
          </w:divBdr>
        </w:div>
        <w:div w:id="871724708">
          <w:marLeft w:val="0"/>
          <w:marRight w:val="0"/>
          <w:marTop w:val="0"/>
          <w:marBottom w:val="0"/>
          <w:divBdr>
            <w:top w:val="none" w:sz="0" w:space="0" w:color="auto"/>
            <w:left w:val="none" w:sz="0" w:space="0" w:color="auto"/>
            <w:bottom w:val="none" w:sz="0" w:space="0" w:color="auto"/>
            <w:right w:val="none" w:sz="0" w:space="0" w:color="auto"/>
          </w:divBdr>
        </w:div>
        <w:div w:id="905845338">
          <w:marLeft w:val="0"/>
          <w:marRight w:val="0"/>
          <w:marTop w:val="0"/>
          <w:marBottom w:val="0"/>
          <w:divBdr>
            <w:top w:val="none" w:sz="0" w:space="0" w:color="auto"/>
            <w:left w:val="none" w:sz="0" w:space="0" w:color="auto"/>
            <w:bottom w:val="none" w:sz="0" w:space="0" w:color="auto"/>
            <w:right w:val="none" w:sz="0" w:space="0" w:color="auto"/>
          </w:divBdr>
        </w:div>
        <w:div w:id="914120748">
          <w:marLeft w:val="0"/>
          <w:marRight w:val="0"/>
          <w:marTop w:val="0"/>
          <w:marBottom w:val="0"/>
          <w:divBdr>
            <w:top w:val="none" w:sz="0" w:space="0" w:color="auto"/>
            <w:left w:val="none" w:sz="0" w:space="0" w:color="auto"/>
            <w:bottom w:val="none" w:sz="0" w:space="0" w:color="auto"/>
            <w:right w:val="none" w:sz="0" w:space="0" w:color="auto"/>
          </w:divBdr>
        </w:div>
        <w:div w:id="929777130">
          <w:marLeft w:val="0"/>
          <w:marRight w:val="0"/>
          <w:marTop w:val="0"/>
          <w:marBottom w:val="0"/>
          <w:divBdr>
            <w:top w:val="none" w:sz="0" w:space="0" w:color="auto"/>
            <w:left w:val="none" w:sz="0" w:space="0" w:color="auto"/>
            <w:bottom w:val="none" w:sz="0" w:space="0" w:color="auto"/>
            <w:right w:val="none" w:sz="0" w:space="0" w:color="auto"/>
          </w:divBdr>
        </w:div>
        <w:div w:id="963078592">
          <w:marLeft w:val="0"/>
          <w:marRight w:val="0"/>
          <w:marTop w:val="0"/>
          <w:marBottom w:val="0"/>
          <w:divBdr>
            <w:top w:val="none" w:sz="0" w:space="0" w:color="auto"/>
            <w:left w:val="none" w:sz="0" w:space="0" w:color="auto"/>
            <w:bottom w:val="none" w:sz="0" w:space="0" w:color="auto"/>
            <w:right w:val="none" w:sz="0" w:space="0" w:color="auto"/>
          </w:divBdr>
        </w:div>
        <w:div w:id="1090078555">
          <w:marLeft w:val="0"/>
          <w:marRight w:val="0"/>
          <w:marTop w:val="0"/>
          <w:marBottom w:val="0"/>
          <w:divBdr>
            <w:top w:val="none" w:sz="0" w:space="0" w:color="auto"/>
            <w:left w:val="none" w:sz="0" w:space="0" w:color="auto"/>
            <w:bottom w:val="none" w:sz="0" w:space="0" w:color="auto"/>
            <w:right w:val="none" w:sz="0" w:space="0" w:color="auto"/>
          </w:divBdr>
        </w:div>
        <w:div w:id="1161576997">
          <w:marLeft w:val="0"/>
          <w:marRight w:val="0"/>
          <w:marTop w:val="0"/>
          <w:marBottom w:val="0"/>
          <w:divBdr>
            <w:top w:val="none" w:sz="0" w:space="0" w:color="auto"/>
            <w:left w:val="none" w:sz="0" w:space="0" w:color="auto"/>
            <w:bottom w:val="none" w:sz="0" w:space="0" w:color="auto"/>
            <w:right w:val="none" w:sz="0" w:space="0" w:color="auto"/>
          </w:divBdr>
        </w:div>
        <w:div w:id="1206680804">
          <w:marLeft w:val="0"/>
          <w:marRight w:val="0"/>
          <w:marTop w:val="0"/>
          <w:marBottom w:val="0"/>
          <w:divBdr>
            <w:top w:val="none" w:sz="0" w:space="0" w:color="auto"/>
            <w:left w:val="none" w:sz="0" w:space="0" w:color="auto"/>
            <w:bottom w:val="none" w:sz="0" w:space="0" w:color="auto"/>
            <w:right w:val="none" w:sz="0" w:space="0" w:color="auto"/>
          </w:divBdr>
        </w:div>
        <w:div w:id="1234198695">
          <w:marLeft w:val="0"/>
          <w:marRight w:val="0"/>
          <w:marTop w:val="0"/>
          <w:marBottom w:val="0"/>
          <w:divBdr>
            <w:top w:val="none" w:sz="0" w:space="0" w:color="auto"/>
            <w:left w:val="none" w:sz="0" w:space="0" w:color="auto"/>
            <w:bottom w:val="none" w:sz="0" w:space="0" w:color="auto"/>
            <w:right w:val="none" w:sz="0" w:space="0" w:color="auto"/>
          </w:divBdr>
        </w:div>
        <w:div w:id="1247691398">
          <w:marLeft w:val="0"/>
          <w:marRight w:val="0"/>
          <w:marTop w:val="0"/>
          <w:marBottom w:val="0"/>
          <w:divBdr>
            <w:top w:val="none" w:sz="0" w:space="0" w:color="auto"/>
            <w:left w:val="none" w:sz="0" w:space="0" w:color="auto"/>
            <w:bottom w:val="none" w:sz="0" w:space="0" w:color="auto"/>
            <w:right w:val="none" w:sz="0" w:space="0" w:color="auto"/>
          </w:divBdr>
        </w:div>
        <w:div w:id="1307314824">
          <w:marLeft w:val="0"/>
          <w:marRight w:val="0"/>
          <w:marTop w:val="0"/>
          <w:marBottom w:val="0"/>
          <w:divBdr>
            <w:top w:val="none" w:sz="0" w:space="0" w:color="auto"/>
            <w:left w:val="none" w:sz="0" w:space="0" w:color="auto"/>
            <w:bottom w:val="none" w:sz="0" w:space="0" w:color="auto"/>
            <w:right w:val="none" w:sz="0" w:space="0" w:color="auto"/>
          </w:divBdr>
        </w:div>
        <w:div w:id="1383284793">
          <w:marLeft w:val="0"/>
          <w:marRight w:val="0"/>
          <w:marTop w:val="0"/>
          <w:marBottom w:val="0"/>
          <w:divBdr>
            <w:top w:val="none" w:sz="0" w:space="0" w:color="auto"/>
            <w:left w:val="none" w:sz="0" w:space="0" w:color="auto"/>
            <w:bottom w:val="none" w:sz="0" w:space="0" w:color="auto"/>
            <w:right w:val="none" w:sz="0" w:space="0" w:color="auto"/>
          </w:divBdr>
        </w:div>
        <w:div w:id="1458832480">
          <w:marLeft w:val="0"/>
          <w:marRight w:val="0"/>
          <w:marTop w:val="0"/>
          <w:marBottom w:val="0"/>
          <w:divBdr>
            <w:top w:val="none" w:sz="0" w:space="0" w:color="auto"/>
            <w:left w:val="none" w:sz="0" w:space="0" w:color="auto"/>
            <w:bottom w:val="none" w:sz="0" w:space="0" w:color="auto"/>
            <w:right w:val="none" w:sz="0" w:space="0" w:color="auto"/>
          </w:divBdr>
        </w:div>
        <w:div w:id="1544977220">
          <w:marLeft w:val="0"/>
          <w:marRight w:val="0"/>
          <w:marTop w:val="0"/>
          <w:marBottom w:val="0"/>
          <w:divBdr>
            <w:top w:val="none" w:sz="0" w:space="0" w:color="auto"/>
            <w:left w:val="none" w:sz="0" w:space="0" w:color="auto"/>
            <w:bottom w:val="none" w:sz="0" w:space="0" w:color="auto"/>
            <w:right w:val="none" w:sz="0" w:space="0" w:color="auto"/>
          </w:divBdr>
        </w:div>
        <w:div w:id="1790590782">
          <w:marLeft w:val="0"/>
          <w:marRight w:val="0"/>
          <w:marTop w:val="0"/>
          <w:marBottom w:val="0"/>
          <w:divBdr>
            <w:top w:val="none" w:sz="0" w:space="0" w:color="auto"/>
            <w:left w:val="none" w:sz="0" w:space="0" w:color="auto"/>
            <w:bottom w:val="none" w:sz="0" w:space="0" w:color="auto"/>
            <w:right w:val="none" w:sz="0" w:space="0" w:color="auto"/>
          </w:divBdr>
        </w:div>
        <w:div w:id="1826435438">
          <w:marLeft w:val="0"/>
          <w:marRight w:val="0"/>
          <w:marTop w:val="0"/>
          <w:marBottom w:val="0"/>
          <w:divBdr>
            <w:top w:val="none" w:sz="0" w:space="0" w:color="auto"/>
            <w:left w:val="none" w:sz="0" w:space="0" w:color="auto"/>
            <w:bottom w:val="none" w:sz="0" w:space="0" w:color="auto"/>
            <w:right w:val="none" w:sz="0" w:space="0" w:color="auto"/>
          </w:divBdr>
        </w:div>
        <w:div w:id="1844316703">
          <w:marLeft w:val="0"/>
          <w:marRight w:val="0"/>
          <w:marTop w:val="0"/>
          <w:marBottom w:val="0"/>
          <w:divBdr>
            <w:top w:val="none" w:sz="0" w:space="0" w:color="auto"/>
            <w:left w:val="none" w:sz="0" w:space="0" w:color="auto"/>
            <w:bottom w:val="none" w:sz="0" w:space="0" w:color="auto"/>
            <w:right w:val="none" w:sz="0" w:space="0" w:color="auto"/>
          </w:divBdr>
        </w:div>
        <w:div w:id="1863781258">
          <w:marLeft w:val="0"/>
          <w:marRight w:val="0"/>
          <w:marTop w:val="0"/>
          <w:marBottom w:val="0"/>
          <w:divBdr>
            <w:top w:val="none" w:sz="0" w:space="0" w:color="auto"/>
            <w:left w:val="none" w:sz="0" w:space="0" w:color="auto"/>
            <w:bottom w:val="none" w:sz="0" w:space="0" w:color="auto"/>
            <w:right w:val="none" w:sz="0" w:space="0" w:color="auto"/>
          </w:divBdr>
        </w:div>
        <w:div w:id="1969317406">
          <w:marLeft w:val="0"/>
          <w:marRight w:val="0"/>
          <w:marTop w:val="0"/>
          <w:marBottom w:val="0"/>
          <w:divBdr>
            <w:top w:val="none" w:sz="0" w:space="0" w:color="auto"/>
            <w:left w:val="none" w:sz="0" w:space="0" w:color="auto"/>
            <w:bottom w:val="none" w:sz="0" w:space="0" w:color="auto"/>
            <w:right w:val="none" w:sz="0" w:space="0" w:color="auto"/>
          </w:divBdr>
        </w:div>
        <w:div w:id="2016611405">
          <w:marLeft w:val="0"/>
          <w:marRight w:val="0"/>
          <w:marTop w:val="0"/>
          <w:marBottom w:val="0"/>
          <w:divBdr>
            <w:top w:val="none" w:sz="0" w:space="0" w:color="auto"/>
            <w:left w:val="none" w:sz="0" w:space="0" w:color="auto"/>
            <w:bottom w:val="none" w:sz="0" w:space="0" w:color="auto"/>
            <w:right w:val="none" w:sz="0" w:space="0" w:color="auto"/>
          </w:divBdr>
        </w:div>
        <w:div w:id="2107841712">
          <w:marLeft w:val="0"/>
          <w:marRight w:val="0"/>
          <w:marTop w:val="0"/>
          <w:marBottom w:val="0"/>
          <w:divBdr>
            <w:top w:val="none" w:sz="0" w:space="0" w:color="auto"/>
            <w:left w:val="none" w:sz="0" w:space="0" w:color="auto"/>
            <w:bottom w:val="none" w:sz="0" w:space="0" w:color="auto"/>
            <w:right w:val="none" w:sz="0" w:space="0" w:color="auto"/>
          </w:divBdr>
        </w:div>
        <w:div w:id="2119332327">
          <w:marLeft w:val="0"/>
          <w:marRight w:val="0"/>
          <w:marTop w:val="0"/>
          <w:marBottom w:val="0"/>
          <w:divBdr>
            <w:top w:val="none" w:sz="0" w:space="0" w:color="auto"/>
            <w:left w:val="none" w:sz="0" w:space="0" w:color="auto"/>
            <w:bottom w:val="none" w:sz="0" w:space="0" w:color="auto"/>
            <w:right w:val="none" w:sz="0" w:space="0" w:color="auto"/>
          </w:divBdr>
        </w:div>
        <w:div w:id="2138916137">
          <w:marLeft w:val="0"/>
          <w:marRight w:val="0"/>
          <w:marTop w:val="0"/>
          <w:marBottom w:val="0"/>
          <w:divBdr>
            <w:top w:val="none" w:sz="0" w:space="0" w:color="auto"/>
            <w:left w:val="none" w:sz="0" w:space="0" w:color="auto"/>
            <w:bottom w:val="none" w:sz="0" w:space="0" w:color="auto"/>
            <w:right w:val="none" w:sz="0" w:space="0" w:color="auto"/>
          </w:divBdr>
        </w:div>
      </w:divsChild>
    </w:div>
    <w:div w:id="954599919">
      <w:bodyDiv w:val="1"/>
      <w:marLeft w:val="0"/>
      <w:marRight w:val="0"/>
      <w:marTop w:val="0"/>
      <w:marBottom w:val="0"/>
      <w:divBdr>
        <w:top w:val="none" w:sz="0" w:space="0" w:color="auto"/>
        <w:left w:val="none" w:sz="0" w:space="0" w:color="auto"/>
        <w:bottom w:val="none" w:sz="0" w:space="0" w:color="auto"/>
        <w:right w:val="none" w:sz="0" w:space="0" w:color="auto"/>
      </w:divBdr>
      <w:divsChild>
        <w:div w:id="349721698">
          <w:marLeft w:val="0"/>
          <w:marRight w:val="0"/>
          <w:marTop w:val="0"/>
          <w:marBottom w:val="0"/>
          <w:divBdr>
            <w:top w:val="none" w:sz="0" w:space="0" w:color="auto"/>
            <w:left w:val="none" w:sz="0" w:space="0" w:color="auto"/>
            <w:bottom w:val="none" w:sz="0" w:space="0" w:color="auto"/>
            <w:right w:val="none" w:sz="0" w:space="0" w:color="auto"/>
          </w:divBdr>
        </w:div>
        <w:div w:id="1311708474">
          <w:marLeft w:val="0"/>
          <w:marRight w:val="0"/>
          <w:marTop w:val="0"/>
          <w:marBottom w:val="0"/>
          <w:divBdr>
            <w:top w:val="none" w:sz="0" w:space="0" w:color="auto"/>
            <w:left w:val="none" w:sz="0" w:space="0" w:color="auto"/>
            <w:bottom w:val="none" w:sz="0" w:space="0" w:color="auto"/>
            <w:right w:val="none" w:sz="0" w:space="0" w:color="auto"/>
          </w:divBdr>
        </w:div>
        <w:div w:id="1484855693">
          <w:marLeft w:val="0"/>
          <w:marRight w:val="0"/>
          <w:marTop w:val="0"/>
          <w:marBottom w:val="0"/>
          <w:divBdr>
            <w:top w:val="none" w:sz="0" w:space="0" w:color="auto"/>
            <w:left w:val="none" w:sz="0" w:space="0" w:color="auto"/>
            <w:bottom w:val="none" w:sz="0" w:space="0" w:color="auto"/>
            <w:right w:val="none" w:sz="0" w:space="0" w:color="auto"/>
          </w:divBdr>
        </w:div>
        <w:div w:id="1828011514">
          <w:marLeft w:val="0"/>
          <w:marRight w:val="0"/>
          <w:marTop w:val="0"/>
          <w:marBottom w:val="0"/>
          <w:divBdr>
            <w:top w:val="none" w:sz="0" w:space="0" w:color="auto"/>
            <w:left w:val="none" w:sz="0" w:space="0" w:color="auto"/>
            <w:bottom w:val="none" w:sz="0" w:space="0" w:color="auto"/>
            <w:right w:val="none" w:sz="0" w:space="0" w:color="auto"/>
          </w:divBdr>
        </w:div>
      </w:divsChild>
    </w:div>
    <w:div w:id="999848383">
      <w:bodyDiv w:val="1"/>
      <w:marLeft w:val="0"/>
      <w:marRight w:val="0"/>
      <w:marTop w:val="0"/>
      <w:marBottom w:val="0"/>
      <w:divBdr>
        <w:top w:val="none" w:sz="0" w:space="0" w:color="auto"/>
        <w:left w:val="none" w:sz="0" w:space="0" w:color="auto"/>
        <w:bottom w:val="none" w:sz="0" w:space="0" w:color="auto"/>
        <w:right w:val="none" w:sz="0" w:space="0" w:color="auto"/>
      </w:divBdr>
      <w:divsChild>
        <w:div w:id="127432682">
          <w:marLeft w:val="0"/>
          <w:marRight w:val="0"/>
          <w:marTop w:val="0"/>
          <w:marBottom w:val="0"/>
          <w:divBdr>
            <w:top w:val="none" w:sz="0" w:space="0" w:color="auto"/>
            <w:left w:val="none" w:sz="0" w:space="0" w:color="auto"/>
            <w:bottom w:val="none" w:sz="0" w:space="0" w:color="auto"/>
            <w:right w:val="none" w:sz="0" w:space="0" w:color="auto"/>
          </w:divBdr>
        </w:div>
        <w:div w:id="1552692990">
          <w:marLeft w:val="0"/>
          <w:marRight w:val="0"/>
          <w:marTop w:val="0"/>
          <w:marBottom w:val="0"/>
          <w:divBdr>
            <w:top w:val="none" w:sz="0" w:space="0" w:color="auto"/>
            <w:left w:val="none" w:sz="0" w:space="0" w:color="auto"/>
            <w:bottom w:val="none" w:sz="0" w:space="0" w:color="auto"/>
            <w:right w:val="none" w:sz="0" w:space="0" w:color="auto"/>
          </w:divBdr>
          <w:divsChild>
            <w:div w:id="1901986982">
              <w:marLeft w:val="0"/>
              <w:marRight w:val="0"/>
              <w:marTop w:val="30"/>
              <w:marBottom w:val="30"/>
              <w:divBdr>
                <w:top w:val="none" w:sz="0" w:space="0" w:color="auto"/>
                <w:left w:val="none" w:sz="0" w:space="0" w:color="auto"/>
                <w:bottom w:val="none" w:sz="0" w:space="0" w:color="auto"/>
                <w:right w:val="none" w:sz="0" w:space="0" w:color="auto"/>
              </w:divBdr>
              <w:divsChild>
                <w:div w:id="251622850">
                  <w:marLeft w:val="0"/>
                  <w:marRight w:val="0"/>
                  <w:marTop w:val="0"/>
                  <w:marBottom w:val="0"/>
                  <w:divBdr>
                    <w:top w:val="none" w:sz="0" w:space="0" w:color="auto"/>
                    <w:left w:val="none" w:sz="0" w:space="0" w:color="auto"/>
                    <w:bottom w:val="none" w:sz="0" w:space="0" w:color="auto"/>
                    <w:right w:val="none" w:sz="0" w:space="0" w:color="auto"/>
                  </w:divBdr>
                  <w:divsChild>
                    <w:div w:id="1934052841">
                      <w:marLeft w:val="0"/>
                      <w:marRight w:val="0"/>
                      <w:marTop w:val="0"/>
                      <w:marBottom w:val="0"/>
                      <w:divBdr>
                        <w:top w:val="none" w:sz="0" w:space="0" w:color="auto"/>
                        <w:left w:val="none" w:sz="0" w:space="0" w:color="auto"/>
                        <w:bottom w:val="none" w:sz="0" w:space="0" w:color="auto"/>
                        <w:right w:val="none" w:sz="0" w:space="0" w:color="auto"/>
                      </w:divBdr>
                    </w:div>
                  </w:divsChild>
                </w:div>
                <w:div w:id="261492466">
                  <w:marLeft w:val="0"/>
                  <w:marRight w:val="0"/>
                  <w:marTop w:val="0"/>
                  <w:marBottom w:val="0"/>
                  <w:divBdr>
                    <w:top w:val="none" w:sz="0" w:space="0" w:color="auto"/>
                    <w:left w:val="none" w:sz="0" w:space="0" w:color="auto"/>
                    <w:bottom w:val="none" w:sz="0" w:space="0" w:color="auto"/>
                    <w:right w:val="none" w:sz="0" w:space="0" w:color="auto"/>
                  </w:divBdr>
                  <w:divsChild>
                    <w:div w:id="483358679">
                      <w:marLeft w:val="0"/>
                      <w:marRight w:val="0"/>
                      <w:marTop w:val="0"/>
                      <w:marBottom w:val="0"/>
                      <w:divBdr>
                        <w:top w:val="none" w:sz="0" w:space="0" w:color="auto"/>
                        <w:left w:val="none" w:sz="0" w:space="0" w:color="auto"/>
                        <w:bottom w:val="none" w:sz="0" w:space="0" w:color="auto"/>
                        <w:right w:val="none" w:sz="0" w:space="0" w:color="auto"/>
                      </w:divBdr>
                    </w:div>
                  </w:divsChild>
                </w:div>
                <w:div w:id="471868809">
                  <w:marLeft w:val="0"/>
                  <w:marRight w:val="0"/>
                  <w:marTop w:val="0"/>
                  <w:marBottom w:val="0"/>
                  <w:divBdr>
                    <w:top w:val="none" w:sz="0" w:space="0" w:color="auto"/>
                    <w:left w:val="none" w:sz="0" w:space="0" w:color="auto"/>
                    <w:bottom w:val="none" w:sz="0" w:space="0" w:color="auto"/>
                    <w:right w:val="none" w:sz="0" w:space="0" w:color="auto"/>
                  </w:divBdr>
                  <w:divsChild>
                    <w:div w:id="1485733057">
                      <w:marLeft w:val="0"/>
                      <w:marRight w:val="0"/>
                      <w:marTop w:val="0"/>
                      <w:marBottom w:val="0"/>
                      <w:divBdr>
                        <w:top w:val="none" w:sz="0" w:space="0" w:color="auto"/>
                        <w:left w:val="none" w:sz="0" w:space="0" w:color="auto"/>
                        <w:bottom w:val="none" w:sz="0" w:space="0" w:color="auto"/>
                        <w:right w:val="none" w:sz="0" w:space="0" w:color="auto"/>
                      </w:divBdr>
                    </w:div>
                  </w:divsChild>
                </w:div>
                <w:div w:id="582644687">
                  <w:marLeft w:val="0"/>
                  <w:marRight w:val="0"/>
                  <w:marTop w:val="0"/>
                  <w:marBottom w:val="0"/>
                  <w:divBdr>
                    <w:top w:val="none" w:sz="0" w:space="0" w:color="auto"/>
                    <w:left w:val="none" w:sz="0" w:space="0" w:color="auto"/>
                    <w:bottom w:val="none" w:sz="0" w:space="0" w:color="auto"/>
                    <w:right w:val="none" w:sz="0" w:space="0" w:color="auto"/>
                  </w:divBdr>
                  <w:divsChild>
                    <w:div w:id="1757634914">
                      <w:marLeft w:val="0"/>
                      <w:marRight w:val="0"/>
                      <w:marTop w:val="0"/>
                      <w:marBottom w:val="0"/>
                      <w:divBdr>
                        <w:top w:val="none" w:sz="0" w:space="0" w:color="auto"/>
                        <w:left w:val="none" w:sz="0" w:space="0" w:color="auto"/>
                        <w:bottom w:val="none" w:sz="0" w:space="0" w:color="auto"/>
                        <w:right w:val="none" w:sz="0" w:space="0" w:color="auto"/>
                      </w:divBdr>
                    </w:div>
                  </w:divsChild>
                </w:div>
                <w:div w:id="618802216">
                  <w:marLeft w:val="0"/>
                  <w:marRight w:val="0"/>
                  <w:marTop w:val="0"/>
                  <w:marBottom w:val="0"/>
                  <w:divBdr>
                    <w:top w:val="none" w:sz="0" w:space="0" w:color="auto"/>
                    <w:left w:val="none" w:sz="0" w:space="0" w:color="auto"/>
                    <w:bottom w:val="none" w:sz="0" w:space="0" w:color="auto"/>
                    <w:right w:val="none" w:sz="0" w:space="0" w:color="auto"/>
                  </w:divBdr>
                  <w:divsChild>
                    <w:div w:id="1068840030">
                      <w:marLeft w:val="0"/>
                      <w:marRight w:val="0"/>
                      <w:marTop w:val="0"/>
                      <w:marBottom w:val="0"/>
                      <w:divBdr>
                        <w:top w:val="none" w:sz="0" w:space="0" w:color="auto"/>
                        <w:left w:val="none" w:sz="0" w:space="0" w:color="auto"/>
                        <w:bottom w:val="none" w:sz="0" w:space="0" w:color="auto"/>
                        <w:right w:val="none" w:sz="0" w:space="0" w:color="auto"/>
                      </w:divBdr>
                    </w:div>
                  </w:divsChild>
                </w:div>
                <w:div w:id="852037390">
                  <w:marLeft w:val="0"/>
                  <w:marRight w:val="0"/>
                  <w:marTop w:val="0"/>
                  <w:marBottom w:val="0"/>
                  <w:divBdr>
                    <w:top w:val="none" w:sz="0" w:space="0" w:color="auto"/>
                    <w:left w:val="none" w:sz="0" w:space="0" w:color="auto"/>
                    <w:bottom w:val="none" w:sz="0" w:space="0" w:color="auto"/>
                    <w:right w:val="none" w:sz="0" w:space="0" w:color="auto"/>
                  </w:divBdr>
                  <w:divsChild>
                    <w:div w:id="1869830825">
                      <w:marLeft w:val="0"/>
                      <w:marRight w:val="0"/>
                      <w:marTop w:val="0"/>
                      <w:marBottom w:val="0"/>
                      <w:divBdr>
                        <w:top w:val="none" w:sz="0" w:space="0" w:color="auto"/>
                        <w:left w:val="none" w:sz="0" w:space="0" w:color="auto"/>
                        <w:bottom w:val="none" w:sz="0" w:space="0" w:color="auto"/>
                        <w:right w:val="none" w:sz="0" w:space="0" w:color="auto"/>
                      </w:divBdr>
                    </w:div>
                  </w:divsChild>
                </w:div>
                <w:div w:id="898634659">
                  <w:marLeft w:val="0"/>
                  <w:marRight w:val="0"/>
                  <w:marTop w:val="0"/>
                  <w:marBottom w:val="0"/>
                  <w:divBdr>
                    <w:top w:val="none" w:sz="0" w:space="0" w:color="auto"/>
                    <w:left w:val="none" w:sz="0" w:space="0" w:color="auto"/>
                    <w:bottom w:val="none" w:sz="0" w:space="0" w:color="auto"/>
                    <w:right w:val="none" w:sz="0" w:space="0" w:color="auto"/>
                  </w:divBdr>
                  <w:divsChild>
                    <w:div w:id="1425883459">
                      <w:marLeft w:val="0"/>
                      <w:marRight w:val="0"/>
                      <w:marTop w:val="0"/>
                      <w:marBottom w:val="0"/>
                      <w:divBdr>
                        <w:top w:val="none" w:sz="0" w:space="0" w:color="auto"/>
                        <w:left w:val="none" w:sz="0" w:space="0" w:color="auto"/>
                        <w:bottom w:val="none" w:sz="0" w:space="0" w:color="auto"/>
                        <w:right w:val="none" w:sz="0" w:space="0" w:color="auto"/>
                      </w:divBdr>
                    </w:div>
                  </w:divsChild>
                </w:div>
                <w:div w:id="985747193">
                  <w:marLeft w:val="0"/>
                  <w:marRight w:val="0"/>
                  <w:marTop w:val="0"/>
                  <w:marBottom w:val="0"/>
                  <w:divBdr>
                    <w:top w:val="none" w:sz="0" w:space="0" w:color="auto"/>
                    <w:left w:val="none" w:sz="0" w:space="0" w:color="auto"/>
                    <w:bottom w:val="none" w:sz="0" w:space="0" w:color="auto"/>
                    <w:right w:val="none" w:sz="0" w:space="0" w:color="auto"/>
                  </w:divBdr>
                  <w:divsChild>
                    <w:div w:id="1948538477">
                      <w:marLeft w:val="0"/>
                      <w:marRight w:val="0"/>
                      <w:marTop w:val="0"/>
                      <w:marBottom w:val="0"/>
                      <w:divBdr>
                        <w:top w:val="none" w:sz="0" w:space="0" w:color="auto"/>
                        <w:left w:val="none" w:sz="0" w:space="0" w:color="auto"/>
                        <w:bottom w:val="none" w:sz="0" w:space="0" w:color="auto"/>
                        <w:right w:val="none" w:sz="0" w:space="0" w:color="auto"/>
                      </w:divBdr>
                    </w:div>
                  </w:divsChild>
                </w:div>
                <w:div w:id="1126003298">
                  <w:marLeft w:val="0"/>
                  <w:marRight w:val="0"/>
                  <w:marTop w:val="0"/>
                  <w:marBottom w:val="0"/>
                  <w:divBdr>
                    <w:top w:val="none" w:sz="0" w:space="0" w:color="auto"/>
                    <w:left w:val="none" w:sz="0" w:space="0" w:color="auto"/>
                    <w:bottom w:val="none" w:sz="0" w:space="0" w:color="auto"/>
                    <w:right w:val="none" w:sz="0" w:space="0" w:color="auto"/>
                  </w:divBdr>
                  <w:divsChild>
                    <w:div w:id="1137187336">
                      <w:marLeft w:val="0"/>
                      <w:marRight w:val="0"/>
                      <w:marTop w:val="0"/>
                      <w:marBottom w:val="0"/>
                      <w:divBdr>
                        <w:top w:val="none" w:sz="0" w:space="0" w:color="auto"/>
                        <w:left w:val="none" w:sz="0" w:space="0" w:color="auto"/>
                        <w:bottom w:val="none" w:sz="0" w:space="0" w:color="auto"/>
                        <w:right w:val="none" w:sz="0" w:space="0" w:color="auto"/>
                      </w:divBdr>
                    </w:div>
                  </w:divsChild>
                </w:div>
                <w:div w:id="1126460889">
                  <w:marLeft w:val="0"/>
                  <w:marRight w:val="0"/>
                  <w:marTop w:val="0"/>
                  <w:marBottom w:val="0"/>
                  <w:divBdr>
                    <w:top w:val="none" w:sz="0" w:space="0" w:color="auto"/>
                    <w:left w:val="none" w:sz="0" w:space="0" w:color="auto"/>
                    <w:bottom w:val="none" w:sz="0" w:space="0" w:color="auto"/>
                    <w:right w:val="none" w:sz="0" w:space="0" w:color="auto"/>
                  </w:divBdr>
                  <w:divsChild>
                    <w:div w:id="504787868">
                      <w:marLeft w:val="0"/>
                      <w:marRight w:val="0"/>
                      <w:marTop w:val="0"/>
                      <w:marBottom w:val="0"/>
                      <w:divBdr>
                        <w:top w:val="none" w:sz="0" w:space="0" w:color="auto"/>
                        <w:left w:val="none" w:sz="0" w:space="0" w:color="auto"/>
                        <w:bottom w:val="none" w:sz="0" w:space="0" w:color="auto"/>
                        <w:right w:val="none" w:sz="0" w:space="0" w:color="auto"/>
                      </w:divBdr>
                    </w:div>
                  </w:divsChild>
                </w:div>
                <w:div w:id="1233203490">
                  <w:marLeft w:val="0"/>
                  <w:marRight w:val="0"/>
                  <w:marTop w:val="0"/>
                  <w:marBottom w:val="0"/>
                  <w:divBdr>
                    <w:top w:val="none" w:sz="0" w:space="0" w:color="auto"/>
                    <w:left w:val="none" w:sz="0" w:space="0" w:color="auto"/>
                    <w:bottom w:val="none" w:sz="0" w:space="0" w:color="auto"/>
                    <w:right w:val="none" w:sz="0" w:space="0" w:color="auto"/>
                  </w:divBdr>
                  <w:divsChild>
                    <w:div w:id="1527208885">
                      <w:marLeft w:val="0"/>
                      <w:marRight w:val="0"/>
                      <w:marTop w:val="0"/>
                      <w:marBottom w:val="0"/>
                      <w:divBdr>
                        <w:top w:val="none" w:sz="0" w:space="0" w:color="auto"/>
                        <w:left w:val="none" w:sz="0" w:space="0" w:color="auto"/>
                        <w:bottom w:val="none" w:sz="0" w:space="0" w:color="auto"/>
                        <w:right w:val="none" w:sz="0" w:space="0" w:color="auto"/>
                      </w:divBdr>
                    </w:div>
                  </w:divsChild>
                </w:div>
                <w:div w:id="1417554651">
                  <w:marLeft w:val="0"/>
                  <w:marRight w:val="0"/>
                  <w:marTop w:val="0"/>
                  <w:marBottom w:val="0"/>
                  <w:divBdr>
                    <w:top w:val="none" w:sz="0" w:space="0" w:color="auto"/>
                    <w:left w:val="none" w:sz="0" w:space="0" w:color="auto"/>
                    <w:bottom w:val="none" w:sz="0" w:space="0" w:color="auto"/>
                    <w:right w:val="none" w:sz="0" w:space="0" w:color="auto"/>
                  </w:divBdr>
                  <w:divsChild>
                    <w:div w:id="63115387">
                      <w:marLeft w:val="0"/>
                      <w:marRight w:val="0"/>
                      <w:marTop w:val="0"/>
                      <w:marBottom w:val="0"/>
                      <w:divBdr>
                        <w:top w:val="none" w:sz="0" w:space="0" w:color="auto"/>
                        <w:left w:val="none" w:sz="0" w:space="0" w:color="auto"/>
                        <w:bottom w:val="none" w:sz="0" w:space="0" w:color="auto"/>
                        <w:right w:val="none" w:sz="0" w:space="0" w:color="auto"/>
                      </w:divBdr>
                    </w:div>
                  </w:divsChild>
                </w:div>
                <w:div w:id="1692948052">
                  <w:marLeft w:val="0"/>
                  <w:marRight w:val="0"/>
                  <w:marTop w:val="0"/>
                  <w:marBottom w:val="0"/>
                  <w:divBdr>
                    <w:top w:val="none" w:sz="0" w:space="0" w:color="auto"/>
                    <w:left w:val="none" w:sz="0" w:space="0" w:color="auto"/>
                    <w:bottom w:val="none" w:sz="0" w:space="0" w:color="auto"/>
                    <w:right w:val="none" w:sz="0" w:space="0" w:color="auto"/>
                  </w:divBdr>
                  <w:divsChild>
                    <w:div w:id="419103813">
                      <w:marLeft w:val="0"/>
                      <w:marRight w:val="0"/>
                      <w:marTop w:val="0"/>
                      <w:marBottom w:val="0"/>
                      <w:divBdr>
                        <w:top w:val="none" w:sz="0" w:space="0" w:color="auto"/>
                        <w:left w:val="none" w:sz="0" w:space="0" w:color="auto"/>
                        <w:bottom w:val="none" w:sz="0" w:space="0" w:color="auto"/>
                        <w:right w:val="none" w:sz="0" w:space="0" w:color="auto"/>
                      </w:divBdr>
                    </w:div>
                  </w:divsChild>
                </w:div>
                <w:div w:id="1724013863">
                  <w:marLeft w:val="0"/>
                  <w:marRight w:val="0"/>
                  <w:marTop w:val="0"/>
                  <w:marBottom w:val="0"/>
                  <w:divBdr>
                    <w:top w:val="none" w:sz="0" w:space="0" w:color="auto"/>
                    <w:left w:val="none" w:sz="0" w:space="0" w:color="auto"/>
                    <w:bottom w:val="none" w:sz="0" w:space="0" w:color="auto"/>
                    <w:right w:val="none" w:sz="0" w:space="0" w:color="auto"/>
                  </w:divBdr>
                  <w:divsChild>
                    <w:div w:id="1360622372">
                      <w:marLeft w:val="0"/>
                      <w:marRight w:val="0"/>
                      <w:marTop w:val="0"/>
                      <w:marBottom w:val="0"/>
                      <w:divBdr>
                        <w:top w:val="none" w:sz="0" w:space="0" w:color="auto"/>
                        <w:left w:val="none" w:sz="0" w:space="0" w:color="auto"/>
                        <w:bottom w:val="none" w:sz="0" w:space="0" w:color="auto"/>
                        <w:right w:val="none" w:sz="0" w:space="0" w:color="auto"/>
                      </w:divBdr>
                    </w:div>
                  </w:divsChild>
                </w:div>
                <w:div w:id="1889026348">
                  <w:marLeft w:val="0"/>
                  <w:marRight w:val="0"/>
                  <w:marTop w:val="0"/>
                  <w:marBottom w:val="0"/>
                  <w:divBdr>
                    <w:top w:val="none" w:sz="0" w:space="0" w:color="auto"/>
                    <w:left w:val="none" w:sz="0" w:space="0" w:color="auto"/>
                    <w:bottom w:val="none" w:sz="0" w:space="0" w:color="auto"/>
                    <w:right w:val="none" w:sz="0" w:space="0" w:color="auto"/>
                  </w:divBdr>
                  <w:divsChild>
                    <w:div w:id="1152065411">
                      <w:marLeft w:val="0"/>
                      <w:marRight w:val="0"/>
                      <w:marTop w:val="0"/>
                      <w:marBottom w:val="0"/>
                      <w:divBdr>
                        <w:top w:val="none" w:sz="0" w:space="0" w:color="auto"/>
                        <w:left w:val="none" w:sz="0" w:space="0" w:color="auto"/>
                        <w:bottom w:val="none" w:sz="0" w:space="0" w:color="auto"/>
                        <w:right w:val="none" w:sz="0" w:space="0" w:color="auto"/>
                      </w:divBdr>
                    </w:div>
                  </w:divsChild>
                </w:div>
                <w:div w:id="2045249439">
                  <w:marLeft w:val="0"/>
                  <w:marRight w:val="0"/>
                  <w:marTop w:val="0"/>
                  <w:marBottom w:val="0"/>
                  <w:divBdr>
                    <w:top w:val="none" w:sz="0" w:space="0" w:color="auto"/>
                    <w:left w:val="none" w:sz="0" w:space="0" w:color="auto"/>
                    <w:bottom w:val="none" w:sz="0" w:space="0" w:color="auto"/>
                    <w:right w:val="none" w:sz="0" w:space="0" w:color="auto"/>
                  </w:divBdr>
                  <w:divsChild>
                    <w:div w:id="1428771532">
                      <w:marLeft w:val="0"/>
                      <w:marRight w:val="0"/>
                      <w:marTop w:val="0"/>
                      <w:marBottom w:val="0"/>
                      <w:divBdr>
                        <w:top w:val="none" w:sz="0" w:space="0" w:color="auto"/>
                        <w:left w:val="none" w:sz="0" w:space="0" w:color="auto"/>
                        <w:bottom w:val="none" w:sz="0" w:space="0" w:color="auto"/>
                        <w:right w:val="none" w:sz="0" w:space="0" w:color="auto"/>
                      </w:divBdr>
                    </w:div>
                  </w:divsChild>
                </w:div>
                <w:div w:id="2102145226">
                  <w:marLeft w:val="0"/>
                  <w:marRight w:val="0"/>
                  <w:marTop w:val="0"/>
                  <w:marBottom w:val="0"/>
                  <w:divBdr>
                    <w:top w:val="none" w:sz="0" w:space="0" w:color="auto"/>
                    <w:left w:val="none" w:sz="0" w:space="0" w:color="auto"/>
                    <w:bottom w:val="none" w:sz="0" w:space="0" w:color="auto"/>
                    <w:right w:val="none" w:sz="0" w:space="0" w:color="auto"/>
                  </w:divBdr>
                  <w:divsChild>
                    <w:div w:id="1470710768">
                      <w:marLeft w:val="0"/>
                      <w:marRight w:val="0"/>
                      <w:marTop w:val="0"/>
                      <w:marBottom w:val="0"/>
                      <w:divBdr>
                        <w:top w:val="none" w:sz="0" w:space="0" w:color="auto"/>
                        <w:left w:val="none" w:sz="0" w:space="0" w:color="auto"/>
                        <w:bottom w:val="none" w:sz="0" w:space="0" w:color="auto"/>
                        <w:right w:val="none" w:sz="0" w:space="0" w:color="auto"/>
                      </w:divBdr>
                    </w:div>
                  </w:divsChild>
                </w:div>
                <w:div w:id="2137554166">
                  <w:marLeft w:val="0"/>
                  <w:marRight w:val="0"/>
                  <w:marTop w:val="0"/>
                  <w:marBottom w:val="0"/>
                  <w:divBdr>
                    <w:top w:val="none" w:sz="0" w:space="0" w:color="auto"/>
                    <w:left w:val="none" w:sz="0" w:space="0" w:color="auto"/>
                    <w:bottom w:val="none" w:sz="0" w:space="0" w:color="auto"/>
                    <w:right w:val="none" w:sz="0" w:space="0" w:color="auto"/>
                  </w:divBdr>
                  <w:divsChild>
                    <w:div w:id="18679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175589">
      <w:bodyDiv w:val="1"/>
      <w:marLeft w:val="0"/>
      <w:marRight w:val="0"/>
      <w:marTop w:val="0"/>
      <w:marBottom w:val="0"/>
      <w:divBdr>
        <w:top w:val="none" w:sz="0" w:space="0" w:color="auto"/>
        <w:left w:val="none" w:sz="0" w:space="0" w:color="auto"/>
        <w:bottom w:val="none" w:sz="0" w:space="0" w:color="auto"/>
        <w:right w:val="none" w:sz="0" w:space="0" w:color="auto"/>
      </w:divBdr>
      <w:divsChild>
        <w:div w:id="364646205">
          <w:marLeft w:val="0"/>
          <w:marRight w:val="0"/>
          <w:marTop w:val="0"/>
          <w:marBottom w:val="0"/>
          <w:divBdr>
            <w:top w:val="none" w:sz="0" w:space="0" w:color="auto"/>
            <w:left w:val="none" w:sz="0" w:space="0" w:color="auto"/>
            <w:bottom w:val="none" w:sz="0" w:space="0" w:color="auto"/>
            <w:right w:val="none" w:sz="0" w:space="0" w:color="auto"/>
          </w:divBdr>
        </w:div>
        <w:div w:id="463625174">
          <w:marLeft w:val="0"/>
          <w:marRight w:val="0"/>
          <w:marTop w:val="0"/>
          <w:marBottom w:val="0"/>
          <w:divBdr>
            <w:top w:val="none" w:sz="0" w:space="0" w:color="auto"/>
            <w:left w:val="none" w:sz="0" w:space="0" w:color="auto"/>
            <w:bottom w:val="none" w:sz="0" w:space="0" w:color="auto"/>
            <w:right w:val="none" w:sz="0" w:space="0" w:color="auto"/>
          </w:divBdr>
        </w:div>
      </w:divsChild>
    </w:div>
    <w:div w:id="1056195780">
      <w:bodyDiv w:val="1"/>
      <w:marLeft w:val="0"/>
      <w:marRight w:val="0"/>
      <w:marTop w:val="0"/>
      <w:marBottom w:val="0"/>
      <w:divBdr>
        <w:top w:val="none" w:sz="0" w:space="0" w:color="auto"/>
        <w:left w:val="none" w:sz="0" w:space="0" w:color="auto"/>
        <w:bottom w:val="none" w:sz="0" w:space="0" w:color="auto"/>
        <w:right w:val="none" w:sz="0" w:space="0" w:color="auto"/>
      </w:divBdr>
      <w:divsChild>
        <w:div w:id="92215370">
          <w:marLeft w:val="0"/>
          <w:marRight w:val="0"/>
          <w:marTop w:val="0"/>
          <w:marBottom w:val="0"/>
          <w:divBdr>
            <w:top w:val="none" w:sz="0" w:space="0" w:color="auto"/>
            <w:left w:val="none" w:sz="0" w:space="0" w:color="auto"/>
            <w:bottom w:val="none" w:sz="0" w:space="0" w:color="auto"/>
            <w:right w:val="none" w:sz="0" w:space="0" w:color="auto"/>
          </w:divBdr>
        </w:div>
        <w:div w:id="1294217992">
          <w:marLeft w:val="0"/>
          <w:marRight w:val="0"/>
          <w:marTop w:val="0"/>
          <w:marBottom w:val="0"/>
          <w:divBdr>
            <w:top w:val="none" w:sz="0" w:space="0" w:color="auto"/>
            <w:left w:val="none" w:sz="0" w:space="0" w:color="auto"/>
            <w:bottom w:val="none" w:sz="0" w:space="0" w:color="auto"/>
            <w:right w:val="none" w:sz="0" w:space="0" w:color="auto"/>
          </w:divBdr>
        </w:div>
        <w:div w:id="1550335335">
          <w:marLeft w:val="0"/>
          <w:marRight w:val="0"/>
          <w:marTop w:val="0"/>
          <w:marBottom w:val="0"/>
          <w:divBdr>
            <w:top w:val="none" w:sz="0" w:space="0" w:color="auto"/>
            <w:left w:val="none" w:sz="0" w:space="0" w:color="auto"/>
            <w:bottom w:val="none" w:sz="0" w:space="0" w:color="auto"/>
            <w:right w:val="none" w:sz="0" w:space="0" w:color="auto"/>
          </w:divBdr>
        </w:div>
      </w:divsChild>
    </w:div>
    <w:div w:id="1068305769">
      <w:bodyDiv w:val="1"/>
      <w:marLeft w:val="0"/>
      <w:marRight w:val="0"/>
      <w:marTop w:val="0"/>
      <w:marBottom w:val="0"/>
      <w:divBdr>
        <w:top w:val="none" w:sz="0" w:space="0" w:color="auto"/>
        <w:left w:val="none" w:sz="0" w:space="0" w:color="auto"/>
        <w:bottom w:val="none" w:sz="0" w:space="0" w:color="auto"/>
        <w:right w:val="none" w:sz="0" w:space="0" w:color="auto"/>
      </w:divBdr>
    </w:div>
    <w:div w:id="1123383454">
      <w:bodyDiv w:val="1"/>
      <w:marLeft w:val="0"/>
      <w:marRight w:val="0"/>
      <w:marTop w:val="0"/>
      <w:marBottom w:val="0"/>
      <w:divBdr>
        <w:top w:val="none" w:sz="0" w:space="0" w:color="auto"/>
        <w:left w:val="none" w:sz="0" w:space="0" w:color="auto"/>
        <w:bottom w:val="none" w:sz="0" w:space="0" w:color="auto"/>
        <w:right w:val="none" w:sz="0" w:space="0" w:color="auto"/>
      </w:divBdr>
      <w:divsChild>
        <w:div w:id="638607643">
          <w:marLeft w:val="0"/>
          <w:marRight w:val="0"/>
          <w:marTop w:val="0"/>
          <w:marBottom w:val="0"/>
          <w:divBdr>
            <w:top w:val="none" w:sz="0" w:space="0" w:color="auto"/>
            <w:left w:val="none" w:sz="0" w:space="0" w:color="auto"/>
            <w:bottom w:val="none" w:sz="0" w:space="0" w:color="auto"/>
            <w:right w:val="none" w:sz="0" w:space="0" w:color="auto"/>
          </w:divBdr>
        </w:div>
        <w:div w:id="1333220106">
          <w:marLeft w:val="0"/>
          <w:marRight w:val="0"/>
          <w:marTop w:val="0"/>
          <w:marBottom w:val="0"/>
          <w:divBdr>
            <w:top w:val="none" w:sz="0" w:space="0" w:color="auto"/>
            <w:left w:val="none" w:sz="0" w:space="0" w:color="auto"/>
            <w:bottom w:val="none" w:sz="0" w:space="0" w:color="auto"/>
            <w:right w:val="none" w:sz="0" w:space="0" w:color="auto"/>
          </w:divBdr>
        </w:div>
        <w:div w:id="1800025984">
          <w:marLeft w:val="0"/>
          <w:marRight w:val="0"/>
          <w:marTop w:val="0"/>
          <w:marBottom w:val="0"/>
          <w:divBdr>
            <w:top w:val="none" w:sz="0" w:space="0" w:color="auto"/>
            <w:left w:val="none" w:sz="0" w:space="0" w:color="auto"/>
            <w:bottom w:val="none" w:sz="0" w:space="0" w:color="auto"/>
            <w:right w:val="none" w:sz="0" w:space="0" w:color="auto"/>
          </w:divBdr>
        </w:div>
        <w:div w:id="2108573628">
          <w:marLeft w:val="0"/>
          <w:marRight w:val="0"/>
          <w:marTop w:val="0"/>
          <w:marBottom w:val="0"/>
          <w:divBdr>
            <w:top w:val="none" w:sz="0" w:space="0" w:color="auto"/>
            <w:left w:val="none" w:sz="0" w:space="0" w:color="auto"/>
            <w:bottom w:val="none" w:sz="0" w:space="0" w:color="auto"/>
            <w:right w:val="none" w:sz="0" w:space="0" w:color="auto"/>
          </w:divBdr>
        </w:div>
      </w:divsChild>
    </w:div>
    <w:div w:id="1136950777">
      <w:bodyDiv w:val="1"/>
      <w:marLeft w:val="0"/>
      <w:marRight w:val="0"/>
      <w:marTop w:val="0"/>
      <w:marBottom w:val="0"/>
      <w:divBdr>
        <w:top w:val="none" w:sz="0" w:space="0" w:color="auto"/>
        <w:left w:val="none" w:sz="0" w:space="0" w:color="auto"/>
        <w:bottom w:val="none" w:sz="0" w:space="0" w:color="auto"/>
        <w:right w:val="none" w:sz="0" w:space="0" w:color="auto"/>
      </w:divBdr>
    </w:div>
    <w:div w:id="1147012945">
      <w:bodyDiv w:val="1"/>
      <w:marLeft w:val="0"/>
      <w:marRight w:val="0"/>
      <w:marTop w:val="0"/>
      <w:marBottom w:val="0"/>
      <w:divBdr>
        <w:top w:val="none" w:sz="0" w:space="0" w:color="auto"/>
        <w:left w:val="none" w:sz="0" w:space="0" w:color="auto"/>
        <w:bottom w:val="none" w:sz="0" w:space="0" w:color="auto"/>
        <w:right w:val="none" w:sz="0" w:space="0" w:color="auto"/>
      </w:divBdr>
      <w:divsChild>
        <w:div w:id="99223212">
          <w:marLeft w:val="0"/>
          <w:marRight w:val="0"/>
          <w:marTop w:val="0"/>
          <w:marBottom w:val="0"/>
          <w:divBdr>
            <w:top w:val="none" w:sz="0" w:space="0" w:color="auto"/>
            <w:left w:val="none" w:sz="0" w:space="0" w:color="auto"/>
            <w:bottom w:val="none" w:sz="0" w:space="0" w:color="auto"/>
            <w:right w:val="none" w:sz="0" w:space="0" w:color="auto"/>
          </w:divBdr>
        </w:div>
        <w:div w:id="253320884">
          <w:marLeft w:val="0"/>
          <w:marRight w:val="0"/>
          <w:marTop w:val="0"/>
          <w:marBottom w:val="0"/>
          <w:divBdr>
            <w:top w:val="none" w:sz="0" w:space="0" w:color="auto"/>
            <w:left w:val="none" w:sz="0" w:space="0" w:color="auto"/>
            <w:bottom w:val="none" w:sz="0" w:space="0" w:color="auto"/>
            <w:right w:val="none" w:sz="0" w:space="0" w:color="auto"/>
          </w:divBdr>
        </w:div>
        <w:div w:id="1426540418">
          <w:marLeft w:val="0"/>
          <w:marRight w:val="0"/>
          <w:marTop w:val="0"/>
          <w:marBottom w:val="0"/>
          <w:divBdr>
            <w:top w:val="none" w:sz="0" w:space="0" w:color="auto"/>
            <w:left w:val="none" w:sz="0" w:space="0" w:color="auto"/>
            <w:bottom w:val="none" w:sz="0" w:space="0" w:color="auto"/>
            <w:right w:val="none" w:sz="0" w:space="0" w:color="auto"/>
          </w:divBdr>
        </w:div>
        <w:div w:id="1646006339">
          <w:marLeft w:val="0"/>
          <w:marRight w:val="0"/>
          <w:marTop w:val="0"/>
          <w:marBottom w:val="0"/>
          <w:divBdr>
            <w:top w:val="none" w:sz="0" w:space="0" w:color="auto"/>
            <w:left w:val="none" w:sz="0" w:space="0" w:color="auto"/>
            <w:bottom w:val="none" w:sz="0" w:space="0" w:color="auto"/>
            <w:right w:val="none" w:sz="0" w:space="0" w:color="auto"/>
          </w:divBdr>
        </w:div>
        <w:div w:id="1731030391">
          <w:marLeft w:val="0"/>
          <w:marRight w:val="0"/>
          <w:marTop w:val="0"/>
          <w:marBottom w:val="0"/>
          <w:divBdr>
            <w:top w:val="none" w:sz="0" w:space="0" w:color="auto"/>
            <w:left w:val="none" w:sz="0" w:space="0" w:color="auto"/>
            <w:bottom w:val="none" w:sz="0" w:space="0" w:color="auto"/>
            <w:right w:val="none" w:sz="0" w:space="0" w:color="auto"/>
          </w:divBdr>
        </w:div>
      </w:divsChild>
    </w:div>
    <w:div w:id="1217543083">
      <w:bodyDiv w:val="1"/>
      <w:marLeft w:val="0"/>
      <w:marRight w:val="0"/>
      <w:marTop w:val="0"/>
      <w:marBottom w:val="0"/>
      <w:divBdr>
        <w:top w:val="none" w:sz="0" w:space="0" w:color="auto"/>
        <w:left w:val="none" w:sz="0" w:space="0" w:color="auto"/>
        <w:bottom w:val="none" w:sz="0" w:space="0" w:color="auto"/>
        <w:right w:val="none" w:sz="0" w:space="0" w:color="auto"/>
      </w:divBdr>
      <w:divsChild>
        <w:div w:id="477694171">
          <w:marLeft w:val="0"/>
          <w:marRight w:val="0"/>
          <w:marTop w:val="0"/>
          <w:marBottom w:val="0"/>
          <w:divBdr>
            <w:top w:val="none" w:sz="0" w:space="0" w:color="auto"/>
            <w:left w:val="none" w:sz="0" w:space="0" w:color="auto"/>
            <w:bottom w:val="none" w:sz="0" w:space="0" w:color="auto"/>
            <w:right w:val="none" w:sz="0" w:space="0" w:color="auto"/>
          </w:divBdr>
        </w:div>
        <w:div w:id="1550611772">
          <w:marLeft w:val="0"/>
          <w:marRight w:val="0"/>
          <w:marTop w:val="0"/>
          <w:marBottom w:val="0"/>
          <w:divBdr>
            <w:top w:val="none" w:sz="0" w:space="0" w:color="auto"/>
            <w:left w:val="none" w:sz="0" w:space="0" w:color="auto"/>
            <w:bottom w:val="none" w:sz="0" w:space="0" w:color="auto"/>
            <w:right w:val="none" w:sz="0" w:space="0" w:color="auto"/>
          </w:divBdr>
        </w:div>
      </w:divsChild>
    </w:div>
    <w:div w:id="1261446444">
      <w:bodyDiv w:val="1"/>
      <w:marLeft w:val="0"/>
      <w:marRight w:val="0"/>
      <w:marTop w:val="0"/>
      <w:marBottom w:val="0"/>
      <w:divBdr>
        <w:top w:val="none" w:sz="0" w:space="0" w:color="auto"/>
        <w:left w:val="none" w:sz="0" w:space="0" w:color="auto"/>
        <w:bottom w:val="none" w:sz="0" w:space="0" w:color="auto"/>
        <w:right w:val="none" w:sz="0" w:space="0" w:color="auto"/>
      </w:divBdr>
      <w:divsChild>
        <w:div w:id="804158805">
          <w:marLeft w:val="0"/>
          <w:marRight w:val="0"/>
          <w:marTop w:val="0"/>
          <w:marBottom w:val="0"/>
          <w:divBdr>
            <w:top w:val="none" w:sz="0" w:space="0" w:color="auto"/>
            <w:left w:val="none" w:sz="0" w:space="0" w:color="auto"/>
            <w:bottom w:val="none" w:sz="0" w:space="0" w:color="auto"/>
            <w:right w:val="none" w:sz="0" w:space="0" w:color="auto"/>
          </w:divBdr>
        </w:div>
        <w:div w:id="1534463735">
          <w:marLeft w:val="0"/>
          <w:marRight w:val="0"/>
          <w:marTop w:val="0"/>
          <w:marBottom w:val="0"/>
          <w:divBdr>
            <w:top w:val="none" w:sz="0" w:space="0" w:color="auto"/>
            <w:left w:val="none" w:sz="0" w:space="0" w:color="auto"/>
            <w:bottom w:val="none" w:sz="0" w:space="0" w:color="auto"/>
            <w:right w:val="none" w:sz="0" w:space="0" w:color="auto"/>
          </w:divBdr>
        </w:div>
      </w:divsChild>
    </w:div>
    <w:div w:id="1268854990">
      <w:bodyDiv w:val="1"/>
      <w:marLeft w:val="0"/>
      <w:marRight w:val="0"/>
      <w:marTop w:val="0"/>
      <w:marBottom w:val="0"/>
      <w:divBdr>
        <w:top w:val="none" w:sz="0" w:space="0" w:color="auto"/>
        <w:left w:val="none" w:sz="0" w:space="0" w:color="auto"/>
        <w:bottom w:val="none" w:sz="0" w:space="0" w:color="auto"/>
        <w:right w:val="none" w:sz="0" w:space="0" w:color="auto"/>
      </w:divBdr>
      <w:divsChild>
        <w:div w:id="286620495">
          <w:marLeft w:val="0"/>
          <w:marRight w:val="0"/>
          <w:marTop w:val="0"/>
          <w:marBottom w:val="0"/>
          <w:divBdr>
            <w:top w:val="none" w:sz="0" w:space="0" w:color="auto"/>
            <w:left w:val="none" w:sz="0" w:space="0" w:color="auto"/>
            <w:bottom w:val="none" w:sz="0" w:space="0" w:color="auto"/>
            <w:right w:val="none" w:sz="0" w:space="0" w:color="auto"/>
          </w:divBdr>
        </w:div>
        <w:div w:id="1059746903">
          <w:marLeft w:val="0"/>
          <w:marRight w:val="0"/>
          <w:marTop w:val="0"/>
          <w:marBottom w:val="0"/>
          <w:divBdr>
            <w:top w:val="none" w:sz="0" w:space="0" w:color="auto"/>
            <w:left w:val="none" w:sz="0" w:space="0" w:color="auto"/>
            <w:bottom w:val="none" w:sz="0" w:space="0" w:color="auto"/>
            <w:right w:val="none" w:sz="0" w:space="0" w:color="auto"/>
          </w:divBdr>
        </w:div>
      </w:divsChild>
    </w:div>
    <w:div w:id="1281300789">
      <w:bodyDiv w:val="1"/>
      <w:marLeft w:val="0"/>
      <w:marRight w:val="0"/>
      <w:marTop w:val="0"/>
      <w:marBottom w:val="0"/>
      <w:divBdr>
        <w:top w:val="none" w:sz="0" w:space="0" w:color="auto"/>
        <w:left w:val="none" w:sz="0" w:space="0" w:color="auto"/>
        <w:bottom w:val="none" w:sz="0" w:space="0" w:color="auto"/>
        <w:right w:val="none" w:sz="0" w:space="0" w:color="auto"/>
      </w:divBdr>
      <w:divsChild>
        <w:div w:id="848638257">
          <w:marLeft w:val="0"/>
          <w:marRight w:val="0"/>
          <w:marTop w:val="0"/>
          <w:marBottom w:val="0"/>
          <w:divBdr>
            <w:top w:val="none" w:sz="0" w:space="0" w:color="auto"/>
            <w:left w:val="none" w:sz="0" w:space="0" w:color="auto"/>
            <w:bottom w:val="none" w:sz="0" w:space="0" w:color="auto"/>
            <w:right w:val="none" w:sz="0" w:space="0" w:color="auto"/>
          </w:divBdr>
        </w:div>
        <w:div w:id="2044672465">
          <w:marLeft w:val="0"/>
          <w:marRight w:val="0"/>
          <w:marTop w:val="0"/>
          <w:marBottom w:val="0"/>
          <w:divBdr>
            <w:top w:val="none" w:sz="0" w:space="0" w:color="auto"/>
            <w:left w:val="none" w:sz="0" w:space="0" w:color="auto"/>
            <w:bottom w:val="none" w:sz="0" w:space="0" w:color="auto"/>
            <w:right w:val="none" w:sz="0" w:space="0" w:color="auto"/>
          </w:divBdr>
        </w:div>
      </w:divsChild>
    </w:div>
    <w:div w:id="1300721910">
      <w:bodyDiv w:val="1"/>
      <w:marLeft w:val="0"/>
      <w:marRight w:val="0"/>
      <w:marTop w:val="0"/>
      <w:marBottom w:val="0"/>
      <w:divBdr>
        <w:top w:val="none" w:sz="0" w:space="0" w:color="auto"/>
        <w:left w:val="none" w:sz="0" w:space="0" w:color="auto"/>
        <w:bottom w:val="none" w:sz="0" w:space="0" w:color="auto"/>
        <w:right w:val="none" w:sz="0" w:space="0" w:color="auto"/>
      </w:divBdr>
      <w:divsChild>
        <w:div w:id="1283000537">
          <w:marLeft w:val="0"/>
          <w:marRight w:val="0"/>
          <w:marTop w:val="0"/>
          <w:marBottom w:val="0"/>
          <w:divBdr>
            <w:top w:val="none" w:sz="0" w:space="0" w:color="auto"/>
            <w:left w:val="none" w:sz="0" w:space="0" w:color="auto"/>
            <w:bottom w:val="none" w:sz="0" w:space="0" w:color="auto"/>
            <w:right w:val="none" w:sz="0" w:space="0" w:color="auto"/>
          </w:divBdr>
        </w:div>
        <w:div w:id="2039505512">
          <w:marLeft w:val="0"/>
          <w:marRight w:val="0"/>
          <w:marTop w:val="0"/>
          <w:marBottom w:val="0"/>
          <w:divBdr>
            <w:top w:val="none" w:sz="0" w:space="0" w:color="auto"/>
            <w:left w:val="none" w:sz="0" w:space="0" w:color="auto"/>
            <w:bottom w:val="none" w:sz="0" w:space="0" w:color="auto"/>
            <w:right w:val="none" w:sz="0" w:space="0" w:color="auto"/>
          </w:divBdr>
        </w:div>
      </w:divsChild>
    </w:div>
    <w:div w:id="1303268005">
      <w:bodyDiv w:val="1"/>
      <w:marLeft w:val="0"/>
      <w:marRight w:val="0"/>
      <w:marTop w:val="0"/>
      <w:marBottom w:val="0"/>
      <w:divBdr>
        <w:top w:val="none" w:sz="0" w:space="0" w:color="auto"/>
        <w:left w:val="none" w:sz="0" w:space="0" w:color="auto"/>
        <w:bottom w:val="none" w:sz="0" w:space="0" w:color="auto"/>
        <w:right w:val="none" w:sz="0" w:space="0" w:color="auto"/>
      </w:divBdr>
      <w:divsChild>
        <w:div w:id="1024554446">
          <w:marLeft w:val="0"/>
          <w:marRight w:val="0"/>
          <w:marTop w:val="0"/>
          <w:marBottom w:val="0"/>
          <w:divBdr>
            <w:top w:val="none" w:sz="0" w:space="0" w:color="auto"/>
            <w:left w:val="none" w:sz="0" w:space="0" w:color="auto"/>
            <w:bottom w:val="none" w:sz="0" w:space="0" w:color="auto"/>
            <w:right w:val="none" w:sz="0" w:space="0" w:color="auto"/>
          </w:divBdr>
        </w:div>
        <w:div w:id="2090499229">
          <w:marLeft w:val="0"/>
          <w:marRight w:val="0"/>
          <w:marTop w:val="0"/>
          <w:marBottom w:val="0"/>
          <w:divBdr>
            <w:top w:val="none" w:sz="0" w:space="0" w:color="auto"/>
            <w:left w:val="none" w:sz="0" w:space="0" w:color="auto"/>
            <w:bottom w:val="none" w:sz="0" w:space="0" w:color="auto"/>
            <w:right w:val="none" w:sz="0" w:space="0" w:color="auto"/>
          </w:divBdr>
        </w:div>
      </w:divsChild>
    </w:div>
    <w:div w:id="1304777027">
      <w:bodyDiv w:val="1"/>
      <w:marLeft w:val="0"/>
      <w:marRight w:val="0"/>
      <w:marTop w:val="0"/>
      <w:marBottom w:val="0"/>
      <w:divBdr>
        <w:top w:val="none" w:sz="0" w:space="0" w:color="auto"/>
        <w:left w:val="none" w:sz="0" w:space="0" w:color="auto"/>
        <w:bottom w:val="none" w:sz="0" w:space="0" w:color="auto"/>
        <w:right w:val="none" w:sz="0" w:space="0" w:color="auto"/>
      </w:divBdr>
      <w:divsChild>
        <w:div w:id="180240019">
          <w:marLeft w:val="0"/>
          <w:marRight w:val="0"/>
          <w:marTop w:val="0"/>
          <w:marBottom w:val="0"/>
          <w:divBdr>
            <w:top w:val="none" w:sz="0" w:space="0" w:color="auto"/>
            <w:left w:val="none" w:sz="0" w:space="0" w:color="auto"/>
            <w:bottom w:val="none" w:sz="0" w:space="0" w:color="auto"/>
            <w:right w:val="none" w:sz="0" w:space="0" w:color="auto"/>
          </w:divBdr>
        </w:div>
        <w:div w:id="209996895">
          <w:marLeft w:val="0"/>
          <w:marRight w:val="0"/>
          <w:marTop w:val="0"/>
          <w:marBottom w:val="0"/>
          <w:divBdr>
            <w:top w:val="none" w:sz="0" w:space="0" w:color="auto"/>
            <w:left w:val="none" w:sz="0" w:space="0" w:color="auto"/>
            <w:bottom w:val="none" w:sz="0" w:space="0" w:color="auto"/>
            <w:right w:val="none" w:sz="0" w:space="0" w:color="auto"/>
          </w:divBdr>
        </w:div>
        <w:div w:id="214506622">
          <w:marLeft w:val="0"/>
          <w:marRight w:val="0"/>
          <w:marTop w:val="0"/>
          <w:marBottom w:val="0"/>
          <w:divBdr>
            <w:top w:val="none" w:sz="0" w:space="0" w:color="auto"/>
            <w:left w:val="none" w:sz="0" w:space="0" w:color="auto"/>
            <w:bottom w:val="none" w:sz="0" w:space="0" w:color="auto"/>
            <w:right w:val="none" w:sz="0" w:space="0" w:color="auto"/>
          </w:divBdr>
        </w:div>
        <w:div w:id="217010179">
          <w:marLeft w:val="0"/>
          <w:marRight w:val="0"/>
          <w:marTop w:val="0"/>
          <w:marBottom w:val="0"/>
          <w:divBdr>
            <w:top w:val="none" w:sz="0" w:space="0" w:color="auto"/>
            <w:left w:val="none" w:sz="0" w:space="0" w:color="auto"/>
            <w:bottom w:val="none" w:sz="0" w:space="0" w:color="auto"/>
            <w:right w:val="none" w:sz="0" w:space="0" w:color="auto"/>
          </w:divBdr>
        </w:div>
        <w:div w:id="249855632">
          <w:marLeft w:val="0"/>
          <w:marRight w:val="0"/>
          <w:marTop w:val="0"/>
          <w:marBottom w:val="0"/>
          <w:divBdr>
            <w:top w:val="none" w:sz="0" w:space="0" w:color="auto"/>
            <w:left w:val="none" w:sz="0" w:space="0" w:color="auto"/>
            <w:bottom w:val="none" w:sz="0" w:space="0" w:color="auto"/>
            <w:right w:val="none" w:sz="0" w:space="0" w:color="auto"/>
          </w:divBdr>
        </w:div>
        <w:div w:id="251475383">
          <w:marLeft w:val="0"/>
          <w:marRight w:val="0"/>
          <w:marTop w:val="0"/>
          <w:marBottom w:val="0"/>
          <w:divBdr>
            <w:top w:val="none" w:sz="0" w:space="0" w:color="auto"/>
            <w:left w:val="none" w:sz="0" w:space="0" w:color="auto"/>
            <w:bottom w:val="none" w:sz="0" w:space="0" w:color="auto"/>
            <w:right w:val="none" w:sz="0" w:space="0" w:color="auto"/>
          </w:divBdr>
        </w:div>
        <w:div w:id="468207281">
          <w:marLeft w:val="0"/>
          <w:marRight w:val="0"/>
          <w:marTop w:val="0"/>
          <w:marBottom w:val="0"/>
          <w:divBdr>
            <w:top w:val="none" w:sz="0" w:space="0" w:color="auto"/>
            <w:left w:val="none" w:sz="0" w:space="0" w:color="auto"/>
            <w:bottom w:val="none" w:sz="0" w:space="0" w:color="auto"/>
            <w:right w:val="none" w:sz="0" w:space="0" w:color="auto"/>
          </w:divBdr>
        </w:div>
        <w:div w:id="473836090">
          <w:marLeft w:val="0"/>
          <w:marRight w:val="0"/>
          <w:marTop w:val="0"/>
          <w:marBottom w:val="0"/>
          <w:divBdr>
            <w:top w:val="none" w:sz="0" w:space="0" w:color="auto"/>
            <w:left w:val="none" w:sz="0" w:space="0" w:color="auto"/>
            <w:bottom w:val="none" w:sz="0" w:space="0" w:color="auto"/>
            <w:right w:val="none" w:sz="0" w:space="0" w:color="auto"/>
          </w:divBdr>
        </w:div>
        <w:div w:id="523783813">
          <w:marLeft w:val="0"/>
          <w:marRight w:val="0"/>
          <w:marTop w:val="0"/>
          <w:marBottom w:val="0"/>
          <w:divBdr>
            <w:top w:val="none" w:sz="0" w:space="0" w:color="auto"/>
            <w:left w:val="none" w:sz="0" w:space="0" w:color="auto"/>
            <w:bottom w:val="none" w:sz="0" w:space="0" w:color="auto"/>
            <w:right w:val="none" w:sz="0" w:space="0" w:color="auto"/>
          </w:divBdr>
        </w:div>
        <w:div w:id="535389362">
          <w:marLeft w:val="0"/>
          <w:marRight w:val="0"/>
          <w:marTop w:val="0"/>
          <w:marBottom w:val="0"/>
          <w:divBdr>
            <w:top w:val="none" w:sz="0" w:space="0" w:color="auto"/>
            <w:left w:val="none" w:sz="0" w:space="0" w:color="auto"/>
            <w:bottom w:val="none" w:sz="0" w:space="0" w:color="auto"/>
            <w:right w:val="none" w:sz="0" w:space="0" w:color="auto"/>
          </w:divBdr>
        </w:div>
        <w:div w:id="548684048">
          <w:marLeft w:val="0"/>
          <w:marRight w:val="0"/>
          <w:marTop w:val="0"/>
          <w:marBottom w:val="0"/>
          <w:divBdr>
            <w:top w:val="none" w:sz="0" w:space="0" w:color="auto"/>
            <w:left w:val="none" w:sz="0" w:space="0" w:color="auto"/>
            <w:bottom w:val="none" w:sz="0" w:space="0" w:color="auto"/>
            <w:right w:val="none" w:sz="0" w:space="0" w:color="auto"/>
          </w:divBdr>
        </w:div>
        <w:div w:id="573125210">
          <w:marLeft w:val="0"/>
          <w:marRight w:val="0"/>
          <w:marTop w:val="0"/>
          <w:marBottom w:val="0"/>
          <w:divBdr>
            <w:top w:val="none" w:sz="0" w:space="0" w:color="auto"/>
            <w:left w:val="none" w:sz="0" w:space="0" w:color="auto"/>
            <w:bottom w:val="none" w:sz="0" w:space="0" w:color="auto"/>
            <w:right w:val="none" w:sz="0" w:space="0" w:color="auto"/>
          </w:divBdr>
        </w:div>
        <w:div w:id="722407702">
          <w:marLeft w:val="0"/>
          <w:marRight w:val="0"/>
          <w:marTop w:val="0"/>
          <w:marBottom w:val="0"/>
          <w:divBdr>
            <w:top w:val="none" w:sz="0" w:space="0" w:color="auto"/>
            <w:left w:val="none" w:sz="0" w:space="0" w:color="auto"/>
            <w:bottom w:val="none" w:sz="0" w:space="0" w:color="auto"/>
            <w:right w:val="none" w:sz="0" w:space="0" w:color="auto"/>
          </w:divBdr>
        </w:div>
        <w:div w:id="807553490">
          <w:marLeft w:val="0"/>
          <w:marRight w:val="0"/>
          <w:marTop w:val="0"/>
          <w:marBottom w:val="0"/>
          <w:divBdr>
            <w:top w:val="none" w:sz="0" w:space="0" w:color="auto"/>
            <w:left w:val="none" w:sz="0" w:space="0" w:color="auto"/>
            <w:bottom w:val="none" w:sz="0" w:space="0" w:color="auto"/>
            <w:right w:val="none" w:sz="0" w:space="0" w:color="auto"/>
          </w:divBdr>
        </w:div>
        <w:div w:id="847915091">
          <w:marLeft w:val="0"/>
          <w:marRight w:val="0"/>
          <w:marTop w:val="0"/>
          <w:marBottom w:val="0"/>
          <w:divBdr>
            <w:top w:val="none" w:sz="0" w:space="0" w:color="auto"/>
            <w:left w:val="none" w:sz="0" w:space="0" w:color="auto"/>
            <w:bottom w:val="none" w:sz="0" w:space="0" w:color="auto"/>
            <w:right w:val="none" w:sz="0" w:space="0" w:color="auto"/>
          </w:divBdr>
        </w:div>
        <w:div w:id="878785713">
          <w:marLeft w:val="0"/>
          <w:marRight w:val="0"/>
          <w:marTop w:val="0"/>
          <w:marBottom w:val="0"/>
          <w:divBdr>
            <w:top w:val="none" w:sz="0" w:space="0" w:color="auto"/>
            <w:left w:val="none" w:sz="0" w:space="0" w:color="auto"/>
            <w:bottom w:val="none" w:sz="0" w:space="0" w:color="auto"/>
            <w:right w:val="none" w:sz="0" w:space="0" w:color="auto"/>
          </w:divBdr>
        </w:div>
        <w:div w:id="1214540529">
          <w:marLeft w:val="0"/>
          <w:marRight w:val="0"/>
          <w:marTop w:val="0"/>
          <w:marBottom w:val="0"/>
          <w:divBdr>
            <w:top w:val="none" w:sz="0" w:space="0" w:color="auto"/>
            <w:left w:val="none" w:sz="0" w:space="0" w:color="auto"/>
            <w:bottom w:val="none" w:sz="0" w:space="0" w:color="auto"/>
            <w:right w:val="none" w:sz="0" w:space="0" w:color="auto"/>
          </w:divBdr>
          <w:divsChild>
            <w:div w:id="49773369">
              <w:marLeft w:val="0"/>
              <w:marRight w:val="0"/>
              <w:marTop w:val="0"/>
              <w:marBottom w:val="0"/>
              <w:divBdr>
                <w:top w:val="none" w:sz="0" w:space="0" w:color="auto"/>
                <w:left w:val="none" w:sz="0" w:space="0" w:color="auto"/>
                <w:bottom w:val="none" w:sz="0" w:space="0" w:color="auto"/>
                <w:right w:val="none" w:sz="0" w:space="0" w:color="auto"/>
              </w:divBdr>
            </w:div>
            <w:div w:id="127166342">
              <w:marLeft w:val="0"/>
              <w:marRight w:val="0"/>
              <w:marTop w:val="0"/>
              <w:marBottom w:val="0"/>
              <w:divBdr>
                <w:top w:val="none" w:sz="0" w:space="0" w:color="auto"/>
                <w:left w:val="none" w:sz="0" w:space="0" w:color="auto"/>
                <w:bottom w:val="none" w:sz="0" w:space="0" w:color="auto"/>
                <w:right w:val="none" w:sz="0" w:space="0" w:color="auto"/>
              </w:divBdr>
            </w:div>
            <w:div w:id="228342912">
              <w:marLeft w:val="0"/>
              <w:marRight w:val="0"/>
              <w:marTop w:val="0"/>
              <w:marBottom w:val="0"/>
              <w:divBdr>
                <w:top w:val="none" w:sz="0" w:space="0" w:color="auto"/>
                <w:left w:val="none" w:sz="0" w:space="0" w:color="auto"/>
                <w:bottom w:val="none" w:sz="0" w:space="0" w:color="auto"/>
                <w:right w:val="none" w:sz="0" w:space="0" w:color="auto"/>
              </w:divBdr>
            </w:div>
            <w:div w:id="230504641">
              <w:marLeft w:val="0"/>
              <w:marRight w:val="0"/>
              <w:marTop w:val="0"/>
              <w:marBottom w:val="0"/>
              <w:divBdr>
                <w:top w:val="none" w:sz="0" w:space="0" w:color="auto"/>
                <w:left w:val="none" w:sz="0" w:space="0" w:color="auto"/>
                <w:bottom w:val="none" w:sz="0" w:space="0" w:color="auto"/>
                <w:right w:val="none" w:sz="0" w:space="0" w:color="auto"/>
              </w:divBdr>
            </w:div>
            <w:div w:id="443381811">
              <w:marLeft w:val="0"/>
              <w:marRight w:val="0"/>
              <w:marTop w:val="0"/>
              <w:marBottom w:val="0"/>
              <w:divBdr>
                <w:top w:val="none" w:sz="0" w:space="0" w:color="auto"/>
                <w:left w:val="none" w:sz="0" w:space="0" w:color="auto"/>
                <w:bottom w:val="none" w:sz="0" w:space="0" w:color="auto"/>
                <w:right w:val="none" w:sz="0" w:space="0" w:color="auto"/>
              </w:divBdr>
            </w:div>
            <w:div w:id="677999831">
              <w:marLeft w:val="0"/>
              <w:marRight w:val="0"/>
              <w:marTop w:val="0"/>
              <w:marBottom w:val="0"/>
              <w:divBdr>
                <w:top w:val="none" w:sz="0" w:space="0" w:color="auto"/>
                <w:left w:val="none" w:sz="0" w:space="0" w:color="auto"/>
                <w:bottom w:val="none" w:sz="0" w:space="0" w:color="auto"/>
                <w:right w:val="none" w:sz="0" w:space="0" w:color="auto"/>
              </w:divBdr>
            </w:div>
            <w:div w:id="1314674460">
              <w:marLeft w:val="0"/>
              <w:marRight w:val="0"/>
              <w:marTop w:val="0"/>
              <w:marBottom w:val="0"/>
              <w:divBdr>
                <w:top w:val="none" w:sz="0" w:space="0" w:color="auto"/>
                <w:left w:val="none" w:sz="0" w:space="0" w:color="auto"/>
                <w:bottom w:val="none" w:sz="0" w:space="0" w:color="auto"/>
                <w:right w:val="none" w:sz="0" w:space="0" w:color="auto"/>
              </w:divBdr>
            </w:div>
            <w:div w:id="1425492463">
              <w:marLeft w:val="0"/>
              <w:marRight w:val="0"/>
              <w:marTop w:val="0"/>
              <w:marBottom w:val="0"/>
              <w:divBdr>
                <w:top w:val="none" w:sz="0" w:space="0" w:color="auto"/>
                <w:left w:val="none" w:sz="0" w:space="0" w:color="auto"/>
                <w:bottom w:val="none" w:sz="0" w:space="0" w:color="auto"/>
                <w:right w:val="none" w:sz="0" w:space="0" w:color="auto"/>
              </w:divBdr>
            </w:div>
            <w:div w:id="1463844823">
              <w:marLeft w:val="0"/>
              <w:marRight w:val="0"/>
              <w:marTop w:val="0"/>
              <w:marBottom w:val="0"/>
              <w:divBdr>
                <w:top w:val="none" w:sz="0" w:space="0" w:color="auto"/>
                <w:left w:val="none" w:sz="0" w:space="0" w:color="auto"/>
                <w:bottom w:val="none" w:sz="0" w:space="0" w:color="auto"/>
                <w:right w:val="none" w:sz="0" w:space="0" w:color="auto"/>
              </w:divBdr>
            </w:div>
            <w:div w:id="1649747888">
              <w:marLeft w:val="0"/>
              <w:marRight w:val="0"/>
              <w:marTop w:val="0"/>
              <w:marBottom w:val="0"/>
              <w:divBdr>
                <w:top w:val="none" w:sz="0" w:space="0" w:color="auto"/>
                <w:left w:val="none" w:sz="0" w:space="0" w:color="auto"/>
                <w:bottom w:val="none" w:sz="0" w:space="0" w:color="auto"/>
                <w:right w:val="none" w:sz="0" w:space="0" w:color="auto"/>
              </w:divBdr>
            </w:div>
            <w:div w:id="1659187842">
              <w:marLeft w:val="0"/>
              <w:marRight w:val="0"/>
              <w:marTop w:val="0"/>
              <w:marBottom w:val="0"/>
              <w:divBdr>
                <w:top w:val="none" w:sz="0" w:space="0" w:color="auto"/>
                <w:left w:val="none" w:sz="0" w:space="0" w:color="auto"/>
                <w:bottom w:val="none" w:sz="0" w:space="0" w:color="auto"/>
                <w:right w:val="none" w:sz="0" w:space="0" w:color="auto"/>
              </w:divBdr>
            </w:div>
            <w:div w:id="1662541769">
              <w:marLeft w:val="0"/>
              <w:marRight w:val="0"/>
              <w:marTop w:val="0"/>
              <w:marBottom w:val="0"/>
              <w:divBdr>
                <w:top w:val="none" w:sz="0" w:space="0" w:color="auto"/>
                <w:left w:val="none" w:sz="0" w:space="0" w:color="auto"/>
                <w:bottom w:val="none" w:sz="0" w:space="0" w:color="auto"/>
                <w:right w:val="none" w:sz="0" w:space="0" w:color="auto"/>
              </w:divBdr>
            </w:div>
            <w:div w:id="1695226607">
              <w:marLeft w:val="0"/>
              <w:marRight w:val="0"/>
              <w:marTop w:val="0"/>
              <w:marBottom w:val="0"/>
              <w:divBdr>
                <w:top w:val="none" w:sz="0" w:space="0" w:color="auto"/>
                <w:left w:val="none" w:sz="0" w:space="0" w:color="auto"/>
                <w:bottom w:val="none" w:sz="0" w:space="0" w:color="auto"/>
                <w:right w:val="none" w:sz="0" w:space="0" w:color="auto"/>
              </w:divBdr>
            </w:div>
            <w:div w:id="1704356700">
              <w:marLeft w:val="0"/>
              <w:marRight w:val="0"/>
              <w:marTop w:val="0"/>
              <w:marBottom w:val="0"/>
              <w:divBdr>
                <w:top w:val="none" w:sz="0" w:space="0" w:color="auto"/>
                <w:left w:val="none" w:sz="0" w:space="0" w:color="auto"/>
                <w:bottom w:val="none" w:sz="0" w:space="0" w:color="auto"/>
                <w:right w:val="none" w:sz="0" w:space="0" w:color="auto"/>
              </w:divBdr>
            </w:div>
          </w:divsChild>
        </w:div>
        <w:div w:id="1449591519">
          <w:marLeft w:val="0"/>
          <w:marRight w:val="0"/>
          <w:marTop w:val="0"/>
          <w:marBottom w:val="0"/>
          <w:divBdr>
            <w:top w:val="none" w:sz="0" w:space="0" w:color="auto"/>
            <w:left w:val="none" w:sz="0" w:space="0" w:color="auto"/>
            <w:bottom w:val="none" w:sz="0" w:space="0" w:color="auto"/>
            <w:right w:val="none" w:sz="0" w:space="0" w:color="auto"/>
          </w:divBdr>
        </w:div>
        <w:div w:id="1564943445">
          <w:marLeft w:val="0"/>
          <w:marRight w:val="0"/>
          <w:marTop w:val="0"/>
          <w:marBottom w:val="0"/>
          <w:divBdr>
            <w:top w:val="none" w:sz="0" w:space="0" w:color="auto"/>
            <w:left w:val="none" w:sz="0" w:space="0" w:color="auto"/>
            <w:bottom w:val="none" w:sz="0" w:space="0" w:color="auto"/>
            <w:right w:val="none" w:sz="0" w:space="0" w:color="auto"/>
          </w:divBdr>
        </w:div>
        <w:div w:id="1565875347">
          <w:marLeft w:val="0"/>
          <w:marRight w:val="0"/>
          <w:marTop w:val="0"/>
          <w:marBottom w:val="0"/>
          <w:divBdr>
            <w:top w:val="none" w:sz="0" w:space="0" w:color="auto"/>
            <w:left w:val="none" w:sz="0" w:space="0" w:color="auto"/>
            <w:bottom w:val="none" w:sz="0" w:space="0" w:color="auto"/>
            <w:right w:val="none" w:sz="0" w:space="0" w:color="auto"/>
          </w:divBdr>
        </w:div>
        <w:div w:id="1620990603">
          <w:marLeft w:val="0"/>
          <w:marRight w:val="0"/>
          <w:marTop w:val="0"/>
          <w:marBottom w:val="0"/>
          <w:divBdr>
            <w:top w:val="none" w:sz="0" w:space="0" w:color="auto"/>
            <w:left w:val="none" w:sz="0" w:space="0" w:color="auto"/>
            <w:bottom w:val="none" w:sz="0" w:space="0" w:color="auto"/>
            <w:right w:val="none" w:sz="0" w:space="0" w:color="auto"/>
          </w:divBdr>
        </w:div>
        <w:div w:id="1804347328">
          <w:marLeft w:val="0"/>
          <w:marRight w:val="0"/>
          <w:marTop w:val="0"/>
          <w:marBottom w:val="0"/>
          <w:divBdr>
            <w:top w:val="none" w:sz="0" w:space="0" w:color="auto"/>
            <w:left w:val="none" w:sz="0" w:space="0" w:color="auto"/>
            <w:bottom w:val="none" w:sz="0" w:space="0" w:color="auto"/>
            <w:right w:val="none" w:sz="0" w:space="0" w:color="auto"/>
          </w:divBdr>
        </w:div>
        <w:div w:id="1884362216">
          <w:marLeft w:val="0"/>
          <w:marRight w:val="0"/>
          <w:marTop w:val="0"/>
          <w:marBottom w:val="0"/>
          <w:divBdr>
            <w:top w:val="none" w:sz="0" w:space="0" w:color="auto"/>
            <w:left w:val="none" w:sz="0" w:space="0" w:color="auto"/>
            <w:bottom w:val="none" w:sz="0" w:space="0" w:color="auto"/>
            <w:right w:val="none" w:sz="0" w:space="0" w:color="auto"/>
          </w:divBdr>
        </w:div>
        <w:div w:id="1958677487">
          <w:marLeft w:val="0"/>
          <w:marRight w:val="0"/>
          <w:marTop w:val="0"/>
          <w:marBottom w:val="0"/>
          <w:divBdr>
            <w:top w:val="none" w:sz="0" w:space="0" w:color="auto"/>
            <w:left w:val="none" w:sz="0" w:space="0" w:color="auto"/>
            <w:bottom w:val="none" w:sz="0" w:space="0" w:color="auto"/>
            <w:right w:val="none" w:sz="0" w:space="0" w:color="auto"/>
          </w:divBdr>
        </w:div>
        <w:div w:id="2082897515">
          <w:marLeft w:val="0"/>
          <w:marRight w:val="0"/>
          <w:marTop w:val="0"/>
          <w:marBottom w:val="0"/>
          <w:divBdr>
            <w:top w:val="none" w:sz="0" w:space="0" w:color="auto"/>
            <w:left w:val="none" w:sz="0" w:space="0" w:color="auto"/>
            <w:bottom w:val="none" w:sz="0" w:space="0" w:color="auto"/>
            <w:right w:val="none" w:sz="0" w:space="0" w:color="auto"/>
          </w:divBdr>
        </w:div>
        <w:div w:id="2100980105">
          <w:marLeft w:val="0"/>
          <w:marRight w:val="0"/>
          <w:marTop w:val="0"/>
          <w:marBottom w:val="0"/>
          <w:divBdr>
            <w:top w:val="none" w:sz="0" w:space="0" w:color="auto"/>
            <w:left w:val="none" w:sz="0" w:space="0" w:color="auto"/>
            <w:bottom w:val="none" w:sz="0" w:space="0" w:color="auto"/>
            <w:right w:val="none" w:sz="0" w:space="0" w:color="auto"/>
          </w:divBdr>
        </w:div>
        <w:div w:id="2118910458">
          <w:marLeft w:val="0"/>
          <w:marRight w:val="0"/>
          <w:marTop w:val="0"/>
          <w:marBottom w:val="0"/>
          <w:divBdr>
            <w:top w:val="none" w:sz="0" w:space="0" w:color="auto"/>
            <w:left w:val="none" w:sz="0" w:space="0" w:color="auto"/>
            <w:bottom w:val="none" w:sz="0" w:space="0" w:color="auto"/>
            <w:right w:val="none" w:sz="0" w:space="0" w:color="auto"/>
          </w:divBdr>
        </w:div>
      </w:divsChild>
    </w:div>
    <w:div w:id="1312979268">
      <w:bodyDiv w:val="1"/>
      <w:marLeft w:val="0"/>
      <w:marRight w:val="0"/>
      <w:marTop w:val="0"/>
      <w:marBottom w:val="0"/>
      <w:divBdr>
        <w:top w:val="none" w:sz="0" w:space="0" w:color="auto"/>
        <w:left w:val="none" w:sz="0" w:space="0" w:color="auto"/>
        <w:bottom w:val="none" w:sz="0" w:space="0" w:color="auto"/>
        <w:right w:val="none" w:sz="0" w:space="0" w:color="auto"/>
      </w:divBdr>
      <w:divsChild>
        <w:div w:id="955406814">
          <w:marLeft w:val="0"/>
          <w:marRight w:val="0"/>
          <w:marTop w:val="0"/>
          <w:marBottom w:val="0"/>
          <w:divBdr>
            <w:top w:val="none" w:sz="0" w:space="0" w:color="auto"/>
            <w:left w:val="none" w:sz="0" w:space="0" w:color="auto"/>
            <w:bottom w:val="none" w:sz="0" w:space="0" w:color="auto"/>
            <w:right w:val="none" w:sz="0" w:space="0" w:color="auto"/>
          </w:divBdr>
        </w:div>
        <w:div w:id="1268586893">
          <w:marLeft w:val="0"/>
          <w:marRight w:val="0"/>
          <w:marTop w:val="0"/>
          <w:marBottom w:val="0"/>
          <w:divBdr>
            <w:top w:val="none" w:sz="0" w:space="0" w:color="auto"/>
            <w:left w:val="none" w:sz="0" w:space="0" w:color="auto"/>
            <w:bottom w:val="none" w:sz="0" w:space="0" w:color="auto"/>
            <w:right w:val="none" w:sz="0" w:space="0" w:color="auto"/>
          </w:divBdr>
        </w:div>
        <w:div w:id="1981153852">
          <w:marLeft w:val="0"/>
          <w:marRight w:val="0"/>
          <w:marTop w:val="0"/>
          <w:marBottom w:val="0"/>
          <w:divBdr>
            <w:top w:val="none" w:sz="0" w:space="0" w:color="auto"/>
            <w:left w:val="none" w:sz="0" w:space="0" w:color="auto"/>
            <w:bottom w:val="none" w:sz="0" w:space="0" w:color="auto"/>
            <w:right w:val="none" w:sz="0" w:space="0" w:color="auto"/>
          </w:divBdr>
        </w:div>
      </w:divsChild>
    </w:div>
    <w:div w:id="1320888244">
      <w:bodyDiv w:val="1"/>
      <w:marLeft w:val="0"/>
      <w:marRight w:val="0"/>
      <w:marTop w:val="0"/>
      <w:marBottom w:val="0"/>
      <w:divBdr>
        <w:top w:val="none" w:sz="0" w:space="0" w:color="auto"/>
        <w:left w:val="none" w:sz="0" w:space="0" w:color="auto"/>
        <w:bottom w:val="none" w:sz="0" w:space="0" w:color="auto"/>
        <w:right w:val="none" w:sz="0" w:space="0" w:color="auto"/>
      </w:divBdr>
      <w:divsChild>
        <w:div w:id="813450744">
          <w:marLeft w:val="0"/>
          <w:marRight w:val="0"/>
          <w:marTop w:val="0"/>
          <w:marBottom w:val="0"/>
          <w:divBdr>
            <w:top w:val="none" w:sz="0" w:space="0" w:color="auto"/>
            <w:left w:val="none" w:sz="0" w:space="0" w:color="auto"/>
            <w:bottom w:val="none" w:sz="0" w:space="0" w:color="auto"/>
            <w:right w:val="none" w:sz="0" w:space="0" w:color="auto"/>
          </w:divBdr>
        </w:div>
        <w:div w:id="1268929330">
          <w:marLeft w:val="0"/>
          <w:marRight w:val="0"/>
          <w:marTop w:val="0"/>
          <w:marBottom w:val="0"/>
          <w:divBdr>
            <w:top w:val="none" w:sz="0" w:space="0" w:color="auto"/>
            <w:left w:val="none" w:sz="0" w:space="0" w:color="auto"/>
            <w:bottom w:val="none" w:sz="0" w:space="0" w:color="auto"/>
            <w:right w:val="none" w:sz="0" w:space="0" w:color="auto"/>
          </w:divBdr>
        </w:div>
      </w:divsChild>
    </w:div>
    <w:div w:id="1345861181">
      <w:bodyDiv w:val="1"/>
      <w:marLeft w:val="0"/>
      <w:marRight w:val="0"/>
      <w:marTop w:val="0"/>
      <w:marBottom w:val="0"/>
      <w:divBdr>
        <w:top w:val="none" w:sz="0" w:space="0" w:color="auto"/>
        <w:left w:val="none" w:sz="0" w:space="0" w:color="auto"/>
        <w:bottom w:val="none" w:sz="0" w:space="0" w:color="auto"/>
        <w:right w:val="none" w:sz="0" w:space="0" w:color="auto"/>
      </w:divBdr>
      <w:divsChild>
        <w:div w:id="325669376">
          <w:marLeft w:val="0"/>
          <w:marRight w:val="0"/>
          <w:marTop w:val="0"/>
          <w:marBottom w:val="0"/>
          <w:divBdr>
            <w:top w:val="none" w:sz="0" w:space="0" w:color="auto"/>
            <w:left w:val="none" w:sz="0" w:space="0" w:color="auto"/>
            <w:bottom w:val="none" w:sz="0" w:space="0" w:color="auto"/>
            <w:right w:val="none" w:sz="0" w:space="0" w:color="auto"/>
          </w:divBdr>
        </w:div>
        <w:div w:id="2042627621">
          <w:marLeft w:val="0"/>
          <w:marRight w:val="0"/>
          <w:marTop w:val="0"/>
          <w:marBottom w:val="0"/>
          <w:divBdr>
            <w:top w:val="none" w:sz="0" w:space="0" w:color="auto"/>
            <w:left w:val="none" w:sz="0" w:space="0" w:color="auto"/>
            <w:bottom w:val="none" w:sz="0" w:space="0" w:color="auto"/>
            <w:right w:val="none" w:sz="0" w:space="0" w:color="auto"/>
          </w:divBdr>
        </w:div>
      </w:divsChild>
    </w:div>
    <w:div w:id="1373117725">
      <w:bodyDiv w:val="1"/>
      <w:marLeft w:val="0"/>
      <w:marRight w:val="0"/>
      <w:marTop w:val="0"/>
      <w:marBottom w:val="0"/>
      <w:divBdr>
        <w:top w:val="none" w:sz="0" w:space="0" w:color="auto"/>
        <w:left w:val="none" w:sz="0" w:space="0" w:color="auto"/>
        <w:bottom w:val="none" w:sz="0" w:space="0" w:color="auto"/>
        <w:right w:val="none" w:sz="0" w:space="0" w:color="auto"/>
      </w:divBdr>
      <w:divsChild>
        <w:div w:id="150030293">
          <w:marLeft w:val="0"/>
          <w:marRight w:val="0"/>
          <w:marTop w:val="0"/>
          <w:marBottom w:val="0"/>
          <w:divBdr>
            <w:top w:val="none" w:sz="0" w:space="0" w:color="auto"/>
            <w:left w:val="none" w:sz="0" w:space="0" w:color="auto"/>
            <w:bottom w:val="none" w:sz="0" w:space="0" w:color="auto"/>
            <w:right w:val="none" w:sz="0" w:space="0" w:color="auto"/>
          </w:divBdr>
        </w:div>
        <w:div w:id="784228898">
          <w:marLeft w:val="0"/>
          <w:marRight w:val="0"/>
          <w:marTop w:val="0"/>
          <w:marBottom w:val="0"/>
          <w:divBdr>
            <w:top w:val="none" w:sz="0" w:space="0" w:color="auto"/>
            <w:left w:val="none" w:sz="0" w:space="0" w:color="auto"/>
            <w:bottom w:val="none" w:sz="0" w:space="0" w:color="auto"/>
            <w:right w:val="none" w:sz="0" w:space="0" w:color="auto"/>
          </w:divBdr>
        </w:div>
        <w:div w:id="1282490648">
          <w:marLeft w:val="0"/>
          <w:marRight w:val="0"/>
          <w:marTop w:val="0"/>
          <w:marBottom w:val="0"/>
          <w:divBdr>
            <w:top w:val="none" w:sz="0" w:space="0" w:color="auto"/>
            <w:left w:val="none" w:sz="0" w:space="0" w:color="auto"/>
            <w:bottom w:val="none" w:sz="0" w:space="0" w:color="auto"/>
            <w:right w:val="none" w:sz="0" w:space="0" w:color="auto"/>
          </w:divBdr>
        </w:div>
        <w:div w:id="1436092184">
          <w:marLeft w:val="0"/>
          <w:marRight w:val="0"/>
          <w:marTop w:val="0"/>
          <w:marBottom w:val="0"/>
          <w:divBdr>
            <w:top w:val="none" w:sz="0" w:space="0" w:color="auto"/>
            <w:left w:val="none" w:sz="0" w:space="0" w:color="auto"/>
            <w:bottom w:val="none" w:sz="0" w:space="0" w:color="auto"/>
            <w:right w:val="none" w:sz="0" w:space="0" w:color="auto"/>
          </w:divBdr>
        </w:div>
        <w:div w:id="1725986387">
          <w:marLeft w:val="0"/>
          <w:marRight w:val="0"/>
          <w:marTop w:val="0"/>
          <w:marBottom w:val="0"/>
          <w:divBdr>
            <w:top w:val="none" w:sz="0" w:space="0" w:color="auto"/>
            <w:left w:val="none" w:sz="0" w:space="0" w:color="auto"/>
            <w:bottom w:val="none" w:sz="0" w:space="0" w:color="auto"/>
            <w:right w:val="none" w:sz="0" w:space="0" w:color="auto"/>
          </w:divBdr>
        </w:div>
      </w:divsChild>
    </w:div>
    <w:div w:id="1394238724">
      <w:bodyDiv w:val="1"/>
      <w:marLeft w:val="0"/>
      <w:marRight w:val="0"/>
      <w:marTop w:val="0"/>
      <w:marBottom w:val="0"/>
      <w:divBdr>
        <w:top w:val="none" w:sz="0" w:space="0" w:color="auto"/>
        <w:left w:val="none" w:sz="0" w:space="0" w:color="auto"/>
        <w:bottom w:val="none" w:sz="0" w:space="0" w:color="auto"/>
        <w:right w:val="none" w:sz="0" w:space="0" w:color="auto"/>
      </w:divBdr>
      <w:divsChild>
        <w:div w:id="337855631">
          <w:marLeft w:val="0"/>
          <w:marRight w:val="0"/>
          <w:marTop w:val="0"/>
          <w:marBottom w:val="0"/>
          <w:divBdr>
            <w:top w:val="none" w:sz="0" w:space="0" w:color="auto"/>
            <w:left w:val="none" w:sz="0" w:space="0" w:color="auto"/>
            <w:bottom w:val="none" w:sz="0" w:space="0" w:color="auto"/>
            <w:right w:val="none" w:sz="0" w:space="0" w:color="auto"/>
          </w:divBdr>
        </w:div>
        <w:div w:id="1351833785">
          <w:marLeft w:val="0"/>
          <w:marRight w:val="0"/>
          <w:marTop w:val="0"/>
          <w:marBottom w:val="0"/>
          <w:divBdr>
            <w:top w:val="none" w:sz="0" w:space="0" w:color="auto"/>
            <w:left w:val="none" w:sz="0" w:space="0" w:color="auto"/>
            <w:bottom w:val="none" w:sz="0" w:space="0" w:color="auto"/>
            <w:right w:val="none" w:sz="0" w:space="0" w:color="auto"/>
          </w:divBdr>
        </w:div>
      </w:divsChild>
    </w:div>
    <w:div w:id="1405177215">
      <w:bodyDiv w:val="1"/>
      <w:marLeft w:val="0"/>
      <w:marRight w:val="0"/>
      <w:marTop w:val="0"/>
      <w:marBottom w:val="0"/>
      <w:divBdr>
        <w:top w:val="none" w:sz="0" w:space="0" w:color="auto"/>
        <w:left w:val="none" w:sz="0" w:space="0" w:color="auto"/>
        <w:bottom w:val="none" w:sz="0" w:space="0" w:color="auto"/>
        <w:right w:val="none" w:sz="0" w:space="0" w:color="auto"/>
      </w:divBdr>
      <w:divsChild>
        <w:div w:id="935091066">
          <w:marLeft w:val="0"/>
          <w:marRight w:val="0"/>
          <w:marTop w:val="0"/>
          <w:marBottom w:val="0"/>
          <w:divBdr>
            <w:top w:val="none" w:sz="0" w:space="0" w:color="auto"/>
            <w:left w:val="none" w:sz="0" w:space="0" w:color="auto"/>
            <w:bottom w:val="none" w:sz="0" w:space="0" w:color="auto"/>
            <w:right w:val="none" w:sz="0" w:space="0" w:color="auto"/>
          </w:divBdr>
        </w:div>
        <w:div w:id="2063554885">
          <w:marLeft w:val="0"/>
          <w:marRight w:val="0"/>
          <w:marTop w:val="0"/>
          <w:marBottom w:val="0"/>
          <w:divBdr>
            <w:top w:val="none" w:sz="0" w:space="0" w:color="auto"/>
            <w:left w:val="none" w:sz="0" w:space="0" w:color="auto"/>
            <w:bottom w:val="none" w:sz="0" w:space="0" w:color="auto"/>
            <w:right w:val="none" w:sz="0" w:space="0" w:color="auto"/>
          </w:divBdr>
        </w:div>
      </w:divsChild>
    </w:div>
    <w:div w:id="1422607900">
      <w:bodyDiv w:val="1"/>
      <w:marLeft w:val="0"/>
      <w:marRight w:val="0"/>
      <w:marTop w:val="0"/>
      <w:marBottom w:val="0"/>
      <w:divBdr>
        <w:top w:val="none" w:sz="0" w:space="0" w:color="auto"/>
        <w:left w:val="none" w:sz="0" w:space="0" w:color="auto"/>
        <w:bottom w:val="none" w:sz="0" w:space="0" w:color="auto"/>
        <w:right w:val="none" w:sz="0" w:space="0" w:color="auto"/>
      </w:divBdr>
      <w:divsChild>
        <w:div w:id="13239407">
          <w:marLeft w:val="0"/>
          <w:marRight w:val="0"/>
          <w:marTop w:val="0"/>
          <w:marBottom w:val="0"/>
          <w:divBdr>
            <w:top w:val="none" w:sz="0" w:space="0" w:color="auto"/>
            <w:left w:val="none" w:sz="0" w:space="0" w:color="auto"/>
            <w:bottom w:val="none" w:sz="0" w:space="0" w:color="auto"/>
            <w:right w:val="none" w:sz="0" w:space="0" w:color="auto"/>
          </w:divBdr>
        </w:div>
        <w:div w:id="178933410">
          <w:marLeft w:val="0"/>
          <w:marRight w:val="0"/>
          <w:marTop w:val="0"/>
          <w:marBottom w:val="0"/>
          <w:divBdr>
            <w:top w:val="none" w:sz="0" w:space="0" w:color="auto"/>
            <w:left w:val="none" w:sz="0" w:space="0" w:color="auto"/>
            <w:bottom w:val="none" w:sz="0" w:space="0" w:color="auto"/>
            <w:right w:val="none" w:sz="0" w:space="0" w:color="auto"/>
          </w:divBdr>
        </w:div>
        <w:div w:id="184682415">
          <w:marLeft w:val="0"/>
          <w:marRight w:val="0"/>
          <w:marTop w:val="0"/>
          <w:marBottom w:val="0"/>
          <w:divBdr>
            <w:top w:val="none" w:sz="0" w:space="0" w:color="auto"/>
            <w:left w:val="none" w:sz="0" w:space="0" w:color="auto"/>
            <w:bottom w:val="none" w:sz="0" w:space="0" w:color="auto"/>
            <w:right w:val="none" w:sz="0" w:space="0" w:color="auto"/>
          </w:divBdr>
        </w:div>
        <w:div w:id="230235347">
          <w:marLeft w:val="0"/>
          <w:marRight w:val="0"/>
          <w:marTop w:val="0"/>
          <w:marBottom w:val="0"/>
          <w:divBdr>
            <w:top w:val="none" w:sz="0" w:space="0" w:color="auto"/>
            <w:left w:val="none" w:sz="0" w:space="0" w:color="auto"/>
            <w:bottom w:val="none" w:sz="0" w:space="0" w:color="auto"/>
            <w:right w:val="none" w:sz="0" w:space="0" w:color="auto"/>
          </w:divBdr>
        </w:div>
        <w:div w:id="304625735">
          <w:marLeft w:val="0"/>
          <w:marRight w:val="0"/>
          <w:marTop w:val="0"/>
          <w:marBottom w:val="0"/>
          <w:divBdr>
            <w:top w:val="none" w:sz="0" w:space="0" w:color="auto"/>
            <w:left w:val="none" w:sz="0" w:space="0" w:color="auto"/>
            <w:bottom w:val="none" w:sz="0" w:space="0" w:color="auto"/>
            <w:right w:val="none" w:sz="0" w:space="0" w:color="auto"/>
          </w:divBdr>
        </w:div>
        <w:div w:id="340812749">
          <w:marLeft w:val="0"/>
          <w:marRight w:val="0"/>
          <w:marTop w:val="0"/>
          <w:marBottom w:val="0"/>
          <w:divBdr>
            <w:top w:val="none" w:sz="0" w:space="0" w:color="auto"/>
            <w:left w:val="none" w:sz="0" w:space="0" w:color="auto"/>
            <w:bottom w:val="none" w:sz="0" w:space="0" w:color="auto"/>
            <w:right w:val="none" w:sz="0" w:space="0" w:color="auto"/>
          </w:divBdr>
        </w:div>
        <w:div w:id="429357187">
          <w:marLeft w:val="0"/>
          <w:marRight w:val="0"/>
          <w:marTop w:val="0"/>
          <w:marBottom w:val="0"/>
          <w:divBdr>
            <w:top w:val="none" w:sz="0" w:space="0" w:color="auto"/>
            <w:left w:val="none" w:sz="0" w:space="0" w:color="auto"/>
            <w:bottom w:val="none" w:sz="0" w:space="0" w:color="auto"/>
            <w:right w:val="none" w:sz="0" w:space="0" w:color="auto"/>
          </w:divBdr>
        </w:div>
        <w:div w:id="438448177">
          <w:marLeft w:val="0"/>
          <w:marRight w:val="0"/>
          <w:marTop w:val="0"/>
          <w:marBottom w:val="0"/>
          <w:divBdr>
            <w:top w:val="none" w:sz="0" w:space="0" w:color="auto"/>
            <w:left w:val="none" w:sz="0" w:space="0" w:color="auto"/>
            <w:bottom w:val="none" w:sz="0" w:space="0" w:color="auto"/>
            <w:right w:val="none" w:sz="0" w:space="0" w:color="auto"/>
          </w:divBdr>
          <w:divsChild>
            <w:div w:id="20668217">
              <w:marLeft w:val="0"/>
              <w:marRight w:val="0"/>
              <w:marTop w:val="0"/>
              <w:marBottom w:val="0"/>
              <w:divBdr>
                <w:top w:val="none" w:sz="0" w:space="0" w:color="auto"/>
                <w:left w:val="none" w:sz="0" w:space="0" w:color="auto"/>
                <w:bottom w:val="none" w:sz="0" w:space="0" w:color="auto"/>
                <w:right w:val="none" w:sz="0" w:space="0" w:color="auto"/>
              </w:divBdr>
            </w:div>
            <w:div w:id="110129267">
              <w:marLeft w:val="0"/>
              <w:marRight w:val="0"/>
              <w:marTop w:val="0"/>
              <w:marBottom w:val="0"/>
              <w:divBdr>
                <w:top w:val="none" w:sz="0" w:space="0" w:color="auto"/>
                <w:left w:val="none" w:sz="0" w:space="0" w:color="auto"/>
                <w:bottom w:val="none" w:sz="0" w:space="0" w:color="auto"/>
                <w:right w:val="none" w:sz="0" w:space="0" w:color="auto"/>
              </w:divBdr>
            </w:div>
            <w:div w:id="177089456">
              <w:marLeft w:val="0"/>
              <w:marRight w:val="0"/>
              <w:marTop w:val="0"/>
              <w:marBottom w:val="0"/>
              <w:divBdr>
                <w:top w:val="none" w:sz="0" w:space="0" w:color="auto"/>
                <w:left w:val="none" w:sz="0" w:space="0" w:color="auto"/>
                <w:bottom w:val="none" w:sz="0" w:space="0" w:color="auto"/>
                <w:right w:val="none" w:sz="0" w:space="0" w:color="auto"/>
              </w:divBdr>
            </w:div>
            <w:div w:id="257834802">
              <w:marLeft w:val="0"/>
              <w:marRight w:val="0"/>
              <w:marTop w:val="0"/>
              <w:marBottom w:val="0"/>
              <w:divBdr>
                <w:top w:val="none" w:sz="0" w:space="0" w:color="auto"/>
                <w:left w:val="none" w:sz="0" w:space="0" w:color="auto"/>
                <w:bottom w:val="none" w:sz="0" w:space="0" w:color="auto"/>
                <w:right w:val="none" w:sz="0" w:space="0" w:color="auto"/>
              </w:divBdr>
            </w:div>
            <w:div w:id="274405545">
              <w:marLeft w:val="0"/>
              <w:marRight w:val="0"/>
              <w:marTop w:val="0"/>
              <w:marBottom w:val="0"/>
              <w:divBdr>
                <w:top w:val="none" w:sz="0" w:space="0" w:color="auto"/>
                <w:left w:val="none" w:sz="0" w:space="0" w:color="auto"/>
                <w:bottom w:val="none" w:sz="0" w:space="0" w:color="auto"/>
                <w:right w:val="none" w:sz="0" w:space="0" w:color="auto"/>
              </w:divBdr>
            </w:div>
            <w:div w:id="423763165">
              <w:marLeft w:val="0"/>
              <w:marRight w:val="0"/>
              <w:marTop w:val="0"/>
              <w:marBottom w:val="0"/>
              <w:divBdr>
                <w:top w:val="none" w:sz="0" w:space="0" w:color="auto"/>
                <w:left w:val="none" w:sz="0" w:space="0" w:color="auto"/>
                <w:bottom w:val="none" w:sz="0" w:space="0" w:color="auto"/>
                <w:right w:val="none" w:sz="0" w:space="0" w:color="auto"/>
              </w:divBdr>
            </w:div>
            <w:div w:id="447743148">
              <w:marLeft w:val="0"/>
              <w:marRight w:val="0"/>
              <w:marTop w:val="0"/>
              <w:marBottom w:val="0"/>
              <w:divBdr>
                <w:top w:val="none" w:sz="0" w:space="0" w:color="auto"/>
                <w:left w:val="none" w:sz="0" w:space="0" w:color="auto"/>
                <w:bottom w:val="none" w:sz="0" w:space="0" w:color="auto"/>
                <w:right w:val="none" w:sz="0" w:space="0" w:color="auto"/>
              </w:divBdr>
            </w:div>
            <w:div w:id="605769590">
              <w:marLeft w:val="0"/>
              <w:marRight w:val="0"/>
              <w:marTop w:val="0"/>
              <w:marBottom w:val="0"/>
              <w:divBdr>
                <w:top w:val="none" w:sz="0" w:space="0" w:color="auto"/>
                <w:left w:val="none" w:sz="0" w:space="0" w:color="auto"/>
                <w:bottom w:val="none" w:sz="0" w:space="0" w:color="auto"/>
                <w:right w:val="none" w:sz="0" w:space="0" w:color="auto"/>
              </w:divBdr>
            </w:div>
            <w:div w:id="1205945005">
              <w:marLeft w:val="0"/>
              <w:marRight w:val="0"/>
              <w:marTop w:val="0"/>
              <w:marBottom w:val="0"/>
              <w:divBdr>
                <w:top w:val="none" w:sz="0" w:space="0" w:color="auto"/>
                <w:left w:val="none" w:sz="0" w:space="0" w:color="auto"/>
                <w:bottom w:val="none" w:sz="0" w:space="0" w:color="auto"/>
                <w:right w:val="none" w:sz="0" w:space="0" w:color="auto"/>
              </w:divBdr>
            </w:div>
            <w:div w:id="1300963987">
              <w:marLeft w:val="0"/>
              <w:marRight w:val="0"/>
              <w:marTop w:val="0"/>
              <w:marBottom w:val="0"/>
              <w:divBdr>
                <w:top w:val="none" w:sz="0" w:space="0" w:color="auto"/>
                <w:left w:val="none" w:sz="0" w:space="0" w:color="auto"/>
                <w:bottom w:val="none" w:sz="0" w:space="0" w:color="auto"/>
                <w:right w:val="none" w:sz="0" w:space="0" w:color="auto"/>
              </w:divBdr>
            </w:div>
            <w:div w:id="1538465661">
              <w:marLeft w:val="0"/>
              <w:marRight w:val="0"/>
              <w:marTop w:val="0"/>
              <w:marBottom w:val="0"/>
              <w:divBdr>
                <w:top w:val="none" w:sz="0" w:space="0" w:color="auto"/>
                <w:left w:val="none" w:sz="0" w:space="0" w:color="auto"/>
                <w:bottom w:val="none" w:sz="0" w:space="0" w:color="auto"/>
                <w:right w:val="none" w:sz="0" w:space="0" w:color="auto"/>
              </w:divBdr>
            </w:div>
            <w:div w:id="1655135338">
              <w:marLeft w:val="0"/>
              <w:marRight w:val="0"/>
              <w:marTop w:val="0"/>
              <w:marBottom w:val="0"/>
              <w:divBdr>
                <w:top w:val="none" w:sz="0" w:space="0" w:color="auto"/>
                <w:left w:val="none" w:sz="0" w:space="0" w:color="auto"/>
                <w:bottom w:val="none" w:sz="0" w:space="0" w:color="auto"/>
                <w:right w:val="none" w:sz="0" w:space="0" w:color="auto"/>
              </w:divBdr>
            </w:div>
            <w:div w:id="1692342323">
              <w:marLeft w:val="0"/>
              <w:marRight w:val="0"/>
              <w:marTop w:val="0"/>
              <w:marBottom w:val="0"/>
              <w:divBdr>
                <w:top w:val="none" w:sz="0" w:space="0" w:color="auto"/>
                <w:left w:val="none" w:sz="0" w:space="0" w:color="auto"/>
                <w:bottom w:val="none" w:sz="0" w:space="0" w:color="auto"/>
                <w:right w:val="none" w:sz="0" w:space="0" w:color="auto"/>
              </w:divBdr>
            </w:div>
            <w:div w:id="2131587338">
              <w:marLeft w:val="0"/>
              <w:marRight w:val="0"/>
              <w:marTop w:val="0"/>
              <w:marBottom w:val="0"/>
              <w:divBdr>
                <w:top w:val="none" w:sz="0" w:space="0" w:color="auto"/>
                <w:left w:val="none" w:sz="0" w:space="0" w:color="auto"/>
                <w:bottom w:val="none" w:sz="0" w:space="0" w:color="auto"/>
                <w:right w:val="none" w:sz="0" w:space="0" w:color="auto"/>
              </w:divBdr>
            </w:div>
          </w:divsChild>
        </w:div>
        <w:div w:id="468129826">
          <w:marLeft w:val="0"/>
          <w:marRight w:val="0"/>
          <w:marTop w:val="0"/>
          <w:marBottom w:val="0"/>
          <w:divBdr>
            <w:top w:val="none" w:sz="0" w:space="0" w:color="auto"/>
            <w:left w:val="none" w:sz="0" w:space="0" w:color="auto"/>
            <w:bottom w:val="none" w:sz="0" w:space="0" w:color="auto"/>
            <w:right w:val="none" w:sz="0" w:space="0" w:color="auto"/>
          </w:divBdr>
        </w:div>
        <w:div w:id="586503041">
          <w:marLeft w:val="0"/>
          <w:marRight w:val="0"/>
          <w:marTop w:val="0"/>
          <w:marBottom w:val="0"/>
          <w:divBdr>
            <w:top w:val="none" w:sz="0" w:space="0" w:color="auto"/>
            <w:left w:val="none" w:sz="0" w:space="0" w:color="auto"/>
            <w:bottom w:val="none" w:sz="0" w:space="0" w:color="auto"/>
            <w:right w:val="none" w:sz="0" w:space="0" w:color="auto"/>
          </w:divBdr>
        </w:div>
        <w:div w:id="651064693">
          <w:marLeft w:val="0"/>
          <w:marRight w:val="0"/>
          <w:marTop w:val="0"/>
          <w:marBottom w:val="0"/>
          <w:divBdr>
            <w:top w:val="none" w:sz="0" w:space="0" w:color="auto"/>
            <w:left w:val="none" w:sz="0" w:space="0" w:color="auto"/>
            <w:bottom w:val="none" w:sz="0" w:space="0" w:color="auto"/>
            <w:right w:val="none" w:sz="0" w:space="0" w:color="auto"/>
          </w:divBdr>
        </w:div>
        <w:div w:id="798032563">
          <w:marLeft w:val="0"/>
          <w:marRight w:val="0"/>
          <w:marTop w:val="0"/>
          <w:marBottom w:val="0"/>
          <w:divBdr>
            <w:top w:val="none" w:sz="0" w:space="0" w:color="auto"/>
            <w:left w:val="none" w:sz="0" w:space="0" w:color="auto"/>
            <w:bottom w:val="none" w:sz="0" w:space="0" w:color="auto"/>
            <w:right w:val="none" w:sz="0" w:space="0" w:color="auto"/>
          </w:divBdr>
        </w:div>
        <w:div w:id="820582235">
          <w:marLeft w:val="0"/>
          <w:marRight w:val="0"/>
          <w:marTop w:val="0"/>
          <w:marBottom w:val="0"/>
          <w:divBdr>
            <w:top w:val="none" w:sz="0" w:space="0" w:color="auto"/>
            <w:left w:val="none" w:sz="0" w:space="0" w:color="auto"/>
            <w:bottom w:val="none" w:sz="0" w:space="0" w:color="auto"/>
            <w:right w:val="none" w:sz="0" w:space="0" w:color="auto"/>
          </w:divBdr>
        </w:div>
        <w:div w:id="1007094180">
          <w:marLeft w:val="0"/>
          <w:marRight w:val="0"/>
          <w:marTop w:val="0"/>
          <w:marBottom w:val="0"/>
          <w:divBdr>
            <w:top w:val="none" w:sz="0" w:space="0" w:color="auto"/>
            <w:left w:val="none" w:sz="0" w:space="0" w:color="auto"/>
            <w:bottom w:val="none" w:sz="0" w:space="0" w:color="auto"/>
            <w:right w:val="none" w:sz="0" w:space="0" w:color="auto"/>
          </w:divBdr>
        </w:div>
        <w:div w:id="1055203426">
          <w:marLeft w:val="0"/>
          <w:marRight w:val="0"/>
          <w:marTop w:val="0"/>
          <w:marBottom w:val="0"/>
          <w:divBdr>
            <w:top w:val="none" w:sz="0" w:space="0" w:color="auto"/>
            <w:left w:val="none" w:sz="0" w:space="0" w:color="auto"/>
            <w:bottom w:val="none" w:sz="0" w:space="0" w:color="auto"/>
            <w:right w:val="none" w:sz="0" w:space="0" w:color="auto"/>
          </w:divBdr>
        </w:div>
        <w:div w:id="1089274039">
          <w:marLeft w:val="0"/>
          <w:marRight w:val="0"/>
          <w:marTop w:val="0"/>
          <w:marBottom w:val="0"/>
          <w:divBdr>
            <w:top w:val="none" w:sz="0" w:space="0" w:color="auto"/>
            <w:left w:val="none" w:sz="0" w:space="0" w:color="auto"/>
            <w:bottom w:val="none" w:sz="0" w:space="0" w:color="auto"/>
            <w:right w:val="none" w:sz="0" w:space="0" w:color="auto"/>
          </w:divBdr>
        </w:div>
        <w:div w:id="1306203085">
          <w:marLeft w:val="0"/>
          <w:marRight w:val="0"/>
          <w:marTop w:val="0"/>
          <w:marBottom w:val="0"/>
          <w:divBdr>
            <w:top w:val="none" w:sz="0" w:space="0" w:color="auto"/>
            <w:left w:val="none" w:sz="0" w:space="0" w:color="auto"/>
            <w:bottom w:val="none" w:sz="0" w:space="0" w:color="auto"/>
            <w:right w:val="none" w:sz="0" w:space="0" w:color="auto"/>
          </w:divBdr>
        </w:div>
        <w:div w:id="1378435316">
          <w:marLeft w:val="0"/>
          <w:marRight w:val="0"/>
          <w:marTop w:val="0"/>
          <w:marBottom w:val="0"/>
          <w:divBdr>
            <w:top w:val="none" w:sz="0" w:space="0" w:color="auto"/>
            <w:left w:val="none" w:sz="0" w:space="0" w:color="auto"/>
            <w:bottom w:val="none" w:sz="0" w:space="0" w:color="auto"/>
            <w:right w:val="none" w:sz="0" w:space="0" w:color="auto"/>
          </w:divBdr>
        </w:div>
        <w:div w:id="1390567164">
          <w:marLeft w:val="0"/>
          <w:marRight w:val="0"/>
          <w:marTop w:val="0"/>
          <w:marBottom w:val="0"/>
          <w:divBdr>
            <w:top w:val="none" w:sz="0" w:space="0" w:color="auto"/>
            <w:left w:val="none" w:sz="0" w:space="0" w:color="auto"/>
            <w:bottom w:val="none" w:sz="0" w:space="0" w:color="auto"/>
            <w:right w:val="none" w:sz="0" w:space="0" w:color="auto"/>
          </w:divBdr>
        </w:div>
        <w:div w:id="1412431934">
          <w:marLeft w:val="0"/>
          <w:marRight w:val="0"/>
          <w:marTop w:val="0"/>
          <w:marBottom w:val="0"/>
          <w:divBdr>
            <w:top w:val="none" w:sz="0" w:space="0" w:color="auto"/>
            <w:left w:val="none" w:sz="0" w:space="0" w:color="auto"/>
            <w:bottom w:val="none" w:sz="0" w:space="0" w:color="auto"/>
            <w:right w:val="none" w:sz="0" w:space="0" w:color="auto"/>
          </w:divBdr>
        </w:div>
        <w:div w:id="1434664411">
          <w:marLeft w:val="0"/>
          <w:marRight w:val="0"/>
          <w:marTop w:val="0"/>
          <w:marBottom w:val="0"/>
          <w:divBdr>
            <w:top w:val="none" w:sz="0" w:space="0" w:color="auto"/>
            <w:left w:val="none" w:sz="0" w:space="0" w:color="auto"/>
            <w:bottom w:val="none" w:sz="0" w:space="0" w:color="auto"/>
            <w:right w:val="none" w:sz="0" w:space="0" w:color="auto"/>
          </w:divBdr>
        </w:div>
        <w:div w:id="1649289025">
          <w:marLeft w:val="0"/>
          <w:marRight w:val="0"/>
          <w:marTop w:val="0"/>
          <w:marBottom w:val="0"/>
          <w:divBdr>
            <w:top w:val="none" w:sz="0" w:space="0" w:color="auto"/>
            <w:left w:val="none" w:sz="0" w:space="0" w:color="auto"/>
            <w:bottom w:val="none" w:sz="0" w:space="0" w:color="auto"/>
            <w:right w:val="none" w:sz="0" w:space="0" w:color="auto"/>
          </w:divBdr>
        </w:div>
        <w:div w:id="1677801476">
          <w:marLeft w:val="0"/>
          <w:marRight w:val="0"/>
          <w:marTop w:val="0"/>
          <w:marBottom w:val="0"/>
          <w:divBdr>
            <w:top w:val="none" w:sz="0" w:space="0" w:color="auto"/>
            <w:left w:val="none" w:sz="0" w:space="0" w:color="auto"/>
            <w:bottom w:val="none" w:sz="0" w:space="0" w:color="auto"/>
            <w:right w:val="none" w:sz="0" w:space="0" w:color="auto"/>
          </w:divBdr>
        </w:div>
        <w:div w:id="1684698835">
          <w:marLeft w:val="0"/>
          <w:marRight w:val="0"/>
          <w:marTop w:val="0"/>
          <w:marBottom w:val="0"/>
          <w:divBdr>
            <w:top w:val="none" w:sz="0" w:space="0" w:color="auto"/>
            <w:left w:val="none" w:sz="0" w:space="0" w:color="auto"/>
            <w:bottom w:val="none" w:sz="0" w:space="0" w:color="auto"/>
            <w:right w:val="none" w:sz="0" w:space="0" w:color="auto"/>
          </w:divBdr>
        </w:div>
        <w:div w:id="1732116885">
          <w:marLeft w:val="0"/>
          <w:marRight w:val="0"/>
          <w:marTop w:val="0"/>
          <w:marBottom w:val="0"/>
          <w:divBdr>
            <w:top w:val="none" w:sz="0" w:space="0" w:color="auto"/>
            <w:left w:val="none" w:sz="0" w:space="0" w:color="auto"/>
            <w:bottom w:val="none" w:sz="0" w:space="0" w:color="auto"/>
            <w:right w:val="none" w:sz="0" w:space="0" w:color="auto"/>
          </w:divBdr>
        </w:div>
        <w:div w:id="1900508514">
          <w:marLeft w:val="0"/>
          <w:marRight w:val="0"/>
          <w:marTop w:val="0"/>
          <w:marBottom w:val="0"/>
          <w:divBdr>
            <w:top w:val="none" w:sz="0" w:space="0" w:color="auto"/>
            <w:left w:val="none" w:sz="0" w:space="0" w:color="auto"/>
            <w:bottom w:val="none" w:sz="0" w:space="0" w:color="auto"/>
            <w:right w:val="none" w:sz="0" w:space="0" w:color="auto"/>
          </w:divBdr>
        </w:div>
        <w:div w:id="1979723781">
          <w:marLeft w:val="0"/>
          <w:marRight w:val="0"/>
          <w:marTop w:val="0"/>
          <w:marBottom w:val="0"/>
          <w:divBdr>
            <w:top w:val="none" w:sz="0" w:space="0" w:color="auto"/>
            <w:left w:val="none" w:sz="0" w:space="0" w:color="auto"/>
            <w:bottom w:val="none" w:sz="0" w:space="0" w:color="auto"/>
            <w:right w:val="none" w:sz="0" w:space="0" w:color="auto"/>
          </w:divBdr>
        </w:div>
      </w:divsChild>
    </w:div>
    <w:div w:id="1443643750">
      <w:bodyDiv w:val="1"/>
      <w:marLeft w:val="0"/>
      <w:marRight w:val="0"/>
      <w:marTop w:val="0"/>
      <w:marBottom w:val="0"/>
      <w:divBdr>
        <w:top w:val="none" w:sz="0" w:space="0" w:color="auto"/>
        <w:left w:val="none" w:sz="0" w:space="0" w:color="auto"/>
        <w:bottom w:val="none" w:sz="0" w:space="0" w:color="auto"/>
        <w:right w:val="none" w:sz="0" w:space="0" w:color="auto"/>
      </w:divBdr>
      <w:divsChild>
        <w:div w:id="761221835">
          <w:marLeft w:val="0"/>
          <w:marRight w:val="0"/>
          <w:marTop w:val="0"/>
          <w:marBottom w:val="0"/>
          <w:divBdr>
            <w:top w:val="none" w:sz="0" w:space="0" w:color="auto"/>
            <w:left w:val="none" w:sz="0" w:space="0" w:color="auto"/>
            <w:bottom w:val="none" w:sz="0" w:space="0" w:color="auto"/>
            <w:right w:val="none" w:sz="0" w:space="0" w:color="auto"/>
          </w:divBdr>
        </w:div>
        <w:div w:id="1296374130">
          <w:marLeft w:val="0"/>
          <w:marRight w:val="0"/>
          <w:marTop w:val="0"/>
          <w:marBottom w:val="0"/>
          <w:divBdr>
            <w:top w:val="none" w:sz="0" w:space="0" w:color="auto"/>
            <w:left w:val="none" w:sz="0" w:space="0" w:color="auto"/>
            <w:bottom w:val="none" w:sz="0" w:space="0" w:color="auto"/>
            <w:right w:val="none" w:sz="0" w:space="0" w:color="auto"/>
          </w:divBdr>
        </w:div>
      </w:divsChild>
    </w:div>
    <w:div w:id="1459301728">
      <w:bodyDiv w:val="1"/>
      <w:marLeft w:val="0"/>
      <w:marRight w:val="0"/>
      <w:marTop w:val="0"/>
      <w:marBottom w:val="0"/>
      <w:divBdr>
        <w:top w:val="none" w:sz="0" w:space="0" w:color="auto"/>
        <w:left w:val="none" w:sz="0" w:space="0" w:color="auto"/>
        <w:bottom w:val="none" w:sz="0" w:space="0" w:color="auto"/>
        <w:right w:val="none" w:sz="0" w:space="0" w:color="auto"/>
      </w:divBdr>
      <w:divsChild>
        <w:div w:id="617758777">
          <w:marLeft w:val="0"/>
          <w:marRight w:val="0"/>
          <w:marTop w:val="0"/>
          <w:marBottom w:val="0"/>
          <w:divBdr>
            <w:top w:val="none" w:sz="0" w:space="0" w:color="auto"/>
            <w:left w:val="none" w:sz="0" w:space="0" w:color="auto"/>
            <w:bottom w:val="none" w:sz="0" w:space="0" w:color="auto"/>
            <w:right w:val="none" w:sz="0" w:space="0" w:color="auto"/>
          </w:divBdr>
        </w:div>
        <w:div w:id="1236938319">
          <w:marLeft w:val="0"/>
          <w:marRight w:val="0"/>
          <w:marTop w:val="0"/>
          <w:marBottom w:val="0"/>
          <w:divBdr>
            <w:top w:val="none" w:sz="0" w:space="0" w:color="auto"/>
            <w:left w:val="none" w:sz="0" w:space="0" w:color="auto"/>
            <w:bottom w:val="none" w:sz="0" w:space="0" w:color="auto"/>
            <w:right w:val="none" w:sz="0" w:space="0" w:color="auto"/>
          </w:divBdr>
        </w:div>
        <w:div w:id="1349482142">
          <w:marLeft w:val="0"/>
          <w:marRight w:val="0"/>
          <w:marTop w:val="0"/>
          <w:marBottom w:val="0"/>
          <w:divBdr>
            <w:top w:val="none" w:sz="0" w:space="0" w:color="auto"/>
            <w:left w:val="none" w:sz="0" w:space="0" w:color="auto"/>
            <w:bottom w:val="none" w:sz="0" w:space="0" w:color="auto"/>
            <w:right w:val="none" w:sz="0" w:space="0" w:color="auto"/>
          </w:divBdr>
        </w:div>
      </w:divsChild>
    </w:div>
    <w:div w:id="1574972379">
      <w:bodyDiv w:val="1"/>
      <w:marLeft w:val="0"/>
      <w:marRight w:val="0"/>
      <w:marTop w:val="0"/>
      <w:marBottom w:val="0"/>
      <w:divBdr>
        <w:top w:val="none" w:sz="0" w:space="0" w:color="auto"/>
        <w:left w:val="none" w:sz="0" w:space="0" w:color="auto"/>
        <w:bottom w:val="none" w:sz="0" w:space="0" w:color="auto"/>
        <w:right w:val="none" w:sz="0" w:space="0" w:color="auto"/>
      </w:divBdr>
      <w:divsChild>
        <w:div w:id="59211636">
          <w:marLeft w:val="0"/>
          <w:marRight w:val="0"/>
          <w:marTop w:val="0"/>
          <w:marBottom w:val="0"/>
          <w:divBdr>
            <w:top w:val="none" w:sz="0" w:space="0" w:color="auto"/>
            <w:left w:val="none" w:sz="0" w:space="0" w:color="auto"/>
            <w:bottom w:val="none" w:sz="0" w:space="0" w:color="auto"/>
            <w:right w:val="none" w:sz="0" w:space="0" w:color="auto"/>
          </w:divBdr>
        </w:div>
        <w:div w:id="185027310">
          <w:marLeft w:val="0"/>
          <w:marRight w:val="0"/>
          <w:marTop w:val="0"/>
          <w:marBottom w:val="0"/>
          <w:divBdr>
            <w:top w:val="none" w:sz="0" w:space="0" w:color="auto"/>
            <w:left w:val="none" w:sz="0" w:space="0" w:color="auto"/>
            <w:bottom w:val="none" w:sz="0" w:space="0" w:color="auto"/>
            <w:right w:val="none" w:sz="0" w:space="0" w:color="auto"/>
          </w:divBdr>
        </w:div>
        <w:div w:id="426077597">
          <w:marLeft w:val="0"/>
          <w:marRight w:val="0"/>
          <w:marTop w:val="0"/>
          <w:marBottom w:val="0"/>
          <w:divBdr>
            <w:top w:val="none" w:sz="0" w:space="0" w:color="auto"/>
            <w:left w:val="none" w:sz="0" w:space="0" w:color="auto"/>
            <w:bottom w:val="none" w:sz="0" w:space="0" w:color="auto"/>
            <w:right w:val="none" w:sz="0" w:space="0" w:color="auto"/>
          </w:divBdr>
        </w:div>
        <w:div w:id="614362990">
          <w:marLeft w:val="0"/>
          <w:marRight w:val="0"/>
          <w:marTop w:val="0"/>
          <w:marBottom w:val="0"/>
          <w:divBdr>
            <w:top w:val="none" w:sz="0" w:space="0" w:color="auto"/>
            <w:left w:val="none" w:sz="0" w:space="0" w:color="auto"/>
            <w:bottom w:val="none" w:sz="0" w:space="0" w:color="auto"/>
            <w:right w:val="none" w:sz="0" w:space="0" w:color="auto"/>
          </w:divBdr>
        </w:div>
        <w:div w:id="651442679">
          <w:marLeft w:val="0"/>
          <w:marRight w:val="0"/>
          <w:marTop w:val="0"/>
          <w:marBottom w:val="0"/>
          <w:divBdr>
            <w:top w:val="none" w:sz="0" w:space="0" w:color="auto"/>
            <w:left w:val="none" w:sz="0" w:space="0" w:color="auto"/>
            <w:bottom w:val="none" w:sz="0" w:space="0" w:color="auto"/>
            <w:right w:val="none" w:sz="0" w:space="0" w:color="auto"/>
          </w:divBdr>
        </w:div>
        <w:div w:id="678702381">
          <w:marLeft w:val="0"/>
          <w:marRight w:val="0"/>
          <w:marTop w:val="0"/>
          <w:marBottom w:val="0"/>
          <w:divBdr>
            <w:top w:val="none" w:sz="0" w:space="0" w:color="auto"/>
            <w:left w:val="none" w:sz="0" w:space="0" w:color="auto"/>
            <w:bottom w:val="none" w:sz="0" w:space="0" w:color="auto"/>
            <w:right w:val="none" w:sz="0" w:space="0" w:color="auto"/>
          </w:divBdr>
        </w:div>
        <w:div w:id="693045407">
          <w:marLeft w:val="0"/>
          <w:marRight w:val="0"/>
          <w:marTop w:val="0"/>
          <w:marBottom w:val="0"/>
          <w:divBdr>
            <w:top w:val="none" w:sz="0" w:space="0" w:color="auto"/>
            <w:left w:val="none" w:sz="0" w:space="0" w:color="auto"/>
            <w:bottom w:val="none" w:sz="0" w:space="0" w:color="auto"/>
            <w:right w:val="none" w:sz="0" w:space="0" w:color="auto"/>
          </w:divBdr>
        </w:div>
        <w:div w:id="707946628">
          <w:marLeft w:val="0"/>
          <w:marRight w:val="0"/>
          <w:marTop w:val="0"/>
          <w:marBottom w:val="0"/>
          <w:divBdr>
            <w:top w:val="none" w:sz="0" w:space="0" w:color="auto"/>
            <w:left w:val="none" w:sz="0" w:space="0" w:color="auto"/>
            <w:bottom w:val="none" w:sz="0" w:space="0" w:color="auto"/>
            <w:right w:val="none" w:sz="0" w:space="0" w:color="auto"/>
          </w:divBdr>
        </w:div>
        <w:div w:id="715816715">
          <w:marLeft w:val="0"/>
          <w:marRight w:val="0"/>
          <w:marTop w:val="0"/>
          <w:marBottom w:val="0"/>
          <w:divBdr>
            <w:top w:val="none" w:sz="0" w:space="0" w:color="auto"/>
            <w:left w:val="none" w:sz="0" w:space="0" w:color="auto"/>
            <w:bottom w:val="none" w:sz="0" w:space="0" w:color="auto"/>
            <w:right w:val="none" w:sz="0" w:space="0" w:color="auto"/>
          </w:divBdr>
        </w:div>
        <w:div w:id="756099747">
          <w:marLeft w:val="0"/>
          <w:marRight w:val="0"/>
          <w:marTop w:val="0"/>
          <w:marBottom w:val="0"/>
          <w:divBdr>
            <w:top w:val="none" w:sz="0" w:space="0" w:color="auto"/>
            <w:left w:val="none" w:sz="0" w:space="0" w:color="auto"/>
            <w:bottom w:val="none" w:sz="0" w:space="0" w:color="auto"/>
            <w:right w:val="none" w:sz="0" w:space="0" w:color="auto"/>
          </w:divBdr>
        </w:div>
        <w:div w:id="760443897">
          <w:marLeft w:val="0"/>
          <w:marRight w:val="0"/>
          <w:marTop w:val="0"/>
          <w:marBottom w:val="0"/>
          <w:divBdr>
            <w:top w:val="none" w:sz="0" w:space="0" w:color="auto"/>
            <w:left w:val="none" w:sz="0" w:space="0" w:color="auto"/>
            <w:bottom w:val="none" w:sz="0" w:space="0" w:color="auto"/>
            <w:right w:val="none" w:sz="0" w:space="0" w:color="auto"/>
          </w:divBdr>
        </w:div>
        <w:div w:id="913246746">
          <w:marLeft w:val="0"/>
          <w:marRight w:val="0"/>
          <w:marTop w:val="0"/>
          <w:marBottom w:val="0"/>
          <w:divBdr>
            <w:top w:val="none" w:sz="0" w:space="0" w:color="auto"/>
            <w:left w:val="none" w:sz="0" w:space="0" w:color="auto"/>
            <w:bottom w:val="none" w:sz="0" w:space="0" w:color="auto"/>
            <w:right w:val="none" w:sz="0" w:space="0" w:color="auto"/>
          </w:divBdr>
        </w:div>
        <w:div w:id="940531800">
          <w:marLeft w:val="0"/>
          <w:marRight w:val="0"/>
          <w:marTop w:val="0"/>
          <w:marBottom w:val="0"/>
          <w:divBdr>
            <w:top w:val="none" w:sz="0" w:space="0" w:color="auto"/>
            <w:left w:val="none" w:sz="0" w:space="0" w:color="auto"/>
            <w:bottom w:val="none" w:sz="0" w:space="0" w:color="auto"/>
            <w:right w:val="none" w:sz="0" w:space="0" w:color="auto"/>
          </w:divBdr>
        </w:div>
        <w:div w:id="942373654">
          <w:marLeft w:val="0"/>
          <w:marRight w:val="0"/>
          <w:marTop w:val="0"/>
          <w:marBottom w:val="0"/>
          <w:divBdr>
            <w:top w:val="none" w:sz="0" w:space="0" w:color="auto"/>
            <w:left w:val="none" w:sz="0" w:space="0" w:color="auto"/>
            <w:bottom w:val="none" w:sz="0" w:space="0" w:color="auto"/>
            <w:right w:val="none" w:sz="0" w:space="0" w:color="auto"/>
          </w:divBdr>
        </w:div>
        <w:div w:id="1023481057">
          <w:marLeft w:val="0"/>
          <w:marRight w:val="0"/>
          <w:marTop w:val="0"/>
          <w:marBottom w:val="0"/>
          <w:divBdr>
            <w:top w:val="none" w:sz="0" w:space="0" w:color="auto"/>
            <w:left w:val="none" w:sz="0" w:space="0" w:color="auto"/>
            <w:bottom w:val="none" w:sz="0" w:space="0" w:color="auto"/>
            <w:right w:val="none" w:sz="0" w:space="0" w:color="auto"/>
          </w:divBdr>
        </w:div>
        <w:div w:id="1052387075">
          <w:marLeft w:val="0"/>
          <w:marRight w:val="0"/>
          <w:marTop w:val="0"/>
          <w:marBottom w:val="0"/>
          <w:divBdr>
            <w:top w:val="none" w:sz="0" w:space="0" w:color="auto"/>
            <w:left w:val="none" w:sz="0" w:space="0" w:color="auto"/>
            <w:bottom w:val="none" w:sz="0" w:space="0" w:color="auto"/>
            <w:right w:val="none" w:sz="0" w:space="0" w:color="auto"/>
          </w:divBdr>
        </w:div>
        <w:div w:id="1177889254">
          <w:marLeft w:val="0"/>
          <w:marRight w:val="0"/>
          <w:marTop w:val="0"/>
          <w:marBottom w:val="0"/>
          <w:divBdr>
            <w:top w:val="none" w:sz="0" w:space="0" w:color="auto"/>
            <w:left w:val="none" w:sz="0" w:space="0" w:color="auto"/>
            <w:bottom w:val="none" w:sz="0" w:space="0" w:color="auto"/>
            <w:right w:val="none" w:sz="0" w:space="0" w:color="auto"/>
          </w:divBdr>
        </w:div>
        <w:div w:id="1269003037">
          <w:marLeft w:val="0"/>
          <w:marRight w:val="0"/>
          <w:marTop w:val="0"/>
          <w:marBottom w:val="0"/>
          <w:divBdr>
            <w:top w:val="none" w:sz="0" w:space="0" w:color="auto"/>
            <w:left w:val="none" w:sz="0" w:space="0" w:color="auto"/>
            <w:bottom w:val="none" w:sz="0" w:space="0" w:color="auto"/>
            <w:right w:val="none" w:sz="0" w:space="0" w:color="auto"/>
          </w:divBdr>
        </w:div>
        <w:div w:id="1421944944">
          <w:marLeft w:val="0"/>
          <w:marRight w:val="0"/>
          <w:marTop w:val="0"/>
          <w:marBottom w:val="0"/>
          <w:divBdr>
            <w:top w:val="none" w:sz="0" w:space="0" w:color="auto"/>
            <w:left w:val="none" w:sz="0" w:space="0" w:color="auto"/>
            <w:bottom w:val="none" w:sz="0" w:space="0" w:color="auto"/>
            <w:right w:val="none" w:sz="0" w:space="0" w:color="auto"/>
          </w:divBdr>
        </w:div>
        <w:div w:id="1487093525">
          <w:marLeft w:val="0"/>
          <w:marRight w:val="0"/>
          <w:marTop w:val="0"/>
          <w:marBottom w:val="0"/>
          <w:divBdr>
            <w:top w:val="none" w:sz="0" w:space="0" w:color="auto"/>
            <w:left w:val="none" w:sz="0" w:space="0" w:color="auto"/>
            <w:bottom w:val="none" w:sz="0" w:space="0" w:color="auto"/>
            <w:right w:val="none" w:sz="0" w:space="0" w:color="auto"/>
          </w:divBdr>
        </w:div>
        <w:div w:id="1552377366">
          <w:marLeft w:val="0"/>
          <w:marRight w:val="0"/>
          <w:marTop w:val="0"/>
          <w:marBottom w:val="0"/>
          <w:divBdr>
            <w:top w:val="none" w:sz="0" w:space="0" w:color="auto"/>
            <w:left w:val="none" w:sz="0" w:space="0" w:color="auto"/>
            <w:bottom w:val="none" w:sz="0" w:space="0" w:color="auto"/>
            <w:right w:val="none" w:sz="0" w:space="0" w:color="auto"/>
          </w:divBdr>
        </w:div>
        <w:div w:id="1554852027">
          <w:marLeft w:val="0"/>
          <w:marRight w:val="0"/>
          <w:marTop w:val="0"/>
          <w:marBottom w:val="0"/>
          <w:divBdr>
            <w:top w:val="none" w:sz="0" w:space="0" w:color="auto"/>
            <w:left w:val="none" w:sz="0" w:space="0" w:color="auto"/>
            <w:bottom w:val="none" w:sz="0" w:space="0" w:color="auto"/>
            <w:right w:val="none" w:sz="0" w:space="0" w:color="auto"/>
          </w:divBdr>
        </w:div>
        <w:div w:id="1644888974">
          <w:marLeft w:val="0"/>
          <w:marRight w:val="0"/>
          <w:marTop w:val="0"/>
          <w:marBottom w:val="0"/>
          <w:divBdr>
            <w:top w:val="none" w:sz="0" w:space="0" w:color="auto"/>
            <w:left w:val="none" w:sz="0" w:space="0" w:color="auto"/>
            <w:bottom w:val="none" w:sz="0" w:space="0" w:color="auto"/>
            <w:right w:val="none" w:sz="0" w:space="0" w:color="auto"/>
          </w:divBdr>
        </w:div>
        <w:div w:id="1767191922">
          <w:marLeft w:val="0"/>
          <w:marRight w:val="0"/>
          <w:marTop w:val="0"/>
          <w:marBottom w:val="0"/>
          <w:divBdr>
            <w:top w:val="none" w:sz="0" w:space="0" w:color="auto"/>
            <w:left w:val="none" w:sz="0" w:space="0" w:color="auto"/>
            <w:bottom w:val="none" w:sz="0" w:space="0" w:color="auto"/>
            <w:right w:val="none" w:sz="0" w:space="0" w:color="auto"/>
          </w:divBdr>
          <w:divsChild>
            <w:div w:id="183252149">
              <w:marLeft w:val="0"/>
              <w:marRight w:val="0"/>
              <w:marTop w:val="0"/>
              <w:marBottom w:val="0"/>
              <w:divBdr>
                <w:top w:val="none" w:sz="0" w:space="0" w:color="auto"/>
                <w:left w:val="none" w:sz="0" w:space="0" w:color="auto"/>
                <w:bottom w:val="none" w:sz="0" w:space="0" w:color="auto"/>
                <w:right w:val="none" w:sz="0" w:space="0" w:color="auto"/>
              </w:divBdr>
            </w:div>
            <w:div w:id="336276190">
              <w:marLeft w:val="0"/>
              <w:marRight w:val="0"/>
              <w:marTop w:val="0"/>
              <w:marBottom w:val="0"/>
              <w:divBdr>
                <w:top w:val="none" w:sz="0" w:space="0" w:color="auto"/>
                <w:left w:val="none" w:sz="0" w:space="0" w:color="auto"/>
                <w:bottom w:val="none" w:sz="0" w:space="0" w:color="auto"/>
                <w:right w:val="none" w:sz="0" w:space="0" w:color="auto"/>
              </w:divBdr>
            </w:div>
            <w:div w:id="344216211">
              <w:marLeft w:val="0"/>
              <w:marRight w:val="0"/>
              <w:marTop w:val="0"/>
              <w:marBottom w:val="0"/>
              <w:divBdr>
                <w:top w:val="none" w:sz="0" w:space="0" w:color="auto"/>
                <w:left w:val="none" w:sz="0" w:space="0" w:color="auto"/>
                <w:bottom w:val="none" w:sz="0" w:space="0" w:color="auto"/>
                <w:right w:val="none" w:sz="0" w:space="0" w:color="auto"/>
              </w:divBdr>
            </w:div>
            <w:div w:id="515265071">
              <w:marLeft w:val="0"/>
              <w:marRight w:val="0"/>
              <w:marTop w:val="0"/>
              <w:marBottom w:val="0"/>
              <w:divBdr>
                <w:top w:val="none" w:sz="0" w:space="0" w:color="auto"/>
                <w:left w:val="none" w:sz="0" w:space="0" w:color="auto"/>
                <w:bottom w:val="none" w:sz="0" w:space="0" w:color="auto"/>
                <w:right w:val="none" w:sz="0" w:space="0" w:color="auto"/>
              </w:divBdr>
            </w:div>
            <w:div w:id="586960147">
              <w:marLeft w:val="0"/>
              <w:marRight w:val="0"/>
              <w:marTop w:val="0"/>
              <w:marBottom w:val="0"/>
              <w:divBdr>
                <w:top w:val="none" w:sz="0" w:space="0" w:color="auto"/>
                <w:left w:val="none" w:sz="0" w:space="0" w:color="auto"/>
                <w:bottom w:val="none" w:sz="0" w:space="0" w:color="auto"/>
                <w:right w:val="none" w:sz="0" w:space="0" w:color="auto"/>
              </w:divBdr>
            </w:div>
            <w:div w:id="630331216">
              <w:marLeft w:val="0"/>
              <w:marRight w:val="0"/>
              <w:marTop w:val="0"/>
              <w:marBottom w:val="0"/>
              <w:divBdr>
                <w:top w:val="none" w:sz="0" w:space="0" w:color="auto"/>
                <w:left w:val="none" w:sz="0" w:space="0" w:color="auto"/>
                <w:bottom w:val="none" w:sz="0" w:space="0" w:color="auto"/>
                <w:right w:val="none" w:sz="0" w:space="0" w:color="auto"/>
              </w:divBdr>
            </w:div>
            <w:div w:id="914171167">
              <w:marLeft w:val="0"/>
              <w:marRight w:val="0"/>
              <w:marTop w:val="0"/>
              <w:marBottom w:val="0"/>
              <w:divBdr>
                <w:top w:val="none" w:sz="0" w:space="0" w:color="auto"/>
                <w:left w:val="none" w:sz="0" w:space="0" w:color="auto"/>
                <w:bottom w:val="none" w:sz="0" w:space="0" w:color="auto"/>
                <w:right w:val="none" w:sz="0" w:space="0" w:color="auto"/>
              </w:divBdr>
            </w:div>
            <w:div w:id="963122914">
              <w:marLeft w:val="0"/>
              <w:marRight w:val="0"/>
              <w:marTop w:val="0"/>
              <w:marBottom w:val="0"/>
              <w:divBdr>
                <w:top w:val="none" w:sz="0" w:space="0" w:color="auto"/>
                <w:left w:val="none" w:sz="0" w:space="0" w:color="auto"/>
                <w:bottom w:val="none" w:sz="0" w:space="0" w:color="auto"/>
                <w:right w:val="none" w:sz="0" w:space="0" w:color="auto"/>
              </w:divBdr>
            </w:div>
            <w:div w:id="1125582247">
              <w:marLeft w:val="0"/>
              <w:marRight w:val="0"/>
              <w:marTop w:val="0"/>
              <w:marBottom w:val="0"/>
              <w:divBdr>
                <w:top w:val="none" w:sz="0" w:space="0" w:color="auto"/>
                <w:left w:val="none" w:sz="0" w:space="0" w:color="auto"/>
                <w:bottom w:val="none" w:sz="0" w:space="0" w:color="auto"/>
                <w:right w:val="none" w:sz="0" w:space="0" w:color="auto"/>
              </w:divBdr>
            </w:div>
            <w:div w:id="1680236529">
              <w:marLeft w:val="0"/>
              <w:marRight w:val="0"/>
              <w:marTop w:val="0"/>
              <w:marBottom w:val="0"/>
              <w:divBdr>
                <w:top w:val="none" w:sz="0" w:space="0" w:color="auto"/>
                <w:left w:val="none" w:sz="0" w:space="0" w:color="auto"/>
                <w:bottom w:val="none" w:sz="0" w:space="0" w:color="auto"/>
                <w:right w:val="none" w:sz="0" w:space="0" w:color="auto"/>
              </w:divBdr>
            </w:div>
            <w:div w:id="1684239316">
              <w:marLeft w:val="0"/>
              <w:marRight w:val="0"/>
              <w:marTop w:val="0"/>
              <w:marBottom w:val="0"/>
              <w:divBdr>
                <w:top w:val="none" w:sz="0" w:space="0" w:color="auto"/>
                <w:left w:val="none" w:sz="0" w:space="0" w:color="auto"/>
                <w:bottom w:val="none" w:sz="0" w:space="0" w:color="auto"/>
                <w:right w:val="none" w:sz="0" w:space="0" w:color="auto"/>
              </w:divBdr>
            </w:div>
            <w:div w:id="1732534460">
              <w:marLeft w:val="0"/>
              <w:marRight w:val="0"/>
              <w:marTop w:val="0"/>
              <w:marBottom w:val="0"/>
              <w:divBdr>
                <w:top w:val="none" w:sz="0" w:space="0" w:color="auto"/>
                <w:left w:val="none" w:sz="0" w:space="0" w:color="auto"/>
                <w:bottom w:val="none" w:sz="0" w:space="0" w:color="auto"/>
                <w:right w:val="none" w:sz="0" w:space="0" w:color="auto"/>
              </w:divBdr>
            </w:div>
            <w:div w:id="1736657658">
              <w:marLeft w:val="0"/>
              <w:marRight w:val="0"/>
              <w:marTop w:val="0"/>
              <w:marBottom w:val="0"/>
              <w:divBdr>
                <w:top w:val="none" w:sz="0" w:space="0" w:color="auto"/>
                <w:left w:val="none" w:sz="0" w:space="0" w:color="auto"/>
                <w:bottom w:val="none" w:sz="0" w:space="0" w:color="auto"/>
                <w:right w:val="none" w:sz="0" w:space="0" w:color="auto"/>
              </w:divBdr>
            </w:div>
            <w:div w:id="1907568449">
              <w:marLeft w:val="0"/>
              <w:marRight w:val="0"/>
              <w:marTop w:val="0"/>
              <w:marBottom w:val="0"/>
              <w:divBdr>
                <w:top w:val="none" w:sz="0" w:space="0" w:color="auto"/>
                <w:left w:val="none" w:sz="0" w:space="0" w:color="auto"/>
                <w:bottom w:val="none" w:sz="0" w:space="0" w:color="auto"/>
                <w:right w:val="none" w:sz="0" w:space="0" w:color="auto"/>
              </w:divBdr>
            </w:div>
          </w:divsChild>
        </w:div>
        <w:div w:id="1895581481">
          <w:marLeft w:val="0"/>
          <w:marRight w:val="0"/>
          <w:marTop w:val="0"/>
          <w:marBottom w:val="0"/>
          <w:divBdr>
            <w:top w:val="none" w:sz="0" w:space="0" w:color="auto"/>
            <w:left w:val="none" w:sz="0" w:space="0" w:color="auto"/>
            <w:bottom w:val="none" w:sz="0" w:space="0" w:color="auto"/>
            <w:right w:val="none" w:sz="0" w:space="0" w:color="auto"/>
          </w:divBdr>
        </w:div>
        <w:div w:id="1982490792">
          <w:marLeft w:val="0"/>
          <w:marRight w:val="0"/>
          <w:marTop w:val="0"/>
          <w:marBottom w:val="0"/>
          <w:divBdr>
            <w:top w:val="none" w:sz="0" w:space="0" w:color="auto"/>
            <w:left w:val="none" w:sz="0" w:space="0" w:color="auto"/>
            <w:bottom w:val="none" w:sz="0" w:space="0" w:color="auto"/>
            <w:right w:val="none" w:sz="0" w:space="0" w:color="auto"/>
          </w:divBdr>
        </w:div>
        <w:div w:id="2015454857">
          <w:marLeft w:val="0"/>
          <w:marRight w:val="0"/>
          <w:marTop w:val="0"/>
          <w:marBottom w:val="0"/>
          <w:divBdr>
            <w:top w:val="none" w:sz="0" w:space="0" w:color="auto"/>
            <w:left w:val="none" w:sz="0" w:space="0" w:color="auto"/>
            <w:bottom w:val="none" w:sz="0" w:space="0" w:color="auto"/>
            <w:right w:val="none" w:sz="0" w:space="0" w:color="auto"/>
          </w:divBdr>
        </w:div>
      </w:divsChild>
    </w:div>
    <w:div w:id="1578054172">
      <w:bodyDiv w:val="1"/>
      <w:marLeft w:val="0"/>
      <w:marRight w:val="0"/>
      <w:marTop w:val="0"/>
      <w:marBottom w:val="0"/>
      <w:divBdr>
        <w:top w:val="none" w:sz="0" w:space="0" w:color="auto"/>
        <w:left w:val="none" w:sz="0" w:space="0" w:color="auto"/>
        <w:bottom w:val="none" w:sz="0" w:space="0" w:color="auto"/>
        <w:right w:val="none" w:sz="0" w:space="0" w:color="auto"/>
      </w:divBdr>
      <w:divsChild>
        <w:div w:id="61220924">
          <w:marLeft w:val="0"/>
          <w:marRight w:val="0"/>
          <w:marTop w:val="0"/>
          <w:marBottom w:val="0"/>
          <w:divBdr>
            <w:top w:val="none" w:sz="0" w:space="0" w:color="auto"/>
            <w:left w:val="none" w:sz="0" w:space="0" w:color="auto"/>
            <w:bottom w:val="none" w:sz="0" w:space="0" w:color="auto"/>
            <w:right w:val="none" w:sz="0" w:space="0" w:color="auto"/>
          </w:divBdr>
        </w:div>
        <w:div w:id="320698752">
          <w:marLeft w:val="0"/>
          <w:marRight w:val="0"/>
          <w:marTop w:val="0"/>
          <w:marBottom w:val="0"/>
          <w:divBdr>
            <w:top w:val="none" w:sz="0" w:space="0" w:color="auto"/>
            <w:left w:val="none" w:sz="0" w:space="0" w:color="auto"/>
            <w:bottom w:val="none" w:sz="0" w:space="0" w:color="auto"/>
            <w:right w:val="none" w:sz="0" w:space="0" w:color="auto"/>
          </w:divBdr>
        </w:div>
        <w:div w:id="1025709881">
          <w:marLeft w:val="0"/>
          <w:marRight w:val="0"/>
          <w:marTop w:val="0"/>
          <w:marBottom w:val="0"/>
          <w:divBdr>
            <w:top w:val="none" w:sz="0" w:space="0" w:color="auto"/>
            <w:left w:val="none" w:sz="0" w:space="0" w:color="auto"/>
            <w:bottom w:val="none" w:sz="0" w:space="0" w:color="auto"/>
            <w:right w:val="none" w:sz="0" w:space="0" w:color="auto"/>
          </w:divBdr>
        </w:div>
      </w:divsChild>
    </w:div>
    <w:div w:id="1595241226">
      <w:bodyDiv w:val="1"/>
      <w:marLeft w:val="0"/>
      <w:marRight w:val="0"/>
      <w:marTop w:val="0"/>
      <w:marBottom w:val="0"/>
      <w:divBdr>
        <w:top w:val="none" w:sz="0" w:space="0" w:color="auto"/>
        <w:left w:val="none" w:sz="0" w:space="0" w:color="auto"/>
        <w:bottom w:val="none" w:sz="0" w:space="0" w:color="auto"/>
        <w:right w:val="none" w:sz="0" w:space="0" w:color="auto"/>
      </w:divBdr>
      <w:divsChild>
        <w:div w:id="1065495587">
          <w:marLeft w:val="0"/>
          <w:marRight w:val="0"/>
          <w:marTop w:val="0"/>
          <w:marBottom w:val="0"/>
          <w:divBdr>
            <w:top w:val="none" w:sz="0" w:space="0" w:color="auto"/>
            <w:left w:val="none" w:sz="0" w:space="0" w:color="auto"/>
            <w:bottom w:val="none" w:sz="0" w:space="0" w:color="auto"/>
            <w:right w:val="none" w:sz="0" w:space="0" w:color="auto"/>
          </w:divBdr>
        </w:div>
        <w:div w:id="1305963342">
          <w:marLeft w:val="0"/>
          <w:marRight w:val="0"/>
          <w:marTop w:val="0"/>
          <w:marBottom w:val="0"/>
          <w:divBdr>
            <w:top w:val="none" w:sz="0" w:space="0" w:color="auto"/>
            <w:left w:val="none" w:sz="0" w:space="0" w:color="auto"/>
            <w:bottom w:val="none" w:sz="0" w:space="0" w:color="auto"/>
            <w:right w:val="none" w:sz="0" w:space="0" w:color="auto"/>
          </w:divBdr>
        </w:div>
      </w:divsChild>
    </w:div>
    <w:div w:id="1601913473">
      <w:bodyDiv w:val="1"/>
      <w:marLeft w:val="0"/>
      <w:marRight w:val="0"/>
      <w:marTop w:val="0"/>
      <w:marBottom w:val="0"/>
      <w:divBdr>
        <w:top w:val="none" w:sz="0" w:space="0" w:color="auto"/>
        <w:left w:val="none" w:sz="0" w:space="0" w:color="auto"/>
        <w:bottom w:val="none" w:sz="0" w:space="0" w:color="auto"/>
        <w:right w:val="none" w:sz="0" w:space="0" w:color="auto"/>
      </w:divBdr>
      <w:divsChild>
        <w:div w:id="1048649662">
          <w:marLeft w:val="0"/>
          <w:marRight w:val="0"/>
          <w:marTop w:val="0"/>
          <w:marBottom w:val="0"/>
          <w:divBdr>
            <w:top w:val="none" w:sz="0" w:space="0" w:color="auto"/>
            <w:left w:val="none" w:sz="0" w:space="0" w:color="auto"/>
            <w:bottom w:val="none" w:sz="0" w:space="0" w:color="auto"/>
            <w:right w:val="none" w:sz="0" w:space="0" w:color="auto"/>
          </w:divBdr>
        </w:div>
        <w:div w:id="1294873819">
          <w:marLeft w:val="0"/>
          <w:marRight w:val="0"/>
          <w:marTop w:val="0"/>
          <w:marBottom w:val="0"/>
          <w:divBdr>
            <w:top w:val="none" w:sz="0" w:space="0" w:color="auto"/>
            <w:left w:val="none" w:sz="0" w:space="0" w:color="auto"/>
            <w:bottom w:val="none" w:sz="0" w:space="0" w:color="auto"/>
            <w:right w:val="none" w:sz="0" w:space="0" w:color="auto"/>
          </w:divBdr>
        </w:div>
      </w:divsChild>
    </w:div>
    <w:div w:id="1605266052">
      <w:bodyDiv w:val="1"/>
      <w:marLeft w:val="0"/>
      <w:marRight w:val="0"/>
      <w:marTop w:val="0"/>
      <w:marBottom w:val="0"/>
      <w:divBdr>
        <w:top w:val="none" w:sz="0" w:space="0" w:color="auto"/>
        <w:left w:val="none" w:sz="0" w:space="0" w:color="auto"/>
        <w:bottom w:val="none" w:sz="0" w:space="0" w:color="auto"/>
        <w:right w:val="none" w:sz="0" w:space="0" w:color="auto"/>
      </w:divBdr>
      <w:divsChild>
        <w:div w:id="470749037">
          <w:marLeft w:val="0"/>
          <w:marRight w:val="0"/>
          <w:marTop w:val="0"/>
          <w:marBottom w:val="0"/>
          <w:divBdr>
            <w:top w:val="none" w:sz="0" w:space="0" w:color="auto"/>
            <w:left w:val="none" w:sz="0" w:space="0" w:color="auto"/>
            <w:bottom w:val="none" w:sz="0" w:space="0" w:color="auto"/>
            <w:right w:val="none" w:sz="0" w:space="0" w:color="auto"/>
          </w:divBdr>
        </w:div>
        <w:div w:id="1243879386">
          <w:marLeft w:val="0"/>
          <w:marRight w:val="0"/>
          <w:marTop w:val="0"/>
          <w:marBottom w:val="0"/>
          <w:divBdr>
            <w:top w:val="none" w:sz="0" w:space="0" w:color="auto"/>
            <w:left w:val="none" w:sz="0" w:space="0" w:color="auto"/>
            <w:bottom w:val="none" w:sz="0" w:space="0" w:color="auto"/>
            <w:right w:val="none" w:sz="0" w:space="0" w:color="auto"/>
          </w:divBdr>
        </w:div>
        <w:div w:id="1506821070">
          <w:marLeft w:val="0"/>
          <w:marRight w:val="0"/>
          <w:marTop w:val="0"/>
          <w:marBottom w:val="0"/>
          <w:divBdr>
            <w:top w:val="none" w:sz="0" w:space="0" w:color="auto"/>
            <w:left w:val="none" w:sz="0" w:space="0" w:color="auto"/>
            <w:bottom w:val="none" w:sz="0" w:space="0" w:color="auto"/>
            <w:right w:val="none" w:sz="0" w:space="0" w:color="auto"/>
          </w:divBdr>
        </w:div>
        <w:div w:id="1644775742">
          <w:marLeft w:val="0"/>
          <w:marRight w:val="0"/>
          <w:marTop w:val="0"/>
          <w:marBottom w:val="0"/>
          <w:divBdr>
            <w:top w:val="none" w:sz="0" w:space="0" w:color="auto"/>
            <w:left w:val="none" w:sz="0" w:space="0" w:color="auto"/>
            <w:bottom w:val="none" w:sz="0" w:space="0" w:color="auto"/>
            <w:right w:val="none" w:sz="0" w:space="0" w:color="auto"/>
          </w:divBdr>
        </w:div>
        <w:div w:id="1899314142">
          <w:marLeft w:val="0"/>
          <w:marRight w:val="0"/>
          <w:marTop w:val="0"/>
          <w:marBottom w:val="0"/>
          <w:divBdr>
            <w:top w:val="none" w:sz="0" w:space="0" w:color="auto"/>
            <w:left w:val="none" w:sz="0" w:space="0" w:color="auto"/>
            <w:bottom w:val="none" w:sz="0" w:space="0" w:color="auto"/>
            <w:right w:val="none" w:sz="0" w:space="0" w:color="auto"/>
          </w:divBdr>
        </w:div>
      </w:divsChild>
    </w:div>
    <w:div w:id="1617447602">
      <w:bodyDiv w:val="1"/>
      <w:marLeft w:val="0"/>
      <w:marRight w:val="0"/>
      <w:marTop w:val="0"/>
      <w:marBottom w:val="0"/>
      <w:divBdr>
        <w:top w:val="none" w:sz="0" w:space="0" w:color="auto"/>
        <w:left w:val="none" w:sz="0" w:space="0" w:color="auto"/>
        <w:bottom w:val="none" w:sz="0" w:space="0" w:color="auto"/>
        <w:right w:val="none" w:sz="0" w:space="0" w:color="auto"/>
      </w:divBdr>
      <w:divsChild>
        <w:div w:id="950088092">
          <w:marLeft w:val="0"/>
          <w:marRight w:val="0"/>
          <w:marTop w:val="0"/>
          <w:marBottom w:val="0"/>
          <w:divBdr>
            <w:top w:val="none" w:sz="0" w:space="0" w:color="auto"/>
            <w:left w:val="none" w:sz="0" w:space="0" w:color="auto"/>
            <w:bottom w:val="none" w:sz="0" w:space="0" w:color="auto"/>
            <w:right w:val="none" w:sz="0" w:space="0" w:color="auto"/>
          </w:divBdr>
        </w:div>
        <w:div w:id="1075468076">
          <w:marLeft w:val="0"/>
          <w:marRight w:val="0"/>
          <w:marTop w:val="0"/>
          <w:marBottom w:val="0"/>
          <w:divBdr>
            <w:top w:val="none" w:sz="0" w:space="0" w:color="auto"/>
            <w:left w:val="none" w:sz="0" w:space="0" w:color="auto"/>
            <w:bottom w:val="none" w:sz="0" w:space="0" w:color="auto"/>
            <w:right w:val="none" w:sz="0" w:space="0" w:color="auto"/>
          </w:divBdr>
        </w:div>
        <w:div w:id="1781336533">
          <w:marLeft w:val="0"/>
          <w:marRight w:val="0"/>
          <w:marTop w:val="0"/>
          <w:marBottom w:val="0"/>
          <w:divBdr>
            <w:top w:val="none" w:sz="0" w:space="0" w:color="auto"/>
            <w:left w:val="none" w:sz="0" w:space="0" w:color="auto"/>
            <w:bottom w:val="none" w:sz="0" w:space="0" w:color="auto"/>
            <w:right w:val="none" w:sz="0" w:space="0" w:color="auto"/>
          </w:divBdr>
          <w:divsChild>
            <w:div w:id="644747354">
              <w:marLeft w:val="-75"/>
              <w:marRight w:val="0"/>
              <w:marTop w:val="30"/>
              <w:marBottom w:val="30"/>
              <w:divBdr>
                <w:top w:val="none" w:sz="0" w:space="0" w:color="auto"/>
                <w:left w:val="none" w:sz="0" w:space="0" w:color="auto"/>
                <w:bottom w:val="none" w:sz="0" w:space="0" w:color="auto"/>
                <w:right w:val="none" w:sz="0" w:space="0" w:color="auto"/>
              </w:divBdr>
              <w:divsChild>
                <w:div w:id="67774225">
                  <w:marLeft w:val="0"/>
                  <w:marRight w:val="0"/>
                  <w:marTop w:val="0"/>
                  <w:marBottom w:val="0"/>
                  <w:divBdr>
                    <w:top w:val="none" w:sz="0" w:space="0" w:color="auto"/>
                    <w:left w:val="none" w:sz="0" w:space="0" w:color="auto"/>
                    <w:bottom w:val="none" w:sz="0" w:space="0" w:color="auto"/>
                    <w:right w:val="none" w:sz="0" w:space="0" w:color="auto"/>
                  </w:divBdr>
                  <w:divsChild>
                    <w:div w:id="717096246">
                      <w:marLeft w:val="0"/>
                      <w:marRight w:val="0"/>
                      <w:marTop w:val="0"/>
                      <w:marBottom w:val="0"/>
                      <w:divBdr>
                        <w:top w:val="none" w:sz="0" w:space="0" w:color="auto"/>
                        <w:left w:val="none" w:sz="0" w:space="0" w:color="auto"/>
                        <w:bottom w:val="none" w:sz="0" w:space="0" w:color="auto"/>
                        <w:right w:val="none" w:sz="0" w:space="0" w:color="auto"/>
                      </w:divBdr>
                    </w:div>
                  </w:divsChild>
                </w:div>
                <w:div w:id="172578185">
                  <w:marLeft w:val="0"/>
                  <w:marRight w:val="0"/>
                  <w:marTop w:val="0"/>
                  <w:marBottom w:val="0"/>
                  <w:divBdr>
                    <w:top w:val="none" w:sz="0" w:space="0" w:color="auto"/>
                    <w:left w:val="none" w:sz="0" w:space="0" w:color="auto"/>
                    <w:bottom w:val="none" w:sz="0" w:space="0" w:color="auto"/>
                    <w:right w:val="none" w:sz="0" w:space="0" w:color="auto"/>
                  </w:divBdr>
                  <w:divsChild>
                    <w:div w:id="1163471925">
                      <w:marLeft w:val="0"/>
                      <w:marRight w:val="0"/>
                      <w:marTop w:val="0"/>
                      <w:marBottom w:val="0"/>
                      <w:divBdr>
                        <w:top w:val="none" w:sz="0" w:space="0" w:color="auto"/>
                        <w:left w:val="none" w:sz="0" w:space="0" w:color="auto"/>
                        <w:bottom w:val="none" w:sz="0" w:space="0" w:color="auto"/>
                        <w:right w:val="none" w:sz="0" w:space="0" w:color="auto"/>
                      </w:divBdr>
                    </w:div>
                  </w:divsChild>
                </w:div>
                <w:div w:id="259681797">
                  <w:marLeft w:val="0"/>
                  <w:marRight w:val="0"/>
                  <w:marTop w:val="0"/>
                  <w:marBottom w:val="0"/>
                  <w:divBdr>
                    <w:top w:val="none" w:sz="0" w:space="0" w:color="auto"/>
                    <w:left w:val="none" w:sz="0" w:space="0" w:color="auto"/>
                    <w:bottom w:val="none" w:sz="0" w:space="0" w:color="auto"/>
                    <w:right w:val="none" w:sz="0" w:space="0" w:color="auto"/>
                  </w:divBdr>
                  <w:divsChild>
                    <w:div w:id="1123113647">
                      <w:marLeft w:val="0"/>
                      <w:marRight w:val="0"/>
                      <w:marTop w:val="0"/>
                      <w:marBottom w:val="0"/>
                      <w:divBdr>
                        <w:top w:val="none" w:sz="0" w:space="0" w:color="auto"/>
                        <w:left w:val="none" w:sz="0" w:space="0" w:color="auto"/>
                        <w:bottom w:val="none" w:sz="0" w:space="0" w:color="auto"/>
                        <w:right w:val="none" w:sz="0" w:space="0" w:color="auto"/>
                      </w:divBdr>
                    </w:div>
                  </w:divsChild>
                </w:div>
                <w:div w:id="270402305">
                  <w:marLeft w:val="0"/>
                  <w:marRight w:val="0"/>
                  <w:marTop w:val="0"/>
                  <w:marBottom w:val="0"/>
                  <w:divBdr>
                    <w:top w:val="none" w:sz="0" w:space="0" w:color="auto"/>
                    <w:left w:val="none" w:sz="0" w:space="0" w:color="auto"/>
                    <w:bottom w:val="none" w:sz="0" w:space="0" w:color="auto"/>
                    <w:right w:val="none" w:sz="0" w:space="0" w:color="auto"/>
                  </w:divBdr>
                  <w:divsChild>
                    <w:div w:id="1678145798">
                      <w:marLeft w:val="0"/>
                      <w:marRight w:val="0"/>
                      <w:marTop w:val="0"/>
                      <w:marBottom w:val="0"/>
                      <w:divBdr>
                        <w:top w:val="none" w:sz="0" w:space="0" w:color="auto"/>
                        <w:left w:val="none" w:sz="0" w:space="0" w:color="auto"/>
                        <w:bottom w:val="none" w:sz="0" w:space="0" w:color="auto"/>
                        <w:right w:val="none" w:sz="0" w:space="0" w:color="auto"/>
                      </w:divBdr>
                    </w:div>
                  </w:divsChild>
                </w:div>
                <w:div w:id="302975765">
                  <w:marLeft w:val="0"/>
                  <w:marRight w:val="0"/>
                  <w:marTop w:val="0"/>
                  <w:marBottom w:val="0"/>
                  <w:divBdr>
                    <w:top w:val="none" w:sz="0" w:space="0" w:color="auto"/>
                    <w:left w:val="none" w:sz="0" w:space="0" w:color="auto"/>
                    <w:bottom w:val="none" w:sz="0" w:space="0" w:color="auto"/>
                    <w:right w:val="none" w:sz="0" w:space="0" w:color="auto"/>
                  </w:divBdr>
                  <w:divsChild>
                    <w:div w:id="1348823788">
                      <w:marLeft w:val="0"/>
                      <w:marRight w:val="0"/>
                      <w:marTop w:val="0"/>
                      <w:marBottom w:val="0"/>
                      <w:divBdr>
                        <w:top w:val="none" w:sz="0" w:space="0" w:color="auto"/>
                        <w:left w:val="none" w:sz="0" w:space="0" w:color="auto"/>
                        <w:bottom w:val="none" w:sz="0" w:space="0" w:color="auto"/>
                        <w:right w:val="none" w:sz="0" w:space="0" w:color="auto"/>
                      </w:divBdr>
                    </w:div>
                  </w:divsChild>
                </w:div>
                <w:div w:id="333998378">
                  <w:marLeft w:val="0"/>
                  <w:marRight w:val="0"/>
                  <w:marTop w:val="0"/>
                  <w:marBottom w:val="0"/>
                  <w:divBdr>
                    <w:top w:val="none" w:sz="0" w:space="0" w:color="auto"/>
                    <w:left w:val="none" w:sz="0" w:space="0" w:color="auto"/>
                    <w:bottom w:val="none" w:sz="0" w:space="0" w:color="auto"/>
                    <w:right w:val="none" w:sz="0" w:space="0" w:color="auto"/>
                  </w:divBdr>
                  <w:divsChild>
                    <w:div w:id="1573463620">
                      <w:marLeft w:val="0"/>
                      <w:marRight w:val="0"/>
                      <w:marTop w:val="0"/>
                      <w:marBottom w:val="0"/>
                      <w:divBdr>
                        <w:top w:val="none" w:sz="0" w:space="0" w:color="auto"/>
                        <w:left w:val="none" w:sz="0" w:space="0" w:color="auto"/>
                        <w:bottom w:val="none" w:sz="0" w:space="0" w:color="auto"/>
                        <w:right w:val="none" w:sz="0" w:space="0" w:color="auto"/>
                      </w:divBdr>
                    </w:div>
                  </w:divsChild>
                </w:div>
                <w:div w:id="464007261">
                  <w:marLeft w:val="0"/>
                  <w:marRight w:val="0"/>
                  <w:marTop w:val="0"/>
                  <w:marBottom w:val="0"/>
                  <w:divBdr>
                    <w:top w:val="none" w:sz="0" w:space="0" w:color="auto"/>
                    <w:left w:val="none" w:sz="0" w:space="0" w:color="auto"/>
                    <w:bottom w:val="none" w:sz="0" w:space="0" w:color="auto"/>
                    <w:right w:val="none" w:sz="0" w:space="0" w:color="auto"/>
                  </w:divBdr>
                  <w:divsChild>
                    <w:div w:id="1909460183">
                      <w:marLeft w:val="0"/>
                      <w:marRight w:val="0"/>
                      <w:marTop w:val="0"/>
                      <w:marBottom w:val="0"/>
                      <w:divBdr>
                        <w:top w:val="none" w:sz="0" w:space="0" w:color="auto"/>
                        <w:left w:val="none" w:sz="0" w:space="0" w:color="auto"/>
                        <w:bottom w:val="none" w:sz="0" w:space="0" w:color="auto"/>
                        <w:right w:val="none" w:sz="0" w:space="0" w:color="auto"/>
                      </w:divBdr>
                    </w:div>
                  </w:divsChild>
                </w:div>
                <w:div w:id="571044959">
                  <w:marLeft w:val="0"/>
                  <w:marRight w:val="0"/>
                  <w:marTop w:val="0"/>
                  <w:marBottom w:val="0"/>
                  <w:divBdr>
                    <w:top w:val="none" w:sz="0" w:space="0" w:color="auto"/>
                    <w:left w:val="none" w:sz="0" w:space="0" w:color="auto"/>
                    <w:bottom w:val="none" w:sz="0" w:space="0" w:color="auto"/>
                    <w:right w:val="none" w:sz="0" w:space="0" w:color="auto"/>
                  </w:divBdr>
                  <w:divsChild>
                    <w:div w:id="1201434953">
                      <w:marLeft w:val="0"/>
                      <w:marRight w:val="0"/>
                      <w:marTop w:val="0"/>
                      <w:marBottom w:val="0"/>
                      <w:divBdr>
                        <w:top w:val="none" w:sz="0" w:space="0" w:color="auto"/>
                        <w:left w:val="none" w:sz="0" w:space="0" w:color="auto"/>
                        <w:bottom w:val="none" w:sz="0" w:space="0" w:color="auto"/>
                        <w:right w:val="none" w:sz="0" w:space="0" w:color="auto"/>
                      </w:divBdr>
                    </w:div>
                  </w:divsChild>
                </w:div>
                <w:div w:id="571231499">
                  <w:marLeft w:val="0"/>
                  <w:marRight w:val="0"/>
                  <w:marTop w:val="0"/>
                  <w:marBottom w:val="0"/>
                  <w:divBdr>
                    <w:top w:val="none" w:sz="0" w:space="0" w:color="auto"/>
                    <w:left w:val="none" w:sz="0" w:space="0" w:color="auto"/>
                    <w:bottom w:val="none" w:sz="0" w:space="0" w:color="auto"/>
                    <w:right w:val="none" w:sz="0" w:space="0" w:color="auto"/>
                  </w:divBdr>
                  <w:divsChild>
                    <w:div w:id="1413315967">
                      <w:marLeft w:val="0"/>
                      <w:marRight w:val="0"/>
                      <w:marTop w:val="0"/>
                      <w:marBottom w:val="0"/>
                      <w:divBdr>
                        <w:top w:val="none" w:sz="0" w:space="0" w:color="auto"/>
                        <w:left w:val="none" w:sz="0" w:space="0" w:color="auto"/>
                        <w:bottom w:val="none" w:sz="0" w:space="0" w:color="auto"/>
                        <w:right w:val="none" w:sz="0" w:space="0" w:color="auto"/>
                      </w:divBdr>
                    </w:div>
                  </w:divsChild>
                </w:div>
                <w:div w:id="643972469">
                  <w:marLeft w:val="0"/>
                  <w:marRight w:val="0"/>
                  <w:marTop w:val="0"/>
                  <w:marBottom w:val="0"/>
                  <w:divBdr>
                    <w:top w:val="none" w:sz="0" w:space="0" w:color="auto"/>
                    <w:left w:val="none" w:sz="0" w:space="0" w:color="auto"/>
                    <w:bottom w:val="none" w:sz="0" w:space="0" w:color="auto"/>
                    <w:right w:val="none" w:sz="0" w:space="0" w:color="auto"/>
                  </w:divBdr>
                  <w:divsChild>
                    <w:div w:id="772211947">
                      <w:marLeft w:val="0"/>
                      <w:marRight w:val="0"/>
                      <w:marTop w:val="0"/>
                      <w:marBottom w:val="0"/>
                      <w:divBdr>
                        <w:top w:val="none" w:sz="0" w:space="0" w:color="auto"/>
                        <w:left w:val="none" w:sz="0" w:space="0" w:color="auto"/>
                        <w:bottom w:val="none" w:sz="0" w:space="0" w:color="auto"/>
                        <w:right w:val="none" w:sz="0" w:space="0" w:color="auto"/>
                      </w:divBdr>
                    </w:div>
                  </w:divsChild>
                </w:div>
                <w:div w:id="691108784">
                  <w:marLeft w:val="0"/>
                  <w:marRight w:val="0"/>
                  <w:marTop w:val="0"/>
                  <w:marBottom w:val="0"/>
                  <w:divBdr>
                    <w:top w:val="none" w:sz="0" w:space="0" w:color="auto"/>
                    <w:left w:val="none" w:sz="0" w:space="0" w:color="auto"/>
                    <w:bottom w:val="none" w:sz="0" w:space="0" w:color="auto"/>
                    <w:right w:val="none" w:sz="0" w:space="0" w:color="auto"/>
                  </w:divBdr>
                  <w:divsChild>
                    <w:div w:id="536237116">
                      <w:marLeft w:val="0"/>
                      <w:marRight w:val="0"/>
                      <w:marTop w:val="0"/>
                      <w:marBottom w:val="0"/>
                      <w:divBdr>
                        <w:top w:val="none" w:sz="0" w:space="0" w:color="auto"/>
                        <w:left w:val="none" w:sz="0" w:space="0" w:color="auto"/>
                        <w:bottom w:val="none" w:sz="0" w:space="0" w:color="auto"/>
                        <w:right w:val="none" w:sz="0" w:space="0" w:color="auto"/>
                      </w:divBdr>
                    </w:div>
                  </w:divsChild>
                </w:div>
                <w:div w:id="768627488">
                  <w:marLeft w:val="0"/>
                  <w:marRight w:val="0"/>
                  <w:marTop w:val="0"/>
                  <w:marBottom w:val="0"/>
                  <w:divBdr>
                    <w:top w:val="none" w:sz="0" w:space="0" w:color="auto"/>
                    <w:left w:val="none" w:sz="0" w:space="0" w:color="auto"/>
                    <w:bottom w:val="none" w:sz="0" w:space="0" w:color="auto"/>
                    <w:right w:val="none" w:sz="0" w:space="0" w:color="auto"/>
                  </w:divBdr>
                  <w:divsChild>
                    <w:div w:id="1642076973">
                      <w:marLeft w:val="0"/>
                      <w:marRight w:val="0"/>
                      <w:marTop w:val="0"/>
                      <w:marBottom w:val="0"/>
                      <w:divBdr>
                        <w:top w:val="none" w:sz="0" w:space="0" w:color="auto"/>
                        <w:left w:val="none" w:sz="0" w:space="0" w:color="auto"/>
                        <w:bottom w:val="none" w:sz="0" w:space="0" w:color="auto"/>
                        <w:right w:val="none" w:sz="0" w:space="0" w:color="auto"/>
                      </w:divBdr>
                    </w:div>
                  </w:divsChild>
                </w:div>
                <w:div w:id="796870724">
                  <w:marLeft w:val="0"/>
                  <w:marRight w:val="0"/>
                  <w:marTop w:val="0"/>
                  <w:marBottom w:val="0"/>
                  <w:divBdr>
                    <w:top w:val="none" w:sz="0" w:space="0" w:color="auto"/>
                    <w:left w:val="none" w:sz="0" w:space="0" w:color="auto"/>
                    <w:bottom w:val="none" w:sz="0" w:space="0" w:color="auto"/>
                    <w:right w:val="none" w:sz="0" w:space="0" w:color="auto"/>
                  </w:divBdr>
                  <w:divsChild>
                    <w:div w:id="519587119">
                      <w:marLeft w:val="0"/>
                      <w:marRight w:val="0"/>
                      <w:marTop w:val="0"/>
                      <w:marBottom w:val="0"/>
                      <w:divBdr>
                        <w:top w:val="none" w:sz="0" w:space="0" w:color="auto"/>
                        <w:left w:val="none" w:sz="0" w:space="0" w:color="auto"/>
                        <w:bottom w:val="none" w:sz="0" w:space="0" w:color="auto"/>
                        <w:right w:val="none" w:sz="0" w:space="0" w:color="auto"/>
                      </w:divBdr>
                    </w:div>
                  </w:divsChild>
                </w:div>
                <w:div w:id="808940948">
                  <w:marLeft w:val="0"/>
                  <w:marRight w:val="0"/>
                  <w:marTop w:val="0"/>
                  <w:marBottom w:val="0"/>
                  <w:divBdr>
                    <w:top w:val="none" w:sz="0" w:space="0" w:color="auto"/>
                    <w:left w:val="none" w:sz="0" w:space="0" w:color="auto"/>
                    <w:bottom w:val="none" w:sz="0" w:space="0" w:color="auto"/>
                    <w:right w:val="none" w:sz="0" w:space="0" w:color="auto"/>
                  </w:divBdr>
                  <w:divsChild>
                    <w:div w:id="1088427291">
                      <w:marLeft w:val="0"/>
                      <w:marRight w:val="0"/>
                      <w:marTop w:val="0"/>
                      <w:marBottom w:val="0"/>
                      <w:divBdr>
                        <w:top w:val="none" w:sz="0" w:space="0" w:color="auto"/>
                        <w:left w:val="none" w:sz="0" w:space="0" w:color="auto"/>
                        <w:bottom w:val="none" w:sz="0" w:space="0" w:color="auto"/>
                        <w:right w:val="none" w:sz="0" w:space="0" w:color="auto"/>
                      </w:divBdr>
                    </w:div>
                  </w:divsChild>
                </w:div>
                <w:div w:id="809712244">
                  <w:marLeft w:val="0"/>
                  <w:marRight w:val="0"/>
                  <w:marTop w:val="0"/>
                  <w:marBottom w:val="0"/>
                  <w:divBdr>
                    <w:top w:val="none" w:sz="0" w:space="0" w:color="auto"/>
                    <w:left w:val="none" w:sz="0" w:space="0" w:color="auto"/>
                    <w:bottom w:val="none" w:sz="0" w:space="0" w:color="auto"/>
                    <w:right w:val="none" w:sz="0" w:space="0" w:color="auto"/>
                  </w:divBdr>
                  <w:divsChild>
                    <w:div w:id="285545258">
                      <w:marLeft w:val="0"/>
                      <w:marRight w:val="0"/>
                      <w:marTop w:val="0"/>
                      <w:marBottom w:val="0"/>
                      <w:divBdr>
                        <w:top w:val="none" w:sz="0" w:space="0" w:color="auto"/>
                        <w:left w:val="none" w:sz="0" w:space="0" w:color="auto"/>
                        <w:bottom w:val="none" w:sz="0" w:space="0" w:color="auto"/>
                        <w:right w:val="none" w:sz="0" w:space="0" w:color="auto"/>
                      </w:divBdr>
                    </w:div>
                  </w:divsChild>
                </w:div>
                <w:div w:id="1133250616">
                  <w:marLeft w:val="0"/>
                  <w:marRight w:val="0"/>
                  <w:marTop w:val="0"/>
                  <w:marBottom w:val="0"/>
                  <w:divBdr>
                    <w:top w:val="none" w:sz="0" w:space="0" w:color="auto"/>
                    <w:left w:val="none" w:sz="0" w:space="0" w:color="auto"/>
                    <w:bottom w:val="none" w:sz="0" w:space="0" w:color="auto"/>
                    <w:right w:val="none" w:sz="0" w:space="0" w:color="auto"/>
                  </w:divBdr>
                  <w:divsChild>
                    <w:div w:id="653216568">
                      <w:marLeft w:val="0"/>
                      <w:marRight w:val="0"/>
                      <w:marTop w:val="0"/>
                      <w:marBottom w:val="0"/>
                      <w:divBdr>
                        <w:top w:val="none" w:sz="0" w:space="0" w:color="auto"/>
                        <w:left w:val="none" w:sz="0" w:space="0" w:color="auto"/>
                        <w:bottom w:val="none" w:sz="0" w:space="0" w:color="auto"/>
                        <w:right w:val="none" w:sz="0" w:space="0" w:color="auto"/>
                      </w:divBdr>
                    </w:div>
                  </w:divsChild>
                </w:div>
                <w:div w:id="1202866506">
                  <w:marLeft w:val="0"/>
                  <w:marRight w:val="0"/>
                  <w:marTop w:val="0"/>
                  <w:marBottom w:val="0"/>
                  <w:divBdr>
                    <w:top w:val="none" w:sz="0" w:space="0" w:color="auto"/>
                    <w:left w:val="none" w:sz="0" w:space="0" w:color="auto"/>
                    <w:bottom w:val="none" w:sz="0" w:space="0" w:color="auto"/>
                    <w:right w:val="none" w:sz="0" w:space="0" w:color="auto"/>
                  </w:divBdr>
                  <w:divsChild>
                    <w:div w:id="245505682">
                      <w:marLeft w:val="0"/>
                      <w:marRight w:val="0"/>
                      <w:marTop w:val="0"/>
                      <w:marBottom w:val="0"/>
                      <w:divBdr>
                        <w:top w:val="none" w:sz="0" w:space="0" w:color="auto"/>
                        <w:left w:val="none" w:sz="0" w:space="0" w:color="auto"/>
                        <w:bottom w:val="none" w:sz="0" w:space="0" w:color="auto"/>
                        <w:right w:val="none" w:sz="0" w:space="0" w:color="auto"/>
                      </w:divBdr>
                    </w:div>
                  </w:divsChild>
                </w:div>
                <w:div w:id="1336494219">
                  <w:marLeft w:val="0"/>
                  <w:marRight w:val="0"/>
                  <w:marTop w:val="0"/>
                  <w:marBottom w:val="0"/>
                  <w:divBdr>
                    <w:top w:val="none" w:sz="0" w:space="0" w:color="auto"/>
                    <w:left w:val="none" w:sz="0" w:space="0" w:color="auto"/>
                    <w:bottom w:val="none" w:sz="0" w:space="0" w:color="auto"/>
                    <w:right w:val="none" w:sz="0" w:space="0" w:color="auto"/>
                  </w:divBdr>
                  <w:divsChild>
                    <w:div w:id="630674063">
                      <w:marLeft w:val="0"/>
                      <w:marRight w:val="0"/>
                      <w:marTop w:val="0"/>
                      <w:marBottom w:val="0"/>
                      <w:divBdr>
                        <w:top w:val="none" w:sz="0" w:space="0" w:color="auto"/>
                        <w:left w:val="none" w:sz="0" w:space="0" w:color="auto"/>
                        <w:bottom w:val="none" w:sz="0" w:space="0" w:color="auto"/>
                        <w:right w:val="none" w:sz="0" w:space="0" w:color="auto"/>
                      </w:divBdr>
                    </w:div>
                  </w:divsChild>
                </w:div>
                <w:div w:id="1397052607">
                  <w:marLeft w:val="0"/>
                  <w:marRight w:val="0"/>
                  <w:marTop w:val="0"/>
                  <w:marBottom w:val="0"/>
                  <w:divBdr>
                    <w:top w:val="none" w:sz="0" w:space="0" w:color="auto"/>
                    <w:left w:val="none" w:sz="0" w:space="0" w:color="auto"/>
                    <w:bottom w:val="none" w:sz="0" w:space="0" w:color="auto"/>
                    <w:right w:val="none" w:sz="0" w:space="0" w:color="auto"/>
                  </w:divBdr>
                  <w:divsChild>
                    <w:div w:id="63846436">
                      <w:marLeft w:val="0"/>
                      <w:marRight w:val="0"/>
                      <w:marTop w:val="0"/>
                      <w:marBottom w:val="0"/>
                      <w:divBdr>
                        <w:top w:val="none" w:sz="0" w:space="0" w:color="auto"/>
                        <w:left w:val="none" w:sz="0" w:space="0" w:color="auto"/>
                        <w:bottom w:val="none" w:sz="0" w:space="0" w:color="auto"/>
                        <w:right w:val="none" w:sz="0" w:space="0" w:color="auto"/>
                      </w:divBdr>
                    </w:div>
                  </w:divsChild>
                </w:div>
                <w:div w:id="1421099355">
                  <w:marLeft w:val="0"/>
                  <w:marRight w:val="0"/>
                  <w:marTop w:val="0"/>
                  <w:marBottom w:val="0"/>
                  <w:divBdr>
                    <w:top w:val="none" w:sz="0" w:space="0" w:color="auto"/>
                    <w:left w:val="none" w:sz="0" w:space="0" w:color="auto"/>
                    <w:bottom w:val="none" w:sz="0" w:space="0" w:color="auto"/>
                    <w:right w:val="none" w:sz="0" w:space="0" w:color="auto"/>
                  </w:divBdr>
                  <w:divsChild>
                    <w:div w:id="191311974">
                      <w:marLeft w:val="0"/>
                      <w:marRight w:val="0"/>
                      <w:marTop w:val="0"/>
                      <w:marBottom w:val="0"/>
                      <w:divBdr>
                        <w:top w:val="none" w:sz="0" w:space="0" w:color="auto"/>
                        <w:left w:val="none" w:sz="0" w:space="0" w:color="auto"/>
                        <w:bottom w:val="none" w:sz="0" w:space="0" w:color="auto"/>
                        <w:right w:val="none" w:sz="0" w:space="0" w:color="auto"/>
                      </w:divBdr>
                    </w:div>
                  </w:divsChild>
                </w:div>
                <w:div w:id="1444692657">
                  <w:marLeft w:val="0"/>
                  <w:marRight w:val="0"/>
                  <w:marTop w:val="0"/>
                  <w:marBottom w:val="0"/>
                  <w:divBdr>
                    <w:top w:val="none" w:sz="0" w:space="0" w:color="auto"/>
                    <w:left w:val="none" w:sz="0" w:space="0" w:color="auto"/>
                    <w:bottom w:val="none" w:sz="0" w:space="0" w:color="auto"/>
                    <w:right w:val="none" w:sz="0" w:space="0" w:color="auto"/>
                  </w:divBdr>
                  <w:divsChild>
                    <w:div w:id="447821466">
                      <w:marLeft w:val="0"/>
                      <w:marRight w:val="0"/>
                      <w:marTop w:val="0"/>
                      <w:marBottom w:val="0"/>
                      <w:divBdr>
                        <w:top w:val="none" w:sz="0" w:space="0" w:color="auto"/>
                        <w:left w:val="none" w:sz="0" w:space="0" w:color="auto"/>
                        <w:bottom w:val="none" w:sz="0" w:space="0" w:color="auto"/>
                        <w:right w:val="none" w:sz="0" w:space="0" w:color="auto"/>
                      </w:divBdr>
                    </w:div>
                  </w:divsChild>
                </w:div>
                <w:div w:id="1462310013">
                  <w:marLeft w:val="0"/>
                  <w:marRight w:val="0"/>
                  <w:marTop w:val="0"/>
                  <w:marBottom w:val="0"/>
                  <w:divBdr>
                    <w:top w:val="none" w:sz="0" w:space="0" w:color="auto"/>
                    <w:left w:val="none" w:sz="0" w:space="0" w:color="auto"/>
                    <w:bottom w:val="none" w:sz="0" w:space="0" w:color="auto"/>
                    <w:right w:val="none" w:sz="0" w:space="0" w:color="auto"/>
                  </w:divBdr>
                  <w:divsChild>
                    <w:div w:id="663165379">
                      <w:marLeft w:val="0"/>
                      <w:marRight w:val="0"/>
                      <w:marTop w:val="0"/>
                      <w:marBottom w:val="0"/>
                      <w:divBdr>
                        <w:top w:val="none" w:sz="0" w:space="0" w:color="auto"/>
                        <w:left w:val="none" w:sz="0" w:space="0" w:color="auto"/>
                        <w:bottom w:val="none" w:sz="0" w:space="0" w:color="auto"/>
                        <w:right w:val="none" w:sz="0" w:space="0" w:color="auto"/>
                      </w:divBdr>
                    </w:div>
                  </w:divsChild>
                </w:div>
                <w:div w:id="1512602940">
                  <w:marLeft w:val="0"/>
                  <w:marRight w:val="0"/>
                  <w:marTop w:val="0"/>
                  <w:marBottom w:val="0"/>
                  <w:divBdr>
                    <w:top w:val="none" w:sz="0" w:space="0" w:color="auto"/>
                    <w:left w:val="none" w:sz="0" w:space="0" w:color="auto"/>
                    <w:bottom w:val="none" w:sz="0" w:space="0" w:color="auto"/>
                    <w:right w:val="none" w:sz="0" w:space="0" w:color="auto"/>
                  </w:divBdr>
                  <w:divsChild>
                    <w:div w:id="2130708703">
                      <w:marLeft w:val="0"/>
                      <w:marRight w:val="0"/>
                      <w:marTop w:val="0"/>
                      <w:marBottom w:val="0"/>
                      <w:divBdr>
                        <w:top w:val="none" w:sz="0" w:space="0" w:color="auto"/>
                        <w:left w:val="none" w:sz="0" w:space="0" w:color="auto"/>
                        <w:bottom w:val="none" w:sz="0" w:space="0" w:color="auto"/>
                        <w:right w:val="none" w:sz="0" w:space="0" w:color="auto"/>
                      </w:divBdr>
                    </w:div>
                  </w:divsChild>
                </w:div>
                <w:div w:id="1634865464">
                  <w:marLeft w:val="0"/>
                  <w:marRight w:val="0"/>
                  <w:marTop w:val="0"/>
                  <w:marBottom w:val="0"/>
                  <w:divBdr>
                    <w:top w:val="none" w:sz="0" w:space="0" w:color="auto"/>
                    <w:left w:val="none" w:sz="0" w:space="0" w:color="auto"/>
                    <w:bottom w:val="none" w:sz="0" w:space="0" w:color="auto"/>
                    <w:right w:val="none" w:sz="0" w:space="0" w:color="auto"/>
                  </w:divBdr>
                  <w:divsChild>
                    <w:div w:id="1010958448">
                      <w:marLeft w:val="0"/>
                      <w:marRight w:val="0"/>
                      <w:marTop w:val="0"/>
                      <w:marBottom w:val="0"/>
                      <w:divBdr>
                        <w:top w:val="none" w:sz="0" w:space="0" w:color="auto"/>
                        <w:left w:val="none" w:sz="0" w:space="0" w:color="auto"/>
                        <w:bottom w:val="none" w:sz="0" w:space="0" w:color="auto"/>
                        <w:right w:val="none" w:sz="0" w:space="0" w:color="auto"/>
                      </w:divBdr>
                    </w:div>
                  </w:divsChild>
                </w:div>
                <w:div w:id="1728257749">
                  <w:marLeft w:val="0"/>
                  <w:marRight w:val="0"/>
                  <w:marTop w:val="0"/>
                  <w:marBottom w:val="0"/>
                  <w:divBdr>
                    <w:top w:val="none" w:sz="0" w:space="0" w:color="auto"/>
                    <w:left w:val="none" w:sz="0" w:space="0" w:color="auto"/>
                    <w:bottom w:val="none" w:sz="0" w:space="0" w:color="auto"/>
                    <w:right w:val="none" w:sz="0" w:space="0" w:color="auto"/>
                  </w:divBdr>
                  <w:divsChild>
                    <w:div w:id="369110105">
                      <w:marLeft w:val="0"/>
                      <w:marRight w:val="0"/>
                      <w:marTop w:val="0"/>
                      <w:marBottom w:val="0"/>
                      <w:divBdr>
                        <w:top w:val="none" w:sz="0" w:space="0" w:color="auto"/>
                        <w:left w:val="none" w:sz="0" w:space="0" w:color="auto"/>
                        <w:bottom w:val="none" w:sz="0" w:space="0" w:color="auto"/>
                        <w:right w:val="none" w:sz="0" w:space="0" w:color="auto"/>
                      </w:divBdr>
                    </w:div>
                  </w:divsChild>
                </w:div>
                <w:div w:id="1862934508">
                  <w:marLeft w:val="0"/>
                  <w:marRight w:val="0"/>
                  <w:marTop w:val="0"/>
                  <w:marBottom w:val="0"/>
                  <w:divBdr>
                    <w:top w:val="none" w:sz="0" w:space="0" w:color="auto"/>
                    <w:left w:val="none" w:sz="0" w:space="0" w:color="auto"/>
                    <w:bottom w:val="none" w:sz="0" w:space="0" w:color="auto"/>
                    <w:right w:val="none" w:sz="0" w:space="0" w:color="auto"/>
                  </w:divBdr>
                  <w:divsChild>
                    <w:div w:id="381365894">
                      <w:marLeft w:val="0"/>
                      <w:marRight w:val="0"/>
                      <w:marTop w:val="0"/>
                      <w:marBottom w:val="0"/>
                      <w:divBdr>
                        <w:top w:val="none" w:sz="0" w:space="0" w:color="auto"/>
                        <w:left w:val="none" w:sz="0" w:space="0" w:color="auto"/>
                        <w:bottom w:val="none" w:sz="0" w:space="0" w:color="auto"/>
                        <w:right w:val="none" w:sz="0" w:space="0" w:color="auto"/>
                      </w:divBdr>
                    </w:div>
                  </w:divsChild>
                </w:div>
                <w:div w:id="1921669017">
                  <w:marLeft w:val="0"/>
                  <w:marRight w:val="0"/>
                  <w:marTop w:val="0"/>
                  <w:marBottom w:val="0"/>
                  <w:divBdr>
                    <w:top w:val="none" w:sz="0" w:space="0" w:color="auto"/>
                    <w:left w:val="none" w:sz="0" w:space="0" w:color="auto"/>
                    <w:bottom w:val="none" w:sz="0" w:space="0" w:color="auto"/>
                    <w:right w:val="none" w:sz="0" w:space="0" w:color="auto"/>
                  </w:divBdr>
                  <w:divsChild>
                    <w:div w:id="1570186272">
                      <w:marLeft w:val="0"/>
                      <w:marRight w:val="0"/>
                      <w:marTop w:val="0"/>
                      <w:marBottom w:val="0"/>
                      <w:divBdr>
                        <w:top w:val="none" w:sz="0" w:space="0" w:color="auto"/>
                        <w:left w:val="none" w:sz="0" w:space="0" w:color="auto"/>
                        <w:bottom w:val="none" w:sz="0" w:space="0" w:color="auto"/>
                        <w:right w:val="none" w:sz="0" w:space="0" w:color="auto"/>
                      </w:divBdr>
                    </w:div>
                  </w:divsChild>
                </w:div>
                <w:div w:id="1928034515">
                  <w:marLeft w:val="0"/>
                  <w:marRight w:val="0"/>
                  <w:marTop w:val="0"/>
                  <w:marBottom w:val="0"/>
                  <w:divBdr>
                    <w:top w:val="none" w:sz="0" w:space="0" w:color="auto"/>
                    <w:left w:val="none" w:sz="0" w:space="0" w:color="auto"/>
                    <w:bottom w:val="none" w:sz="0" w:space="0" w:color="auto"/>
                    <w:right w:val="none" w:sz="0" w:space="0" w:color="auto"/>
                  </w:divBdr>
                  <w:divsChild>
                    <w:div w:id="6030589">
                      <w:marLeft w:val="0"/>
                      <w:marRight w:val="0"/>
                      <w:marTop w:val="0"/>
                      <w:marBottom w:val="0"/>
                      <w:divBdr>
                        <w:top w:val="none" w:sz="0" w:space="0" w:color="auto"/>
                        <w:left w:val="none" w:sz="0" w:space="0" w:color="auto"/>
                        <w:bottom w:val="none" w:sz="0" w:space="0" w:color="auto"/>
                        <w:right w:val="none" w:sz="0" w:space="0" w:color="auto"/>
                      </w:divBdr>
                    </w:div>
                  </w:divsChild>
                </w:div>
                <w:div w:id="1936396061">
                  <w:marLeft w:val="0"/>
                  <w:marRight w:val="0"/>
                  <w:marTop w:val="0"/>
                  <w:marBottom w:val="0"/>
                  <w:divBdr>
                    <w:top w:val="none" w:sz="0" w:space="0" w:color="auto"/>
                    <w:left w:val="none" w:sz="0" w:space="0" w:color="auto"/>
                    <w:bottom w:val="none" w:sz="0" w:space="0" w:color="auto"/>
                    <w:right w:val="none" w:sz="0" w:space="0" w:color="auto"/>
                  </w:divBdr>
                  <w:divsChild>
                    <w:div w:id="775910621">
                      <w:marLeft w:val="0"/>
                      <w:marRight w:val="0"/>
                      <w:marTop w:val="0"/>
                      <w:marBottom w:val="0"/>
                      <w:divBdr>
                        <w:top w:val="none" w:sz="0" w:space="0" w:color="auto"/>
                        <w:left w:val="none" w:sz="0" w:space="0" w:color="auto"/>
                        <w:bottom w:val="none" w:sz="0" w:space="0" w:color="auto"/>
                        <w:right w:val="none" w:sz="0" w:space="0" w:color="auto"/>
                      </w:divBdr>
                    </w:div>
                  </w:divsChild>
                </w:div>
                <w:div w:id="1982732848">
                  <w:marLeft w:val="0"/>
                  <w:marRight w:val="0"/>
                  <w:marTop w:val="0"/>
                  <w:marBottom w:val="0"/>
                  <w:divBdr>
                    <w:top w:val="none" w:sz="0" w:space="0" w:color="auto"/>
                    <w:left w:val="none" w:sz="0" w:space="0" w:color="auto"/>
                    <w:bottom w:val="none" w:sz="0" w:space="0" w:color="auto"/>
                    <w:right w:val="none" w:sz="0" w:space="0" w:color="auto"/>
                  </w:divBdr>
                  <w:divsChild>
                    <w:div w:id="1195507898">
                      <w:marLeft w:val="0"/>
                      <w:marRight w:val="0"/>
                      <w:marTop w:val="0"/>
                      <w:marBottom w:val="0"/>
                      <w:divBdr>
                        <w:top w:val="none" w:sz="0" w:space="0" w:color="auto"/>
                        <w:left w:val="none" w:sz="0" w:space="0" w:color="auto"/>
                        <w:bottom w:val="none" w:sz="0" w:space="0" w:color="auto"/>
                        <w:right w:val="none" w:sz="0" w:space="0" w:color="auto"/>
                      </w:divBdr>
                    </w:div>
                  </w:divsChild>
                </w:div>
                <w:div w:id="2062437936">
                  <w:marLeft w:val="0"/>
                  <w:marRight w:val="0"/>
                  <w:marTop w:val="0"/>
                  <w:marBottom w:val="0"/>
                  <w:divBdr>
                    <w:top w:val="none" w:sz="0" w:space="0" w:color="auto"/>
                    <w:left w:val="none" w:sz="0" w:space="0" w:color="auto"/>
                    <w:bottom w:val="none" w:sz="0" w:space="0" w:color="auto"/>
                    <w:right w:val="none" w:sz="0" w:space="0" w:color="auto"/>
                  </w:divBdr>
                  <w:divsChild>
                    <w:div w:id="135027088">
                      <w:marLeft w:val="0"/>
                      <w:marRight w:val="0"/>
                      <w:marTop w:val="0"/>
                      <w:marBottom w:val="0"/>
                      <w:divBdr>
                        <w:top w:val="none" w:sz="0" w:space="0" w:color="auto"/>
                        <w:left w:val="none" w:sz="0" w:space="0" w:color="auto"/>
                        <w:bottom w:val="none" w:sz="0" w:space="0" w:color="auto"/>
                        <w:right w:val="none" w:sz="0" w:space="0" w:color="auto"/>
                      </w:divBdr>
                    </w:div>
                  </w:divsChild>
                </w:div>
                <w:div w:id="2129007806">
                  <w:marLeft w:val="0"/>
                  <w:marRight w:val="0"/>
                  <w:marTop w:val="0"/>
                  <w:marBottom w:val="0"/>
                  <w:divBdr>
                    <w:top w:val="none" w:sz="0" w:space="0" w:color="auto"/>
                    <w:left w:val="none" w:sz="0" w:space="0" w:color="auto"/>
                    <w:bottom w:val="none" w:sz="0" w:space="0" w:color="auto"/>
                    <w:right w:val="none" w:sz="0" w:space="0" w:color="auto"/>
                  </w:divBdr>
                  <w:divsChild>
                    <w:div w:id="125701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272650">
      <w:bodyDiv w:val="1"/>
      <w:marLeft w:val="0"/>
      <w:marRight w:val="0"/>
      <w:marTop w:val="0"/>
      <w:marBottom w:val="0"/>
      <w:divBdr>
        <w:top w:val="none" w:sz="0" w:space="0" w:color="auto"/>
        <w:left w:val="none" w:sz="0" w:space="0" w:color="auto"/>
        <w:bottom w:val="none" w:sz="0" w:space="0" w:color="auto"/>
        <w:right w:val="none" w:sz="0" w:space="0" w:color="auto"/>
      </w:divBdr>
      <w:divsChild>
        <w:div w:id="1266882487">
          <w:marLeft w:val="0"/>
          <w:marRight w:val="0"/>
          <w:marTop w:val="0"/>
          <w:marBottom w:val="0"/>
          <w:divBdr>
            <w:top w:val="none" w:sz="0" w:space="0" w:color="auto"/>
            <w:left w:val="none" w:sz="0" w:space="0" w:color="auto"/>
            <w:bottom w:val="none" w:sz="0" w:space="0" w:color="auto"/>
            <w:right w:val="none" w:sz="0" w:space="0" w:color="auto"/>
          </w:divBdr>
        </w:div>
        <w:div w:id="1388530428">
          <w:marLeft w:val="0"/>
          <w:marRight w:val="0"/>
          <w:marTop w:val="0"/>
          <w:marBottom w:val="0"/>
          <w:divBdr>
            <w:top w:val="none" w:sz="0" w:space="0" w:color="auto"/>
            <w:left w:val="none" w:sz="0" w:space="0" w:color="auto"/>
            <w:bottom w:val="none" w:sz="0" w:space="0" w:color="auto"/>
            <w:right w:val="none" w:sz="0" w:space="0" w:color="auto"/>
          </w:divBdr>
        </w:div>
      </w:divsChild>
    </w:div>
    <w:div w:id="1699966964">
      <w:bodyDiv w:val="1"/>
      <w:marLeft w:val="0"/>
      <w:marRight w:val="0"/>
      <w:marTop w:val="0"/>
      <w:marBottom w:val="0"/>
      <w:divBdr>
        <w:top w:val="none" w:sz="0" w:space="0" w:color="auto"/>
        <w:left w:val="none" w:sz="0" w:space="0" w:color="auto"/>
        <w:bottom w:val="none" w:sz="0" w:space="0" w:color="auto"/>
        <w:right w:val="none" w:sz="0" w:space="0" w:color="auto"/>
      </w:divBdr>
      <w:divsChild>
        <w:div w:id="235556114">
          <w:marLeft w:val="0"/>
          <w:marRight w:val="0"/>
          <w:marTop w:val="0"/>
          <w:marBottom w:val="0"/>
          <w:divBdr>
            <w:top w:val="none" w:sz="0" w:space="0" w:color="auto"/>
            <w:left w:val="none" w:sz="0" w:space="0" w:color="auto"/>
            <w:bottom w:val="none" w:sz="0" w:space="0" w:color="auto"/>
            <w:right w:val="none" w:sz="0" w:space="0" w:color="auto"/>
          </w:divBdr>
        </w:div>
        <w:div w:id="449977025">
          <w:marLeft w:val="0"/>
          <w:marRight w:val="0"/>
          <w:marTop w:val="0"/>
          <w:marBottom w:val="0"/>
          <w:divBdr>
            <w:top w:val="none" w:sz="0" w:space="0" w:color="auto"/>
            <w:left w:val="none" w:sz="0" w:space="0" w:color="auto"/>
            <w:bottom w:val="none" w:sz="0" w:space="0" w:color="auto"/>
            <w:right w:val="none" w:sz="0" w:space="0" w:color="auto"/>
          </w:divBdr>
        </w:div>
        <w:div w:id="642852471">
          <w:marLeft w:val="0"/>
          <w:marRight w:val="0"/>
          <w:marTop w:val="0"/>
          <w:marBottom w:val="0"/>
          <w:divBdr>
            <w:top w:val="none" w:sz="0" w:space="0" w:color="auto"/>
            <w:left w:val="none" w:sz="0" w:space="0" w:color="auto"/>
            <w:bottom w:val="none" w:sz="0" w:space="0" w:color="auto"/>
            <w:right w:val="none" w:sz="0" w:space="0" w:color="auto"/>
          </w:divBdr>
        </w:div>
        <w:div w:id="681667459">
          <w:marLeft w:val="0"/>
          <w:marRight w:val="0"/>
          <w:marTop w:val="0"/>
          <w:marBottom w:val="0"/>
          <w:divBdr>
            <w:top w:val="none" w:sz="0" w:space="0" w:color="auto"/>
            <w:left w:val="none" w:sz="0" w:space="0" w:color="auto"/>
            <w:bottom w:val="none" w:sz="0" w:space="0" w:color="auto"/>
            <w:right w:val="none" w:sz="0" w:space="0" w:color="auto"/>
          </w:divBdr>
        </w:div>
        <w:div w:id="1015107437">
          <w:marLeft w:val="0"/>
          <w:marRight w:val="0"/>
          <w:marTop w:val="0"/>
          <w:marBottom w:val="0"/>
          <w:divBdr>
            <w:top w:val="none" w:sz="0" w:space="0" w:color="auto"/>
            <w:left w:val="none" w:sz="0" w:space="0" w:color="auto"/>
            <w:bottom w:val="none" w:sz="0" w:space="0" w:color="auto"/>
            <w:right w:val="none" w:sz="0" w:space="0" w:color="auto"/>
          </w:divBdr>
        </w:div>
        <w:div w:id="1453666874">
          <w:marLeft w:val="0"/>
          <w:marRight w:val="0"/>
          <w:marTop w:val="0"/>
          <w:marBottom w:val="0"/>
          <w:divBdr>
            <w:top w:val="none" w:sz="0" w:space="0" w:color="auto"/>
            <w:left w:val="none" w:sz="0" w:space="0" w:color="auto"/>
            <w:bottom w:val="none" w:sz="0" w:space="0" w:color="auto"/>
            <w:right w:val="none" w:sz="0" w:space="0" w:color="auto"/>
          </w:divBdr>
        </w:div>
        <w:div w:id="1771661303">
          <w:marLeft w:val="0"/>
          <w:marRight w:val="0"/>
          <w:marTop w:val="0"/>
          <w:marBottom w:val="0"/>
          <w:divBdr>
            <w:top w:val="none" w:sz="0" w:space="0" w:color="auto"/>
            <w:left w:val="none" w:sz="0" w:space="0" w:color="auto"/>
            <w:bottom w:val="none" w:sz="0" w:space="0" w:color="auto"/>
            <w:right w:val="none" w:sz="0" w:space="0" w:color="auto"/>
          </w:divBdr>
        </w:div>
      </w:divsChild>
    </w:div>
    <w:div w:id="1704944567">
      <w:bodyDiv w:val="1"/>
      <w:marLeft w:val="0"/>
      <w:marRight w:val="0"/>
      <w:marTop w:val="0"/>
      <w:marBottom w:val="0"/>
      <w:divBdr>
        <w:top w:val="none" w:sz="0" w:space="0" w:color="auto"/>
        <w:left w:val="none" w:sz="0" w:space="0" w:color="auto"/>
        <w:bottom w:val="none" w:sz="0" w:space="0" w:color="auto"/>
        <w:right w:val="none" w:sz="0" w:space="0" w:color="auto"/>
      </w:divBdr>
      <w:divsChild>
        <w:div w:id="487787825">
          <w:marLeft w:val="0"/>
          <w:marRight w:val="0"/>
          <w:marTop w:val="0"/>
          <w:marBottom w:val="0"/>
          <w:divBdr>
            <w:top w:val="none" w:sz="0" w:space="0" w:color="auto"/>
            <w:left w:val="none" w:sz="0" w:space="0" w:color="auto"/>
            <w:bottom w:val="none" w:sz="0" w:space="0" w:color="auto"/>
            <w:right w:val="none" w:sz="0" w:space="0" w:color="auto"/>
          </w:divBdr>
        </w:div>
        <w:div w:id="777136827">
          <w:marLeft w:val="0"/>
          <w:marRight w:val="0"/>
          <w:marTop w:val="0"/>
          <w:marBottom w:val="0"/>
          <w:divBdr>
            <w:top w:val="none" w:sz="0" w:space="0" w:color="auto"/>
            <w:left w:val="none" w:sz="0" w:space="0" w:color="auto"/>
            <w:bottom w:val="none" w:sz="0" w:space="0" w:color="auto"/>
            <w:right w:val="none" w:sz="0" w:space="0" w:color="auto"/>
          </w:divBdr>
        </w:div>
      </w:divsChild>
    </w:div>
    <w:div w:id="1714961306">
      <w:bodyDiv w:val="1"/>
      <w:marLeft w:val="0"/>
      <w:marRight w:val="0"/>
      <w:marTop w:val="0"/>
      <w:marBottom w:val="0"/>
      <w:divBdr>
        <w:top w:val="none" w:sz="0" w:space="0" w:color="auto"/>
        <w:left w:val="none" w:sz="0" w:space="0" w:color="auto"/>
        <w:bottom w:val="none" w:sz="0" w:space="0" w:color="auto"/>
        <w:right w:val="none" w:sz="0" w:space="0" w:color="auto"/>
      </w:divBdr>
      <w:divsChild>
        <w:div w:id="964232275">
          <w:marLeft w:val="0"/>
          <w:marRight w:val="0"/>
          <w:marTop w:val="0"/>
          <w:marBottom w:val="0"/>
          <w:divBdr>
            <w:top w:val="none" w:sz="0" w:space="0" w:color="auto"/>
            <w:left w:val="none" w:sz="0" w:space="0" w:color="auto"/>
            <w:bottom w:val="none" w:sz="0" w:space="0" w:color="auto"/>
            <w:right w:val="none" w:sz="0" w:space="0" w:color="auto"/>
          </w:divBdr>
        </w:div>
        <w:div w:id="1047073928">
          <w:marLeft w:val="0"/>
          <w:marRight w:val="0"/>
          <w:marTop w:val="0"/>
          <w:marBottom w:val="0"/>
          <w:divBdr>
            <w:top w:val="none" w:sz="0" w:space="0" w:color="auto"/>
            <w:left w:val="none" w:sz="0" w:space="0" w:color="auto"/>
            <w:bottom w:val="none" w:sz="0" w:space="0" w:color="auto"/>
            <w:right w:val="none" w:sz="0" w:space="0" w:color="auto"/>
          </w:divBdr>
        </w:div>
        <w:div w:id="1808082869">
          <w:marLeft w:val="0"/>
          <w:marRight w:val="0"/>
          <w:marTop w:val="0"/>
          <w:marBottom w:val="0"/>
          <w:divBdr>
            <w:top w:val="none" w:sz="0" w:space="0" w:color="auto"/>
            <w:left w:val="none" w:sz="0" w:space="0" w:color="auto"/>
            <w:bottom w:val="none" w:sz="0" w:space="0" w:color="auto"/>
            <w:right w:val="none" w:sz="0" w:space="0" w:color="auto"/>
          </w:divBdr>
        </w:div>
      </w:divsChild>
    </w:div>
    <w:div w:id="1719351485">
      <w:bodyDiv w:val="1"/>
      <w:marLeft w:val="0"/>
      <w:marRight w:val="0"/>
      <w:marTop w:val="0"/>
      <w:marBottom w:val="0"/>
      <w:divBdr>
        <w:top w:val="none" w:sz="0" w:space="0" w:color="auto"/>
        <w:left w:val="none" w:sz="0" w:space="0" w:color="auto"/>
        <w:bottom w:val="none" w:sz="0" w:space="0" w:color="auto"/>
        <w:right w:val="none" w:sz="0" w:space="0" w:color="auto"/>
      </w:divBdr>
      <w:divsChild>
        <w:div w:id="19359144">
          <w:marLeft w:val="0"/>
          <w:marRight w:val="0"/>
          <w:marTop w:val="0"/>
          <w:marBottom w:val="0"/>
          <w:divBdr>
            <w:top w:val="none" w:sz="0" w:space="0" w:color="auto"/>
            <w:left w:val="none" w:sz="0" w:space="0" w:color="auto"/>
            <w:bottom w:val="none" w:sz="0" w:space="0" w:color="auto"/>
            <w:right w:val="none" w:sz="0" w:space="0" w:color="auto"/>
          </w:divBdr>
        </w:div>
        <w:div w:id="61878110">
          <w:marLeft w:val="0"/>
          <w:marRight w:val="0"/>
          <w:marTop w:val="0"/>
          <w:marBottom w:val="0"/>
          <w:divBdr>
            <w:top w:val="none" w:sz="0" w:space="0" w:color="auto"/>
            <w:left w:val="none" w:sz="0" w:space="0" w:color="auto"/>
            <w:bottom w:val="none" w:sz="0" w:space="0" w:color="auto"/>
            <w:right w:val="none" w:sz="0" w:space="0" w:color="auto"/>
          </w:divBdr>
        </w:div>
        <w:div w:id="84962751">
          <w:marLeft w:val="0"/>
          <w:marRight w:val="0"/>
          <w:marTop w:val="0"/>
          <w:marBottom w:val="0"/>
          <w:divBdr>
            <w:top w:val="none" w:sz="0" w:space="0" w:color="auto"/>
            <w:left w:val="none" w:sz="0" w:space="0" w:color="auto"/>
            <w:bottom w:val="none" w:sz="0" w:space="0" w:color="auto"/>
            <w:right w:val="none" w:sz="0" w:space="0" w:color="auto"/>
          </w:divBdr>
        </w:div>
        <w:div w:id="105736312">
          <w:marLeft w:val="0"/>
          <w:marRight w:val="0"/>
          <w:marTop w:val="0"/>
          <w:marBottom w:val="0"/>
          <w:divBdr>
            <w:top w:val="none" w:sz="0" w:space="0" w:color="auto"/>
            <w:left w:val="none" w:sz="0" w:space="0" w:color="auto"/>
            <w:bottom w:val="none" w:sz="0" w:space="0" w:color="auto"/>
            <w:right w:val="none" w:sz="0" w:space="0" w:color="auto"/>
          </w:divBdr>
        </w:div>
        <w:div w:id="122775871">
          <w:marLeft w:val="0"/>
          <w:marRight w:val="0"/>
          <w:marTop w:val="0"/>
          <w:marBottom w:val="0"/>
          <w:divBdr>
            <w:top w:val="none" w:sz="0" w:space="0" w:color="auto"/>
            <w:left w:val="none" w:sz="0" w:space="0" w:color="auto"/>
            <w:bottom w:val="none" w:sz="0" w:space="0" w:color="auto"/>
            <w:right w:val="none" w:sz="0" w:space="0" w:color="auto"/>
          </w:divBdr>
        </w:div>
        <w:div w:id="295262617">
          <w:marLeft w:val="0"/>
          <w:marRight w:val="0"/>
          <w:marTop w:val="0"/>
          <w:marBottom w:val="0"/>
          <w:divBdr>
            <w:top w:val="none" w:sz="0" w:space="0" w:color="auto"/>
            <w:left w:val="none" w:sz="0" w:space="0" w:color="auto"/>
            <w:bottom w:val="none" w:sz="0" w:space="0" w:color="auto"/>
            <w:right w:val="none" w:sz="0" w:space="0" w:color="auto"/>
          </w:divBdr>
        </w:div>
        <w:div w:id="307443430">
          <w:marLeft w:val="0"/>
          <w:marRight w:val="0"/>
          <w:marTop w:val="0"/>
          <w:marBottom w:val="0"/>
          <w:divBdr>
            <w:top w:val="none" w:sz="0" w:space="0" w:color="auto"/>
            <w:left w:val="none" w:sz="0" w:space="0" w:color="auto"/>
            <w:bottom w:val="none" w:sz="0" w:space="0" w:color="auto"/>
            <w:right w:val="none" w:sz="0" w:space="0" w:color="auto"/>
          </w:divBdr>
        </w:div>
        <w:div w:id="389882527">
          <w:marLeft w:val="0"/>
          <w:marRight w:val="0"/>
          <w:marTop w:val="0"/>
          <w:marBottom w:val="0"/>
          <w:divBdr>
            <w:top w:val="none" w:sz="0" w:space="0" w:color="auto"/>
            <w:left w:val="none" w:sz="0" w:space="0" w:color="auto"/>
            <w:bottom w:val="none" w:sz="0" w:space="0" w:color="auto"/>
            <w:right w:val="none" w:sz="0" w:space="0" w:color="auto"/>
          </w:divBdr>
        </w:div>
        <w:div w:id="398745108">
          <w:marLeft w:val="0"/>
          <w:marRight w:val="0"/>
          <w:marTop w:val="0"/>
          <w:marBottom w:val="0"/>
          <w:divBdr>
            <w:top w:val="none" w:sz="0" w:space="0" w:color="auto"/>
            <w:left w:val="none" w:sz="0" w:space="0" w:color="auto"/>
            <w:bottom w:val="none" w:sz="0" w:space="0" w:color="auto"/>
            <w:right w:val="none" w:sz="0" w:space="0" w:color="auto"/>
          </w:divBdr>
        </w:div>
        <w:div w:id="415905093">
          <w:marLeft w:val="0"/>
          <w:marRight w:val="0"/>
          <w:marTop w:val="0"/>
          <w:marBottom w:val="0"/>
          <w:divBdr>
            <w:top w:val="none" w:sz="0" w:space="0" w:color="auto"/>
            <w:left w:val="none" w:sz="0" w:space="0" w:color="auto"/>
            <w:bottom w:val="none" w:sz="0" w:space="0" w:color="auto"/>
            <w:right w:val="none" w:sz="0" w:space="0" w:color="auto"/>
          </w:divBdr>
        </w:div>
        <w:div w:id="481509680">
          <w:marLeft w:val="0"/>
          <w:marRight w:val="0"/>
          <w:marTop w:val="0"/>
          <w:marBottom w:val="0"/>
          <w:divBdr>
            <w:top w:val="none" w:sz="0" w:space="0" w:color="auto"/>
            <w:left w:val="none" w:sz="0" w:space="0" w:color="auto"/>
            <w:bottom w:val="none" w:sz="0" w:space="0" w:color="auto"/>
            <w:right w:val="none" w:sz="0" w:space="0" w:color="auto"/>
          </w:divBdr>
        </w:div>
        <w:div w:id="523902922">
          <w:marLeft w:val="0"/>
          <w:marRight w:val="0"/>
          <w:marTop w:val="0"/>
          <w:marBottom w:val="0"/>
          <w:divBdr>
            <w:top w:val="none" w:sz="0" w:space="0" w:color="auto"/>
            <w:left w:val="none" w:sz="0" w:space="0" w:color="auto"/>
            <w:bottom w:val="none" w:sz="0" w:space="0" w:color="auto"/>
            <w:right w:val="none" w:sz="0" w:space="0" w:color="auto"/>
          </w:divBdr>
        </w:div>
        <w:div w:id="656419236">
          <w:marLeft w:val="0"/>
          <w:marRight w:val="0"/>
          <w:marTop w:val="0"/>
          <w:marBottom w:val="0"/>
          <w:divBdr>
            <w:top w:val="none" w:sz="0" w:space="0" w:color="auto"/>
            <w:left w:val="none" w:sz="0" w:space="0" w:color="auto"/>
            <w:bottom w:val="none" w:sz="0" w:space="0" w:color="auto"/>
            <w:right w:val="none" w:sz="0" w:space="0" w:color="auto"/>
          </w:divBdr>
        </w:div>
        <w:div w:id="736705147">
          <w:marLeft w:val="0"/>
          <w:marRight w:val="0"/>
          <w:marTop w:val="0"/>
          <w:marBottom w:val="0"/>
          <w:divBdr>
            <w:top w:val="none" w:sz="0" w:space="0" w:color="auto"/>
            <w:left w:val="none" w:sz="0" w:space="0" w:color="auto"/>
            <w:bottom w:val="none" w:sz="0" w:space="0" w:color="auto"/>
            <w:right w:val="none" w:sz="0" w:space="0" w:color="auto"/>
          </w:divBdr>
        </w:div>
        <w:div w:id="740130339">
          <w:marLeft w:val="0"/>
          <w:marRight w:val="0"/>
          <w:marTop w:val="0"/>
          <w:marBottom w:val="0"/>
          <w:divBdr>
            <w:top w:val="none" w:sz="0" w:space="0" w:color="auto"/>
            <w:left w:val="none" w:sz="0" w:space="0" w:color="auto"/>
            <w:bottom w:val="none" w:sz="0" w:space="0" w:color="auto"/>
            <w:right w:val="none" w:sz="0" w:space="0" w:color="auto"/>
          </w:divBdr>
        </w:div>
        <w:div w:id="761803317">
          <w:marLeft w:val="0"/>
          <w:marRight w:val="0"/>
          <w:marTop w:val="0"/>
          <w:marBottom w:val="0"/>
          <w:divBdr>
            <w:top w:val="none" w:sz="0" w:space="0" w:color="auto"/>
            <w:left w:val="none" w:sz="0" w:space="0" w:color="auto"/>
            <w:bottom w:val="none" w:sz="0" w:space="0" w:color="auto"/>
            <w:right w:val="none" w:sz="0" w:space="0" w:color="auto"/>
          </w:divBdr>
        </w:div>
        <w:div w:id="942568508">
          <w:marLeft w:val="0"/>
          <w:marRight w:val="0"/>
          <w:marTop w:val="0"/>
          <w:marBottom w:val="0"/>
          <w:divBdr>
            <w:top w:val="none" w:sz="0" w:space="0" w:color="auto"/>
            <w:left w:val="none" w:sz="0" w:space="0" w:color="auto"/>
            <w:bottom w:val="none" w:sz="0" w:space="0" w:color="auto"/>
            <w:right w:val="none" w:sz="0" w:space="0" w:color="auto"/>
          </w:divBdr>
        </w:div>
        <w:div w:id="947808979">
          <w:marLeft w:val="0"/>
          <w:marRight w:val="0"/>
          <w:marTop w:val="0"/>
          <w:marBottom w:val="0"/>
          <w:divBdr>
            <w:top w:val="none" w:sz="0" w:space="0" w:color="auto"/>
            <w:left w:val="none" w:sz="0" w:space="0" w:color="auto"/>
            <w:bottom w:val="none" w:sz="0" w:space="0" w:color="auto"/>
            <w:right w:val="none" w:sz="0" w:space="0" w:color="auto"/>
          </w:divBdr>
        </w:div>
        <w:div w:id="952322750">
          <w:marLeft w:val="0"/>
          <w:marRight w:val="0"/>
          <w:marTop w:val="0"/>
          <w:marBottom w:val="0"/>
          <w:divBdr>
            <w:top w:val="none" w:sz="0" w:space="0" w:color="auto"/>
            <w:left w:val="none" w:sz="0" w:space="0" w:color="auto"/>
            <w:bottom w:val="none" w:sz="0" w:space="0" w:color="auto"/>
            <w:right w:val="none" w:sz="0" w:space="0" w:color="auto"/>
          </w:divBdr>
        </w:div>
        <w:div w:id="1000036413">
          <w:marLeft w:val="0"/>
          <w:marRight w:val="0"/>
          <w:marTop w:val="0"/>
          <w:marBottom w:val="0"/>
          <w:divBdr>
            <w:top w:val="none" w:sz="0" w:space="0" w:color="auto"/>
            <w:left w:val="none" w:sz="0" w:space="0" w:color="auto"/>
            <w:bottom w:val="none" w:sz="0" w:space="0" w:color="auto"/>
            <w:right w:val="none" w:sz="0" w:space="0" w:color="auto"/>
          </w:divBdr>
        </w:div>
        <w:div w:id="1086271601">
          <w:marLeft w:val="0"/>
          <w:marRight w:val="0"/>
          <w:marTop w:val="0"/>
          <w:marBottom w:val="0"/>
          <w:divBdr>
            <w:top w:val="none" w:sz="0" w:space="0" w:color="auto"/>
            <w:left w:val="none" w:sz="0" w:space="0" w:color="auto"/>
            <w:bottom w:val="none" w:sz="0" w:space="0" w:color="auto"/>
            <w:right w:val="none" w:sz="0" w:space="0" w:color="auto"/>
          </w:divBdr>
        </w:div>
        <w:div w:id="1194078188">
          <w:marLeft w:val="0"/>
          <w:marRight w:val="0"/>
          <w:marTop w:val="0"/>
          <w:marBottom w:val="0"/>
          <w:divBdr>
            <w:top w:val="none" w:sz="0" w:space="0" w:color="auto"/>
            <w:left w:val="none" w:sz="0" w:space="0" w:color="auto"/>
            <w:bottom w:val="none" w:sz="0" w:space="0" w:color="auto"/>
            <w:right w:val="none" w:sz="0" w:space="0" w:color="auto"/>
          </w:divBdr>
        </w:div>
        <w:div w:id="1211840980">
          <w:marLeft w:val="0"/>
          <w:marRight w:val="0"/>
          <w:marTop w:val="0"/>
          <w:marBottom w:val="0"/>
          <w:divBdr>
            <w:top w:val="none" w:sz="0" w:space="0" w:color="auto"/>
            <w:left w:val="none" w:sz="0" w:space="0" w:color="auto"/>
            <w:bottom w:val="none" w:sz="0" w:space="0" w:color="auto"/>
            <w:right w:val="none" w:sz="0" w:space="0" w:color="auto"/>
          </w:divBdr>
        </w:div>
        <w:div w:id="1304189961">
          <w:marLeft w:val="0"/>
          <w:marRight w:val="0"/>
          <w:marTop w:val="0"/>
          <w:marBottom w:val="0"/>
          <w:divBdr>
            <w:top w:val="none" w:sz="0" w:space="0" w:color="auto"/>
            <w:left w:val="none" w:sz="0" w:space="0" w:color="auto"/>
            <w:bottom w:val="none" w:sz="0" w:space="0" w:color="auto"/>
            <w:right w:val="none" w:sz="0" w:space="0" w:color="auto"/>
          </w:divBdr>
        </w:div>
        <w:div w:id="1316684269">
          <w:marLeft w:val="0"/>
          <w:marRight w:val="0"/>
          <w:marTop w:val="0"/>
          <w:marBottom w:val="0"/>
          <w:divBdr>
            <w:top w:val="none" w:sz="0" w:space="0" w:color="auto"/>
            <w:left w:val="none" w:sz="0" w:space="0" w:color="auto"/>
            <w:bottom w:val="none" w:sz="0" w:space="0" w:color="auto"/>
            <w:right w:val="none" w:sz="0" w:space="0" w:color="auto"/>
          </w:divBdr>
        </w:div>
        <w:div w:id="1465661830">
          <w:marLeft w:val="0"/>
          <w:marRight w:val="0"/>
          <w:marTop w:val="0"/>
          <w:marBottom w:val="0"/>
          <w:divBdr>
            <w:top w:val="none" w:sz="0" w:space="0" w:color="auto"/>
            <w:left w:val="none" w:sz="0" w:space="0" w:color="auto"/>
            <w:bottom w:val="none" w:sz="0" w:space="0" w:color="auto"/>
            <w:right w:val="none" w:sz="0" w:space="0" w:color="auto"/>
          </w:divBdr>
        </w:div>
        <w:div w:id="1472940187">
          <w:marLeft w:val="0"/>
          <w:marRight w:val="0"/>
          <w:marTop w:val="0"/>
          <w:marBottom w:val="0"/>
          <w:divBdr>
            <w:top w:val="none" w:sz="0" w:space="0" w:color="auto"/>
            <w:left w:val="none" w:sz="0" w:space="0" w:color="auto"/>
            <w:bottom w:val="none" w:sz="0" w:space="0" w:color="auto"/>
            <w:right w:val="none" w:sz="0" w:space="0" w:color="auto"/>
          </w:divBdr>
        </w:div>
        <w:div w:id="1603876909">
          <w:marLeft w:val="0"/>
          <w:marRight w:val="0"/>
          <w:marTop w:val="0"/>
          <w:marBottom w:val="0"/>
          <w:divBdr>
            <w:top w:val="none" w:sz="0" w:space="0" w:color="auto"/>
            <w:left w:val="none" w:sz="0" w:space="0" w:color="auto"/>
            <w:bottom w:val="none" w:sz="0" w:space="0" w:color="auto"/>
            <w:right w:val="none" w:sz="0" w:space="0" w:color="auto"/>
          </w:divBdr>
        </w:div>
        <w:div w:id="1666126978">
          <w:marLeft w:val="0"/>
          <w:marRight w:val="0"/>
          <w:marTop w:val="0"/>
          <w:marBottom w:val="0"/>
          <w:divBdr>
            <w:top w:val="none" w:sz="0" w:space="0" w:color="auto"/>
            <w:left w:val="none" w:sz="0" w:space="0" w:color="auto"/>
            <w:bottom w:val="none" w:sz="0" w:space="0" w:color="auto"/>
            <w:right w:val="none" w:sz="0" w:space="0" w:color="auto"/>
          </w:divBdr>
        </w:div>
        <w:div w:id="1700352613">
          <w:marLeft w:val="0"/>
          <w:marRight w:val="0"/>
          <w:marTop w:val="0"/>
          <w:marBottom w:val="0"/>
          <w:divBdr>
            <w:top w:val="none" w:sz="0" w:space="0" w:color="auto"/>
            <w:left w:val="none" w:sz="0" w:space="0" w:color="auto"/>
            <w:bottom w:val="none" w:sz="0" w:space="0" w:color="auto"/>
            <w:right w:val="none" w:sz="0" w:space="0" w:color="auto"/>
          </w:divBdr>
        </w:div>
        <w:div w:id="1745490789">
          <w:marLeft w:val="0"/>
          <w:marRight w:val="0"/>
          <w:marTop w:val="0"/>
          <w:marBottom w:val="0"/>
          <w:divBdr>
            <w:top w:val="none" w:sz="0" w:space="0" w:color="auto"/>
            <w:left w:val="none" w:sz="0" w:space="0" w:color="auto"/>
            <w:bottom w:val="none" w:sz="0" w:space="0" w:color="auto"/>
            <w:right w:val="none" w:sz="0" w:space="0" w:color="auto"/>
          </w:divBdr>
        </w:div>
        <w:div w:id="1773285934">
          <w:marLeft w:val="0"/>
          <w:marRight w:val="0"/>
          <w:marTop w:val="0"/>
          <w:marBottom w:val="0"/>
          <w:divBdr>
            <w:top w:val="none" w:sz="0" w:space="0" w:color="auto"/>
            <w:left w:val="none" w:sz="0" w:space="0" w:color="auto"/>
            <w:bottom w:val="none" w:sz="0" w:space="0" w:color="auto"/>
            <w:right w:val="none" w:sz="0" w:space="0" w:color="auto"/>
          </w:divBdr>
        </w:div>
        <w:div w:id="1828549070">
          <w:marLeft w:val="0"/>
          <w:marRight w:val="0"/>
          <w:marTop w:val="0"/>
          <w:marBottom w:val="0"/>
          <w:divBdr>
            <w:top w:val="none" w:sz="0" w:space="0" w:color="auto"/>
            <w:left w:val="none" w:sz="0" w:space="0" w:color="auto"/>
            <w:bottom w:val="none" w:sz="0" w:space="0" w:color="auto"/>
            <w:right w:val="none" w:sz="0" w:space="0" w:color="auto"/>
          </w:divBdr>
        </w:div>
        <w:div w:id="1853490124">
          <w:marLeft w:val="0"/>
          <w:marRight w:val="0"/>
          <w:marTop w:val="0"/>
          <w:marBottom w:val="0"/>
          <w:divBdr>
            <w:top w:val="none" w:sz="0" w:space="0" w:color="auto"/>
            <w:left w:val="none" w:sz="0" w:space="0" w:color="auto"/>
            <w:bottom w:val="none" w:sz="0" w:space="0" w:color="auto"/>
            <w:right w:val="none" w:sz="0" w:space="0" w:color="auto"/>
          </w:divBdr>
        </w:div>
        <w:div w:id="1946572845">
          <w:marLeft w:val="0"/>
          <w:marRight w:val="0"/>
          <w:marTop w:val="0"/>
          <w:marBottom w:val="0"/>
          <w:divBdr>
            <w:top w:val="none" w:sz="0" w:space="0" w:color="auto"/>
            <w:left w:val="none" w:sz="0" w:space="0" w:color="auto"/>
            <w:bottom w:val="none" w:sz="0" w:space="0" w:color="auto"/>
            <w:right w:val="none" w:sz="0" w:space="0" w:color="auto"/>
          </w:divBdr>
        </w:div>
        <w:div w:id="1969358718">
          <w:marLeft w:val="0"/>
          <w:marRight w:val="0"/>
          <w:marTop w:val="0"/>
          <w:marBottom w:val="0"/>
          <w:divBdr>
            <w:top w:val="none" w:sz="0" w:space="0" w:color="auto"/>
            <w:left w:val="none" w:sz="0" w:space="0" w:color="auto"/>
            <w:bottom w:val="none" w:sz="0" w:space="0" w:color="auto"/>
            <w:right w:val="none" w:sz="0" w:space="0" w:color="auto"/>
          </w:divBdr>
        </w:div>
        <w:div w:id="2028368777">
          <w:marLeft w:val="0"/>
          <w:marRight w:val="0"/>
          <w:marTop w:val="0"/>
          <w:marBottom w:val="0"/>
          <w:divBdr>
            <w:top w:val="none" w:sz="0" w:space="0" w:color="auto"/>
            <w:left w:val="none" w:sz="0" w:space="0" w:color="auto"/>
            <w:bottom w:val="none" w:sz="0" w:space="0" w:color="auto"/>
            <w:right w:val="none" w:sz="0" w:space="0" w:color="auto"/>
          </w:divBdr>
        </w:div>
        <w:div w:id="2040933799">
          <w:marLeft w:val="0"/>
          <w:marRight w:val="0"/>
          <w:marTop w:val="0"/>
          <w:marBottom w:val="0"/>
          <w:divBdr>
            <w:top w:val="none" w:sz="0" w:space="0" w:color="auto"/>
            <w:left w:val="none" w:sz="0" w:space="0" w:color="auto"/>
            <w:bottom w:val="none" w:sz="0" w:space="0" w:color="auto"/>
            <w:right w:val="none" w:sz="0" w:space="0" w:color="auto"/>
          </w:divBdr>
        </w:div>
      </w:divsChild>
    </w:div>
    <w:div w:id="1722559436">
      <w:bodyDiv w:val="1"/>
      <w:marLeft w:val="0"/>
      <w:marRight w:val="0"/>
      <w:marTop w:val="0"/>
      <w:marBottom w:val="0"/>
      <w:divBdr>
        <w:top w:val="none" w:sz="0" w:space="0" w:color="auto"/>
        <w:left w:val="none" w:sz="0" w:space="0" w:color="auto"/>
        <w:bottom w:val="none" w:sz="0" w:space="0" w:color="auto"/>
        <w:right w:val="none" w:sz="0" w:space="0" w:color="auto"/>
      </w:divBdr>
      <w:divsChild>
        <w:div w:id="74398558">
          <w:marLeft w:val="0"/>
          <w:marRight w:val="0"/>
          <w:marTop w:val="0"/>
          <w:marBottom w:val="0"/>
          <w:divBdr>
            <w:top w:val="none" w:sz="0" w:space="0" w:color="auto"/>
            <w:left w:val="none" w:sz="0" w:space="0" w:color="auto"/>
            <w:bottom w:val="none" w:sz="0" w:space="0" w:color="auto"/>
            <w:right w:val="none" w:sz="0" w:space="0" w:color="auto"/>
          </w:divBdr>
        </w:div>
        <w:div w:id="165901705">
          <w:marLeft w:val="0"/>
          <w:marRight w:val="0"/>
          <w:marTop w:val="0"/>
          <w:marBottom w:val="0"/>
          <w:divBdr>
            <w:top w:val="none" w:sz="0" w:space="0" w:color="auto"/>
            <w:left w:val="none" w:sz="0" w:space="0" w:color="auto"/>
            <w:bottom w:val="none" w:sz="0" w:space="0" w:color="auto"/>
            <w:right w:val="none" w:sz="0" w:space="0" w:color="auto"/>
          </w:divBdr>
          <w:divsChild>
            <w:div w:id="264849647">
              <w:marLeft w:val="0"/>
              <w:marRight w:val="0"/>
              <w:marTop w:val="0"/>
              <w:marBottom w:val="0"/>
              <w:divBdr>
                <w:top w:val="none" w:sz="0" w:space="0" w:color="auto"/>
                <w:left w:val="none" w:sz="0" w:space="0" w:color="auto"/>
                <w:bottom w:val="none" w:sz="0" w:space="0" w:color="auto"/>
                <w:right w:val="none" w:sz="0" w:space="0" w:color="auto"/>
              </w:divBdr>
            </w:div>
            <w:div w:id="313460906">
              <w:marLeft w:val="0"/>
              <w:marRight w:val="0"/>
              <w:marTop w:val="0"/>
              <w:marBottom w:val="0"/>
              <w:divBdr>
                <w:top w:val="none" w:sz="0" w:space="0" w:color="auto"/>
                <w:left w:val="none" w:sz="0" w:space="0" w:color="auto"/>
                <w:bottom w:val="none" w:sz="0" w:space="0" w:color="auto"/>
                <w:right w:val="none" w:sz="0" w:space="0" w:color="auto"/>
              </w:divBdr>
            </w:div>
            <w:div w:id="439838529">
              <w:marLeft w:val="0"/>
              <w:marRight w:val="0"/>
              <w:marTop w:val="0"/>
              <w:marBottom w:val="0"/>
              <w:divBdr>
                <w:top w:val="none" w:sz="0" w:space="0" w:color="auto"/>
                <w:left w:val="none" w:sz="0" w:space="0" w:color="auto"/>
                <w:bottom w:val="none" w:sz="0" w:space="0" w:color="auto"/>
                <w:right w:val="none" w:sz="0" w:space="0" w:color="auto"/>
              </w:divBdr>
            </w:div>
            <w:div w:id="507989932">
              <w:marLeft w:val="0"/>
              <w:marRight w:val="0"/>
              <w:marTop w:val="0"/>
              <w:marBottom w:val="0"/>
              <w:divBdr>
                <w:top w:val="none" w:sz="0" w:space="0" w:color="auto"/>
                <w:left w:val="none" w:sz="0" w:space="0" w:color="auto"/>
                <w:bottom w:val="none" w:sz="0" w:space="0" w:color="auto"/>
                <w:right w:val="none" w:sz="0" w:space="0" w:color="auto"/>
              </w:divBdr>
            </w:div>
            <w:div w:id="717976961">
              <w:marLeft w:val="0"/>
              <w:marRight w:val="0"/>
              <w:marTop w:val="0"/>
              <w:marBottom w:val="0"/>
              <w:divBdr>
                <w:top w:val="none" w:sz="0" w:space="0" w:color="auto"/>
                <w:left w:val="none" w:sz="0" w:space="0" w:color="auto"/>
                <w:bottom w:val="none" w:sz="0" w:space="0" w:color="auto"/>
                <w:right w:val="none" w:sz="0" w:space="0" w:color="auto"/>
              </w:divBdr>
            </w:div>
            <w:div w:id="732579686">
              <w:marLeft w:val="0"/>
              <w:marRight w:val="0"/>
              <w:marTop w:val="0"/>
              <w:marBottom w:val="0"/>
              <w:divBdr>
                <w:top w:val="none" w:sz="0" w:space="0" w:color="auto"/>
                <w:left w:val="none" w:sz="0" w:space="0" w:color="auto"/>
                <w:bottom w:val="none" w:sz="0" w:space="0" w:color="auto"/>
                <w:right w:val="none" w:sz="0" w:space="0" w:color="auto"/>
              </w:divBdr>
            </w:div>
            <w:div w:id="773400279">
              <w:marLeft w:val="0"/>
              <w:marRight w:val="0"/>
              <w:marTop w:val="0"/>
              <w:marBottom w:val="0"/>
              <w:divBdr>
                <w:top w:val="none" w:sz="0" w:space="0" w:color="auto"/>
                <w:left w:val="none" w:sz="0" w:space="0" w:color="auto"/>
                <w:bottom w:val="none" w:sz="0" w:space="0" w:color="auto"/>
                <w:right w:val="none" w:sz="0" w:space="0" w:color="auto"/>
              </w:divBdr>
            </w:div>
            <w:div w:id="827402263">
              <w:marLeft w:val="0"/>
              <w:marRight w:val="0"/>
              <w:marTop w:val="0"/>
              <w:marBottom w:val="0"/>
              <w:divBdr>
                <w:top w:val="none" w:sz="0" w:space="0" w:color="auto"/>
                <w:left w:val="none" w:sz="0" w:space="0" w:color="auto"/>
                <w:bottom w:val="none" w:sz="0" w:space="0" w:color="auto"/>
                <w:right w:val="none" w:sz="0" w:space="0" w:color="auto"/>
              </w:divBdr>
            </w:div>
            <w:div w:id="966743511">
              <w:marLeft w:val="0"/>
              <w:marRight w:val="0"/>
              <w:marTop w:val="0"/>
              <w:marBottom w:val="0"/>
              <w:divBdr>
                <w:top w:val="none" w:sz="0" w:space="0" w:color="auto"/>
                <w:left w:val="none" w:sz="0" w:space="0" w:color="auto"/>
                <w:bottom w:val="none" w:sz="0" w:space="0" w:color="auto"/>
                <w:right w:val="none" w:sz="0" w:space="0" w:color="auto"/>
              </w:divBdr>
            </w:div>
            <w:div w:id="1167284325">
              <w:marLeft w:val="0"/>
              <w:marRight w:val="0"/>
              <w:marTop w:val="0"/>
              <w:marBottom w:val="0"/>
              <w:divBdr>
                <w:top w:val="none" w:sz="0" w:space="0" w:color="auto"/>
                <w:left w:val="none" w:sz="0" w:space="0" w:color="auto"/>
                <w:bottom w:val="none" w:sz="0" w:space="0" w:color="auto"/>
                <w:right w:val="none" w:sz="0" w:space="0" w:color="auto"/>
              </w:divBdr>
            </w:div>
            <w:div w:id="1244604672">
              <w:marLeft w:val="0"/>
              <w:marRight w:val="0"/>
              <w:marTop w:val="0"/>
              <w:marBottom w:val="0"/>
              <w:divBdr>
                <w:top w:val="none" w:sz="0" w:space="0" w:color="auto"/>
                <w:left w:val="none" w:sz="0" w:space="0" w:color="auto"/>
                <w:bottom w:val="none" w:sz="0" w:space="0" w:color="auto"/>
                <w:right w:val="none" w:sz="0" w:space="0" w:color="auto"/>
              </w:divBdr>
            </w:div>
            <w:div w:id="1462848375">
              <w:marLeft w:val="0"/>
              <w:marRight w:val="0"/>
              <w:marTop w:val="0"/>
              <w:marBottom w:val="0"/>
              <w:divBdr>
                <w:top w:val="none" w:sz="0" w:space="0" w:color="auto"/>
                <w:left w:val="none" w:sz="0" w:space="0" w:color="auto"/>
                <w:bottom w:val="none" w:sz="0" w:space="0" w:color="auto"/>
                <w:right w:val="none" w:sz="0" w:space="0" w:color="auto"/>
              </w:divBdr>
            </w:div>
            <w:div w:id="1488594819">
              <w:marLeft w:val="0"/>
              <w:marRight w:val="0"/>
              <w:marTop w:val="0"/>
              <w:marBottom w:val="0"/>
              <w:divBdr>
                <w:top w:val="none" w:sz="0" w:space="0" w:color="auto"/>
                <w:left w:val="none" w:sz="0" w:space="0" w:color="auto"/>
                <w:bottom w:val="none" w:sz="0" w:space="0" w:color="auto"/>
                <w:right w:val="none" w:sz="0" w:space="0" w:color="auto"/>
              </w:divBdr>
            </w:div>
            <w:div w:id="1494374830">
              <w:marLeft w:val="0"/>
              <w:marRight w:val="0"/>
              <w:marTop w:val="0"/>
              <w:marBottom w:val="0"/>
              <w:divBdr>
                <w:top w:val="none" w:sz="0" w:space="0" w:color="auto"/>
                <w:left w:val="none" w:sz="0" w:space="0" w:color="auto"/>
                <w:bottom w:val="none" w:sz="0" w:space="0" w:color="auto"/>
                <w:right w:val="none" w:sz="0" w:space="0" w:color="auto"/>
              </w:divBdr>
            </w:div>
            <w:div w:id="1544755308">
              <w:marLeft w:val="0"/>
              <w:marRight w:val="0"/>
              <w:marTop w:val="0"/>
              <w:marBottom w:val="0"/>
              <w:divBdr>
                <w:top w:val="none" w:sz="0" w:space="0" w:color="auto"/>
                <w:left w:val="none" w:sz="0" w:space="0" w:color="auto"/>
                <w:bottom w:val="none" w:sz="0" w:space="0" w:color="auto"/>
                <w:right w:val="none" w:sz="0" w:space="0" w:color="auto"/>
              </w:divBdr>
            </w:div>
            <w:div w:id="1558398456">
              <w:marLeft w:val="0"/>
              <w:marRight w:val="0"/>
              <w:marTop w:val="0"/>
              <w:marBottom w:val="0"/>
              <w:divBdr>
                <w:top w:val="none" w:sz="0" w:space="0" w:color="auto"/>
                <w:left w:val="none" w:sz="0" w:space="0" w:color="auto"/>
                <w:bottom w:val="none" w:sz="0" w:space="0" w:color="auto"/>
                <w:right w:val="none" w:sz="0" w:space="0" w:color="auto"/>
              </w:divBdr>
            </w:div>
            <w:div w:id="1841964445">
              <w:marLeft w:val="0"/>
              <w:marRight w:val="0"/>
              <w:marTop w:val="0"/>
              <w:marBottom w:val="0"/>
              <w:divBdr>
                <w:top w:val="none" w:sz="0" w:space="0" w:color="auto"/>
                <w:left w:val="none" w:sz="0" w:space="0" w:color="auto"/>
                <w:bottom w:val="none" w:sz="0" w:space="0" w:color="auto"/>
                <w:right w:val="none" w:sz="0" w:space="0" w:color="auto"/>
              </w:divBdr>
            </w:div>
            <w:div w:id="1858037114">
              <w:marLeft w:val="0"/>
              <w:marRight w:val="0"/>
              <w:marTop w:val="0"/>
              <w:marBottom w:val="0"/>
              <w:divBdr>
                <w:top w:val="none" w:sz="0" w:space="0" w:color="auto"/>
                <w:left w:val="none" w:sz="0" w:space="0" w:color="auto"/>
                <w:bottom w:val="none" w:sz="0" w:space="0" w:color="auto"/>
                <w:right w:val="none" w:sz="0" w:space="0" w:color="auto"/>
              </w:divBdr>
            </w:div>
            <w:div w:id="1889027955">
              <w:marLeft w:val="0"/>
              <w:marRight w:val="0"/>
              <w:marTop w:val="0"/>
              <w:marBottom w:val="0"/>
              <w:divBdr>
                <w:top w:val="none" w:sz="0" w:space="0" w:color="auto"/>
                <w:left w:val="none" w:sz="0" w:space="0" w:color="auto"/>
                <w:bottom w:val="none" w:sz="0" w:space="0" w:color="auto"/>
                <w:right w:val="none" w:sz="0" w:space="0" w:color="auto"/>
              </w:divBdr>
            </w:div>
            <w:div w:id="2065563968">
              <w:marLeft w:val="0"/>
              <w:marRight w:val="0"/>
              <w:marTop w:val="0"/>
              <w:marBottom w:val="0"/>
              <w:divBdr>
                <w:top w:val="none" w:sz="0" w:space="0" w:color="auto"/>
                <w:left w:val="none" w:sz="0" w:space="0" w:color="auto"/>
                <w:bottom w:val="none" w:sz="0" w:space="0" w:color="auto"/>
                <w:right w:val="none" w:sz="0" w:space="0" w:color="auto"/>
              </w:divBdr>
            </w:div>
          </w:divsChild>
        </w:div>
        <w:div w:id="192883541">
          <w:marLeft w:val="0"/>
          <w:marRight w:val="0"/>
          <w:marTop w:val="0"/>
          <w:marBottom w:val="0"/>
          <w:divBdr>
            <w:top w:val="none" w:sz="0" w:space="0" w:color="auto"/>
            <w:left w:val="none" w:sz="0" w:space="0" w:color="auto"/>
            <w:bottom w:val="none" w:sz="0" w:space="0" w:color="auto"/>
            <w:right w:val="none" w:sz="0" w:space="0" w:color="auto"/>
          </w:divBdr>
        </w:div>
        <w:div w:id="297953219">
          <w:marLeft w:val="0"/>
          <w:marRight w:val="0"/>
          <w:marTop w:val="0"/>
          <w:marBottom w:val="0"/>
          <w:divBdr>
            <w:top w:val="none" w:sz="0" w:space="0" w:color="auto"/>
            <w:left w:val="none" w:sz="0" w:space="0" w:color="auto"/>
            <w:bottom w:val="none" w:sz="0" w:space="0" w:color="auto"/>
            <w:right w:val="none" w:sz="0" w:space="0" w:color="auto"/>
          </w:divBdr>
          <w:divsChild>
            <w:div w:id="322315990">
              <w:marLeft w:val="0"/>
              <w:marRight w:val="0"/>
              <w:marTop w:val="0"/>
              <w:marBottom w:val="0"/>
              <w:divBdr>
                <w:top w:val="none" w:sz="0" w:space="0" w:color="auto"/>
                <w:left w:val="none" w:sz="0" w:space="0" w:color="auto"/>
                <w:bottom w:val="none" w:sz="0" w:space="0" w:color="auto"/>
                <w:right w:val="none" w:sz="0" w:space="0" w:color="auto"/>
              </w:divBdr>
            </w:div>
            <w:div w:id="411464636">
              <w:marLeft w:val="0"/>
              <w:marRight w:val="0"/>
              <w:marTop w:val="0"/>
              <w:marBottom w:val="0"/>
              <w:divBdr>
                <w:top w:val="none" w:sz="0" w:space="0" w:color="auto"/>
                <w:left w:val="none" w:sz="0" w:space="0" w:color="auto"/>
                <w:bottom w:val="none" w:sz="0" w:space="0" w:color="auto"/>
                <w:right w:val="none" w:sz="0" w:space="0" w:color="auto"/>
              </w:divBdr>
            </w:div>
            <w:div w:id="466825228">
              <w:marLeft w:val="0"/>
              <w:marRight w:val="0"/>
              <w:marTop w:val="0"/>
              <w:marBottom w:val="0"/>
              <w:divBdr>
                <w:top w:val="none" w:sz="0" w:space="0" w:color="auto"/>
                <w:left w:val="none" w:sz="0" w:space="0" w:color="auto"/>
                <w:bottom w:val="none" w:sz="0" w:space="0" w:color="auto"/>
                <w:right w:val="none" w:sz="0" w:space="0" w:color="auto"/>
              </w:divBdr>
            </w:div>
            <w:div w:id="642390471">
              <w:marLeft w:val="0"/>
              <w:marRight w:val="0"/>
              <w:marTop w:val="0"/>
              <w:marBottom w:val="0"/>
              <w:divBdr>
                <w:top w:val="none" w:sz="0" w:space="0" w:color="auto"/>
                <w:left w:val="none" w:sz="0" w:space="0" w:color="auto"/>
                <w:bottom w:val="none" w:sz="0" w:space="0" w:color="auto"/>
                <w:right w:val="none" w:sz="0" w:space="0" w:color="auto"/>
              </w:divBdr>
            </w:div>
            <w:div w:id="653528185">
              <w:marLeft w:val="0"/>
              <w:marRight w:val="0"/>
              <w:marTop w:val="0"/>
              <w:marBottom w:val="0"/>
              <w:divBdr>
                <w:top w:val="none" w:sz="0" w:space="0" w:color="auto"/>
                <w:left w:val="none" w:sz="0" w:space="0" w:color="auto"/>
                <w:bottom w:val="none" w:sz="0" w:space="0" w:color="auto"/>
                <w:right w:val="none" w:sz="0" w:space="0" w:color="auto"/>
              </w:divBdr>
            </w:div>
            <w:div w:id="837842529">
              <w:marLeft w:val="0"/>
              <w:marRight w:val="0"/>
              <w:marTop w:val="0"/>
              <w:marBottom w:val="0"/>
              <w:divBdr>
                <w:top w:val="none" w:sz="0" w:space="0" w:color="auto"/>
                <w:left w:val="none" w:sz="0" w:space="0" w:color="auto"/>
                <w:bottom w:val="none" w:sz="0" w:space="0" w:color="auto"/>
                <w:right w:val="none" w:sz="0" w:space="0" w:color="auto"/>
              </w:divBdr>
            </w:div>
            <w:div w:id="1018235172">
              <w:marLeft w:val="0"/>
              <w:marRight w:val="0"/>
              <w:marTop w:val="0"/>
              <w:marBottom w:val="0"/>
              <w:divBdr>
                <w:top w:val="none" w:sz="0" w:space="0" w:color="auto"/>
                <w:left w:val="none" w:sz="0" w:space="0" w:color="auto"/>
                <w:bottom w:val="none" w:sz="0" w:space="0" w:color="auto"/>
                <w:right w:val="none" w:sz="0" w:space="0" w:color="auto"/>
              </w:divBdr>
            </w:div>
            <w:div w:id="1032878487">
              <w:marLeft w:val="0"/>
              <w:marRight w:val="0"/>
              <w:marTop w:val="0"/>
              <w:marBottom w:val="0"/>
              <w:divBdr>
                <w:top w:val="none" w:sz="0" w:space="0" w:color="auto"/>
                <w:left w:val="none" w:sz="0" w:space="0" w:color="auto"/>
                <w:bottom w:val="none" w:sz="0" w:space="0" w:color="auto"/>
                <w:right w:val="none" w:sz="0" w:space="0" w:color="auto"/>
              </w:divBdr>
            </w:div>
            <w:div w:id="1048994362">
              <w:marLeft w:val="0"/>
              <w:marRight w:val="0"/>
              <w:marTop w:val="0"/>
              <w:marBottom w:val="0"/>
              <w:divBdr>
                <w:top w:val="none" w:sz="0" w:space="0" w:color="auto"/>
                <w:left w:val="none" w:sz="0" w:space="0" w:color="auto"/>
                <w:bottom w:val="none" w:sz="0" w:space="0" w:color="auto"/>
                <w:right w:val="none" w:sz="0" w:space="0" w:color="auto"/>
              </w:divBdr>
            </w:div>
            <w:div w:id="1241328439">
              <w:marLeft w:val="0"/>
              <w:marRight w:val="0"/>
              <w:marTop w:val="0"/>
              <w:marBottom w:val="0"/>
              <w:divBdr>
                <w:top w:val="none" w:sz="0" w:space="0" w:color="auto"/>
                <w:left w:val="none" w:sz="0" w:space="0" w:color="auto"/>
                <w:bottom w:val="none" w:sz="0" w:space="0" w:color="auto"/>
                <w:right w:val="none" w:sz="0" w:space="0" w:color="auto"/>
              </w:divBdr>
            </w:div>
            <w:div w:id="1276254802">
              <w:marLeft w:val="0"/>
              <w:marRight w:val="0"/>
              <w:marTop w:val="0"/>
              <w:marBottom w:val="0"/>
              <w:divBdr>
                <w:top w:val="none" w:sz="0" w:space="0" w:color="auto"/>
                <w:left w:val="none" w:sz="0" w:space="0" w:color="auto"/>
                <w:bottom w:val="none" w:sz="0" w:space="0" w:color="auto"/>
                <w:right w:val="none" w:sz="0" w:space="0" w:color="auto"/>
              </w:divBdr>
            </w:div>
            <w:div w:id="1331908968">
              <w:marLeft w:val="0"/>
              <w:marRight w:val="0"/>
              <w:marTop w:val="0"/>
              <w:marBottom w:val="0"/>
              <w:divBdr>
                <w:top w:val="none" w:sz="0" w:space="0" w:color="auto"/>
                <w:left w:val="none" w:sz="0" w:space="0" w:color="auto"/>
                <w:bottom w:val="none" w:sz="0" w:space="0" w:color="auto"/>
                <w:right w:val="none" w:sz="0" w:space="0" w:color="auto"/>
              </w:divBdr>
            </w:div>
            <w:div w:id="1552575267">
              <w:marLeft w:val="0"/>
              <w:marRight w:val="0"/>
              <w:marTop w:val="0"/>
              <w:marBottom w:val="0"/>
              <w:divBdr>
                <w:top w:val="none" w:sz="0" w:space="0" w:color="auto"/>
                <w:left w:val="none" w:sz="0" w:space="0" w:color="auto"/>
                <w:bottom w:val="none" w:sz="0" w:space="0" w:color="auto"/>
                <w:right w:val="none" w:sz="0" w:space="0" w:color="auto"/>
              </w:divBdr>
            </w:div>
            <w:div w:id="1646885022">
              <w:marLeft w:val="0"/>
              <w:marRight w:val="0"/>
              <w:marTop w:val="0"/>
              <w:marBottom w:val="0"/>
              <w:divBdr>
                <w:top w:val="none" w:sz="0" w:space="0" w:color="auto"/>
                <w:left w:val="none" w:sz="0" w:space="0" w:color="auto"/>
                <w:bottom w:val="none" w:sz="0" w:space="0" w:color="auto"/>
                <w:right w:val="none" w:sz="0" w:space="0" w:color="auto"/>
              </w:divBdr>
            </w:div>
            <w:div w:id="1702704254">
              <w:marLeft w:val="0"/>
              <w:marRight w:val="0"/>
              <w:marTop w:val="0"/>
              <w:marBottom w:val="0"/>
              <w:divBdr>
                <w:top w:val="none" w:sz="0" w:space="0" w:color="auto"/>
                <w:left w:val="none" w:sz="0" w:space="0" w:color="auto"/>
                <w:bottom w:val="none" w:sz="0" w:space="0" w:color="auto"/>
                <w:right w:val="none" w:sz="0" w:space="0" w:color="auto"/>
              </w:divBdr>
            </w:div>
            <w:div w:id="1779910573">
              <w:marLeft w:val="0"/>
              <w:marRight w:val="0"/>
              <w:marTop w:val="0"/>
              <w:marBottom w:val="0"/>
              <w:divBdr>
                <w:top w:val="none" w:sz="0" w:space="0" w:color="auto"/>
                <w:left w:val="none" w:sz="0" w:space="0" w:color="auto"/>
                <w:bottom w:val="none" w:sz="0" w:space="0" w:color="auto"/>
                <w:right w:val="none" w:sz="0" w:space="0" w:color="auto"/>
              </w:divBdr>
            </w:div>
            <w:div w:id="1908566068">
              <w:marLeft w:val="0"/>
              <w:marRight w:val="0"/>
              <w:marTop w:val="0"/>
              <w:marBottom w:val="0"/>
              <w:divBdr>
                <w:top w:val="none" w:sz="0" w:space="0" w:color="auto"/>
                <w:left w:val="none" w:sz="0" w:space="0" w:color="auto"/>
                <w:bottom w:val="none" w:sz="0" w:space="0" w:color="auto"/>
                <w:right w:val="none" w:sz="0" w:space="0" w:color="auto"/>
              </w:divBdr>
            </w:div>
            <w:div w:id="2021351655">
              <w:marLeft w:val="0"/>
              <w:marRight w:val="0"/>
              <w:marTop w:val="0"/>
              <w:marBottom w:val="0"/>
              <w:divBdr>
                <w:top w:val="none" w:sz="0" w:space="0" w:color="auto"/>
                <w:left w:val="none" w:sz="0" w:space="0" w:color="auto"/>
                <w:bottom w:val="none" w:sz="0" w:space="0" w:color="auto"/>
                <w:right w:val="none" w:sz="0" w:space="0" w:color="auto"/>
              </w:divBdr>
            </w:div>
            <w:div w:id="2108577945">
              <w:marLeft w:val="0"/>
              <w:marRight w:val="0"/>
              <w:marTop w:val="0"/>
              <w:marBottom w:val="0"/>
              <w:divBdr>
                <w:top w:val="none" w:sz="0" w:space="0" w:color="auto"/>
                <w:left w:val="none" w:sz="0" w:space="0" w:color="auto"/>
                <w:bottom w:val="none" w:sz="0" w:space="0" w:color="auto"/>
                <w:right w:val="none" w:sz="0" w:space="0" w:color="auto"/>
              </w:divBdr>
            </w:div>
            <w:div w:id="2133286057">
              <w:marLeft w:val="0"/>
              <w:marRight w:val="0"/>
              <w:marTop w:val="0"/>
              <w:marBottom w:val="0"/>
              <w:divBdr>
                <w:top w:val="none" w:sz="0" w:space="0" w:color="auto"/>
                <w:left w:val="none" w:sz="0" w:space="0" w:color="auto"/>
                <w:bottom w:val="none" w:sz="0" w:space="0" w:color="auto"/>
                <w:right w:val="none" w:sz="0" w:space="0" w:color="auto"/>
              </w:divBdr>
            </w:div>
          </w:divsChild>
        </w:div>
        <w:div w:id="740634647">
          <w:marLeft w:val="0"/>
          <w:marRight w:val="0"/>
          <w:marTop w:val="0"/>
          <w:marBottom w:val="0"/>
          <w:divBdr>
            <w:top w:val="none" w:sz="0" w:space="0" w:color="auto"/>
            <w:left w:val="none" w:sz="0" w:space="0" w:color="auto"/>
            <w:bottom w:val="none" w:sz="0" w:space="0" w:color="auto"/>
            <w:right w:val="none" w:sz="0" w:space="0" w:color="auto"/>
          </w:divBdr>
        </w:div>
        <w:div w:id="1029455724">
          <w:marLeft w:val="0"/>
          <w:marRight w:val="0"/>
          <w:marTop w:val="0"/>
          <w:marBottom w:val="0"/>
          <w:divBdr>
            <w:top w:val="none" w:sz="0" w:space="0" w:color="auto"/>
            <w:left w:val="none" w:sz="0" w:space="0" w:color="auto"/>
            <w:bottom w:val="none" w:sz="0" w:space="0" w:color="auto"/>
            <w:right w:val="none" w:sz="0" w:space="0" w:color="auto"/>
          </w:divBdr>
        </w:div>
        <w:div w:id="1038895752">
          <w:marLeft w:val="0"/>
          <w:marRight w:val="0"/>
          <w:marTop w:val="0"/>
          <w:marBottom w:val="0"/>
          <w:divBdr>
            <w:top w:val="none" w:sz="0" w:space="0" w:color="auto"/>
            <w:left w:val="none" w:sz="0" w:space="0" w:color="auto"/>
            <w:bottom w:val="none" w:sz="0" w:space="0" w:color="auto"/>
            <w:right w:val="none" w:sz="0" w:space="0" w:color="auto"/>
          </w:divBdr>
        </w:div>
        <w:div w:id="1100949831">
          <w:marLeft w:val="0"/>
          <w:marRight w:val="0"/>
          <w:marTop w:val="0"/>
          <w:marBottom w:val="0"/>
          <w:divBdr>
            <w:top w:val="none" w:sz="0" w:space="0" w:color="auto"/>
            <w:left w:val="none" w:sz="0" w:space="0" w:color="auto"/>
            <w:bottom w:val="none" w:sz="0" w:space="0" w:color="auto"/>
            <w:right w:val="none" w:sz="0" w:space="0" w:color="auto"/>
          </w:divBdr>
          <w:divsChild>
            <w:div w:id="42599574">
              <w:marLeft w:val="0"/>
              <w:marRight w:val="0"/>
              <w:marTop w:val="0"/>
              <w:marBottom w:val="0"/>
              <w:divBdr>
                <w:top w:val="none" w:sz="0" w:space="0" w:color="auto"/>
                <w:left w:val="none" w:sz="0" w:space="0" w:color="auto"/>
                <w:bottom w:val="none" w:sz="0" w:space="0" w:color="auto"/>
                <w:right w:val="none" w:sz="0" w:space="0" w:color="auto"/>
              </w:divBdr>
            </w:div>
            <w:div w:id="232980621">
              <w:marLeft w:val="0"/>
              <w:marRight w:val="0"/>
              <w:marTop w:val="0"/>
              <w:marBottom w:val="0"/>
              <w:divBdr>
                <w:top w:val="none" w:sz="0" w:space="0" w:color="auto"/>
                <w:left w:val="none" w:sz="0" w:space="0" w:color="auto"/>
                <w:bottom w:val="none" w:sz="0" w:space="0" w:color="auto"/>
                <w:right w:val="none" w:sz="0" w:space="0" w:color="auto"/>
              </w:divBdr>
            </w:div>
            <w:div w:id="295768244">
              <w:marLeft w:val="0"/>
              <w:marRight w:val="0"/>
              <w:marTop w:val="0"/>
              <w:marBottom w:val="0"/>
              <w:divBdr>
                <w:top w:val="none" w:sz="0" w:space="0" w:color="auto"/>
                <w:left w:val="none" w:sz="0" w:space="0" w:color="auto"/>
                <w:bottom w:val="none" w:sz="0" w:space="0" w:color="auto"/>
                <w:right w:val="none" w:sz="0" w:space="0" w:color="auto"/>
              </w:divBdr>
            </w:div>
            <w:div w:id="333579372">
              <w:marLeft w:val="0"/>
              <w:marRight w:val="0"/>
              <w:marTop w:val="0"/>
              <w:marBottom w:val="0"/>
              <w:divBdr>
                <w:top w:val="none" w:sz="0" w:space="0" w:color="auto"/>
                <w:left w:val="none" w:sz="0" w:space="0" w:color="auto"/>
                <w:bottom w:val="none" w:sz="0" w:space="0" w:color="auto"/>
                <w:right w:val="none" w:sz="0" w:space="0" w:color="auto"/>
              </w:divBdr>
            </w:div>
            <w:div w:id="360788786">
              <w:marLeft w:val="0"/>
              <w:marRight w:val="0"/>
              <w:marTop w:val="0"/>
              <w:marBottom w:val="0"/>
              <w:divBdr>
                <w:top w:val="none" w:sz="0" w:space="0" w:color="auto"/>
                <w:left w:val="none" w:sz="0" w:space="0" w:color="auto"/>
                <w:bottom w:val="none" w:sz="0" w:space="0" w:color="auto"/>
                <w:right w:val="none" w:sz="0" w:space="0" w:color="auto"/>
              </w:divBdr>
            </w:div>
            <w:div w:id="449125990">
              <w:marLeft w:val="0"/>
              <w:marRight w:val="0"/>
              <w:marTop w:val="0"/>
              <w:marBottom w:val="0"/>
              <w:divBdr>
                <w:top w:val="none" w:sz="0" w:space="0" w:color="auto"/>
                <w:left w:val="none" w:sz="0" w:space="0" w:color="auto"/>
                <w:bottom w:val="none" w:sz="0" w:space="0" w:color="auto"/>
                <w:right w:val="none" w:sz="0" w:space="0" w:color="auto"/>
              </w:divBdr>
            </w:div>
            <w:div w:id="464079829">
              <w:marLeft w:val="0"/>
              <w:marRight w:val="0"/>
              <w:marTop w:val="0"/>
              <w:marBottom w:val="0"/>
              <w:divBdr>
                <w:top w:val="none" w:sz="0" w:space="0" w:color="auto"/>
                <w:left w:val="none" w:sz="0" w:space="0" w:color="auto"/>
                <w:bottom w:val="none" w:sz="0" w:space="0" w:color="auto"/>
                <w:right w:val="none" w:sz="0" w:space="0" w:color="auto"/>
              </w:divBdr>
            </w:div>
            <w:div w:id="615218509">
              <w:marLeft w:val="0"/>
              <w:marRight w:val="0"/>
              <w:marTop w:val="0"/>
              <w:marBottom w:val="0"/>
              <w:divBdr>
                <w:top w:val="none" w:sz="0" w:space="0" w:color="auto"/>
                <w:left w:val="none" w:sz="0" w:space="0" w:color="auto"/>
                <w:bottom w:val="none" w:sz="0" w:space="0" w:color="auto"/>
                <w:right w:val="none" w:sz="0" w:space="0" w:color="auto"/>
              </w:divBdr>
            </w:div>
            <w:div w:id="667438854">
              <w:marLeft w:val="0"/>
              <w:marRight w:val="0"/>
              <w:marTop w:val="0"/>
              <w:marBottom w:val="0"/>
              <w:divBdr>
                <w:top w:val="none" w:sz="0" w:space="0" w:color="auto"/>
                <w:left w:val="none" w:sz="0" w:space="0" w:color="auto"/>
                <w:bottom w:val="none" w:sz="0" w:space="0" w:color="auto"/>
                <w:right w:val="none" w:sz="0" w:space="0" w:color="auto"/>
              </w:divBdr>
            </w:div>
            <w:div w:id="803886135">
              <w:marLeft w:val="0"/>
              <w:marRight w:val="0"/>
              <w:marTop w:val="0"/>
              <w:marBottom w:val="0"/>
              <w:divBdr>
                <w:top w:val="none" w:sz="0" w:space="0" w:color="auto"/>
                <w:left w:val="none" w:sz="0" w:space="0" w:color="auto"/>
                <w:bottom w:val="none" w:sz="0" w:space="0" w:color="auto"/>
                <w:right w:val="none" w:sz="0" w:space="0" w:color="auto"/>
              </w:divBdr>
            </w:div>
            <w:div w:id="890385076">
              <w:marLeft w:val="0"/>
              <w:marRight w:val="0"/>
              <w:marTop w:val="0"/>
              <w:marBottom w:val="0"/>
              <w:divBdr>
                <w:top w:val="none" w:sz="0" w:space="0" w:color="auto"/>
                <w:left w:val="none" w:sz="0" w:space="0" w:color="auto"/>
                <w:bottom w:val="none" w:sz="0" w:space="0" w:color="auto"/>
                <w:right w:val="none" w:sz="0" w:space="0" w:color="auto"/>
              </w:divBdr>
            </w:div>
            <w:div w:id="1037436512">
              <w:marLeft w:val="0"/>
              <w:marRight w:val="0"/>
              <w:marTop w:val="0"/>
              <w:marBottom w:val="0"/>
              <w:divBdr>
                <w:top w:val="none" w:sz="0" w:space="0" w:color="auto"/>
                <w:left w:val="none" w:sz="0" w:space="0" w:color="auto"/>
                <w:bottom w:val="none" w:sz="0" w:space="0" w:color="auto"/>
                <w:right w:val="none" w:sz="0" w:space="0" w:color="auto"/>
              </w:divBdr>
            </w:div>
            <w:div w:id="1177575185">
              <w:marLeft w:val="0"/>
              <w:marRight w:val="0"/>
              <w:marTop w:val="0"/>
              <w:marBottom w:val="0"/>
              <w:divBdr>
                <w:top w:val="none" w:sz="0" w:space="0" w:color="auto"/>
                <w:left w:val="none" w:sz="0" w:space="0" w:color="auto"/>
                <w:bottom w:val="none" w:sz="0" w:space="0" w:color="auto"/>
                <w:right w:val="none" w:sz="0" w:space="0" w:color="auto"/>
              </w:divBdr>
            </w:div>
            <w:div w:id="1305281228">
              <w:marLeft w:val="0"/>
              <w:marRight w:val="0"/>
              <w:marTop w:val="0"/>
              <w:marBottom w:val="0"/>
              <w:divBdr>
                <w:top w:val="none" w:sz="0" w:space="0" w:color="auto"/>
                <w:left w:val="none" w:sz="0" w:space="0" w:color="auto"/>
                <w:bottom w:val="none" w:sz="0" w:space="0" w:color="auto"/>
                <w:right w:val="none" w:sz="0" w:space="0" w:color="auto"/>
              </w:divBdr>
            </w:div>
            <w:div w:id="1576628270">
              <w:marLeft w:val="0"/>
              <w:marRight w:val="0"/>
              <w:marTop w:val="0"/>
              <w:marBottom w:val="0"/>
              <w:divBdr>
                <w:top w:val="none" w:sz="0" w:space="0" w:color="auto"/>
                <w:left w:val="none" w:sz="0" w:space="0" w:color="auto"/>
                <w:bottom w:val="none" w:sz="0" w:space="0" w:color="auto"/>
                <w:right w:val="none" w:sz="0" w:space="0" w:color="auto"/>
              </w:divBdr>
            </w:div>
            <w:div w:id="1677001549">
              <w:marLeft w:val="0"/>
              <w:marRight w:val="0"/>
              <w:marTop w:val="0"/>
              <w:marBottom w:val="0"/>
              <w:divBdr>
                <w:top w:val="none" w:sz="0" w:space="0" w:color="auto"/>
                <w:left w:val="none" w:sz="0" w:space="0" w:color="auto"/>
                <w:bottom w:val="none" w:sz="0" w:space="0" w:color="auto"/>
                <w:right w:val="none" w:sz="0" w:space="0" w:color="auto"/>
              </w:divBdr>
            </w:div>
            <w:div w:id="1703746764">
              <w:marLeft w:val="0"/>
              <w:marRight w:val="0"/>
              <w:marTop w:val="0"/>
              <w:marBottom w:val="0"/>
              <w:divBdr>
                <w:top w:val="none" w:sz="0" w:space="0" w:color="auto"/>
                <w:left w:val="none" w:sz="0" w:space="0" w:color="auto"/>
                <w:bottom w:val="none" w:sz="0" w:space="0" w:color="auto"/>
                <w:right w:val="none" w:sz="0" w:space="0" w:color="auto"/>
              </w:divBdr>
            </w:div>
            <w:div w:id="1820531878">
              <w:marLeft w:val="0"/>
              <w:marRight w:val="0"/>
              <w:marTop w:val="0"/>
              <w:marBottom w:val="0"/>
              <w:divBdr>
                <w:top w:val="none" w:sz="0" w:space="0" w:color="auto"/>
                <w:left w:val="none" w:sz="0" w:space="0" w:color="auto"/>
                <w:bottom w:val="none" w:sz="0" w:space="0" w:color="auto"/>
                <w:right w:val="none" w:sz="0" w:space="0" w:color="auto"/>
              </w:divBdr>
            </w:div>
            <w:div w:id="2011786797">
              <w:marLeft w:val="0"/>
              <w:marRight w:val="0"/>
              <w:marTop w:val="0"/>
              <w:marBottom w:val="0"/>
              <w:divBdr>
                <w:top w:val="none" w:sz="0" w:space="0" w:color="auto"/>
                <w:left w:val="none" w:sz="0" w:space="0" w:color="auto"/>
                <w:bottom w:val="none" w:sz="0" w:space="0" w:color="auto"/>
                <w:right w:val="none" w:sz="0" w:space="0" w:color="auto"/>
              </w:divBdr>
            </w:div>
            <w:div w:id="2072339996">
              <w:marLeft w:val="0"/>
              <w:marRight w:val="0"/>
              <w:marTop w:val="0"/>
              <w:marBottom w:val="0"/>
              <w:divBdr>
                <w:top w:val="none" w:sz="0" w:space="0" w:color="auto"/>
                <w:left w:val="none" w:sz="0" w:space="0" w:color="auto"/>
                <w:bottom w:val="none" w:sz="0" w:space="0" w:color="auto"/>
                <w:right w:val="none" w:sz="0" w:space="0" w:color="auto"/>
              </w:divBdr>
            </w:div>
          </w:divsChild>
        </w:div>
        <w:div w:id="1514299098">
          <w:marLeft w:val="0"/>
          <w:marRight w:val="0"/>
          <w:marTop w:val="0"/>
          <w:marBottom w:val="0"/>
          <w:divBdr>
            <w:top w:val="none" w:sz="0" w:space="0" w:color="auto"/>
            <w:left w:val="none" w:sz="0" w:space="0" w:color="auto"/>
            <w:bottom w:val="none" w:sz="0" w:space="0" w:color="auto"/>
            <w:right w:val="none" w:sz="0" w:space="0" w:color="auto"/>
          </w:divBdr>
        </w:div>
        <w:div w:id="1733115251">
          <w:marLeft w:val="0"/>
          <w:marRight w:val="0"/>
          <w:marTop w:val="0"/>
          <w:marBottom w:val="0"/>
          <w:divBdr>
            <w:top w:val="none" w:sz="0" w:space="0" w:color="auto"/>
            <w:left w:val="none" w:sz="0" w:space="0" w:color="auto"/>
            <w:bottom w:val="none" w:sz="0" w:space="0" w:color="auto"/>
            <w:right w:val="none" w:sz="0" w:space="0" w:color="auto"/>
          </w:divBdr>
        </w:div>
        <w:div w:id="2013529699">
          <w:marLeft w:val="0"/>
          <w:marRight w:val="0"/>
          <w:marTop w:val="0"/>
          <w:marBottom w:val="0"/>
          <w:divBdr>
            <w:top w:val="none" w:sz="0" w:space="0" w:color="auto"/>
            <w:left w:val="none" w:sz="0" w:space="0" w:color="auto"/>
            <w:bottom w:val="none" w:sz="0" w:space="0" w:color="auto"/>
            <w:right w:val="none" w:sz="0" w:space="0" w:color="auto"/>
          </w:divBdr>
        </w:div>
      </w:divsChild>
    </w:div>
    <w:div w:id="1751655826">
      <w:bodyDiv w:val="1"/>
      <w:marLeft w:val="0"/>
      <w:marRight w:val="0"/>
      <w:marTop w:val="0"/>
      <w:marBottom w:val="0"/>
      <w:divBdr>
        <w:top w:val="none" w:sz="0" w:space="0" w:color="auto"/>
        <w:left w:val="none" w:sz="0" w:space="0" w:color="auto"/>
        <w:bottom w:val="none" w:sz="0" w:space="0" w:color="auto"/>
        <w:right w:val="none" w:sz="0" w:space="0" w:color="auto"/>
      </w:divBdr>
      <w:divsChild>
        <w:div w:id="715543337">
          <w:marLeft w:val="0"/>
          <w:marRight w:val="0"/>
          <w:marTop w:val="0"/>
          <w:marBottom w:val="0"/>
          <w:divBdr>
            <w:top w:val="none" w:sz="0" w:space="0" w:color="auto"/>
            <w:left w:val="none" w:sz="0" w:space="0" w:color="auto"/>
            <w:bottom w:val="none" w:sz="0" w:space="0" w:color="auto"/>
            <w:right w:val="none" w:sz="0" w:space="0" w:color="auto"/>
          </w:divBdr>
        </w:div>
        <w:div w:id="777068210">
          <w:marLeft w:val="0"/>
          <w:marRight w:val="0"/>
          <w:marTop w:val="0"/>
          <w:marBottom w:val="0"/>
          <w:divBdr>
            <w:top w:val="none" w:sz="0" w:space="0" w:color="auto"/>
            <w:left w:val="none" w:sz="0" w:space="0" w:color="auto"/>
            <w:bottom w:val="none" w:sz="0" w:space="0" w:color="auto"/>
            <w:right w:val="none" w:sz="0" w:space="0" w:color="auto"/>
          </w:divBdr>
        </w:div>
      </w:divsChild>
    </w:div>
    <w:div w:id="1760442212">
      <w:bodyDiv w:val="1"/>
      <w:marLeft w:val="0"/>
      <w:marRight w:val="0"/>
      <w:marTop w:val="0"/>
      <w:marBottom w:val="0"/>
      <w:divBdr>
        <w:top w:val="none" w:sz="0" w:space="0" w:color="auto"/>
        <w:left w:val="none" w:sz="0" w:space="0" w:color="auto"/>
        <w:bottom w:val="none" w:sz="0" w:space="0" w:color="auto"/>
        <w:right w:val="none" w:sz="0" w:space="0" w:color="auto"/>
      </w:divBdr>
      <w:divsChild>
        <w:div w:id="245457586">
          <w:marLeft w:val="0"/>
          <w:marRight w:val="0"/>
          <w:marTop w:val="0"/>
          <w:marBottom w:val="0"/>
          <w:divBdr>
            <w:top w:val="none" w:sz="0" w:space="0" w:color="auto"/>
            <w:left w:val="none" w:sz="0" w:space="0" w:color="auto"/>
            <w:bottom w:val="none" w:sz="0" w:space="0" w:color="auto"/>
            <w:right w:val="none" w:sz="0" w:space="0" w:color="auto"/>
          </w:divBdr>
        </w:div>
        <w:div w:id="1887570875">
          <w:marLeft w:val="0"/>
          <w:marRight w:val="0"/>
          <w:marTop w:val="0"/>
          <w:marBottom w:val="0"/>
          <w:divBdr>
            <w:top w:val="none" w:sz="0" w:space="0" w:color="auto"/>
            <w:left w:val="none" w:sz="0" w:space="0" w:color="auto"/>
            <w:bottom w:val="none" w:sz="0" w:space="0" w:color="auto"/>
            <w:right w:val="none" w:sz="0" w:space="0" w:color="auto"/>
          </w:divBdr>
        </w:div>
      </w:divsChild>
    </w:div>
    <w:div w:id="1764958472">
      <w:bodyDiv w:val="1"/>
      <w:marLeft w:val="0"/>
      <w:marRight w:val="0"/>
      <w:marTop w:val="0"/>
      <w:marBottom w:val="0"/>
      <w:divBdr>
        <w:top w:val="none" w:sz="0" w:space="0" w:color="auto"/>
        <w:left w:val="none" w:sz="0" w:space="0" w:color="auto"/>
        <w:bottom w:val="none" w:sz="0" w:space="0" w:color="auto"/>
        <w:right w:val="none" w:sz="0" w:space="0" w:color="auto"/>
      </w:divBdr>
      <w:divsChild>
        <w:div w:id="475992585">
          <w:marLeft w:val="0"/>
          <w:marRight w:val="0"/>
          <w:marTop w:val="0"/>
          <w:marBottom w:val="0"/>
          <w:divBdr>
            <w:top w:val="none" w:sz="0" w:space="0" w:color="auto"/>
            <w:left w:val="none" w:sz="0" w:space="0" w:color="auto"/>
            <w:bottom w:val="none" w:sz="0" w:space="0" w:color="auto"/>
            <w:right w:val="none" w:sz="0" w:space="0" w:color="auto"/>
          </w:divBdr>
        </w:div>
        <w:div w:id="1606184417">
          <w:marLeft w:val="0"/>
          <w:marRight w:val="0"/>
          <w:marTop w:val="0"/>
          <w:marBottom w:val="0"/>
          <w:divBdr>
            <w:top w:val="none" w:sz="0" w:space="0" w:color="auto"/>
            <w:left w:val="none" w:sz="0" w:space="0" w:color="auto"/>
            <w:bottom w:val="none" w:sz="0" w:space="0" w:color="auto"/>
            <w:right w:val="none" w:sz="0" w:space="0" w:color="auto"/>
          </w:divBdr>
        </w:div>
      </w:divsChild>
    </w:div>
    <w:div w:id="1765375512">
      <w:bodyDiv w:val="1"/>
      <w:marLeft w:val="0"/>
      <w:marRight w:val="0"/>
      <w:marTop w:val="0"/>
      <w:marBottom w:val="0"/>
      <w:divBdr>
        <w:top w:val="none" w:sz="0" w:space="0" w:color="auto"/>
        <w:left w:val="none" w:sz="0" w:space="0" w:color="auto"/>
        <w:bottom w:val="none" w:sz="0" w:space="0" w:color="auto"/>
        <w:right w:val="none" w:sz="0" w:space="0" w:color="auto"/>
      </w:divBdr>
      <w:divsChild>
        <w:div w:id="105392941">
          <w:marLeft w:val="0"/>
          <w:marRight w:val="0"/>
          <w:marTop w:val="0"/>
          <w:marBottom w:val="0"/>
          <w:divBdr>
            <w:top w:val="none" w:sz="0" w:space="0" w:color="auto"/>
            <w:left w:val="none" w:sz="0" w:space="0" w:color="auto"/>
            <w:bottom w:val="none" w:sz="0" w:space="0" w:color="auto"/>
            <w:right w:val="none" w:sz="0" w:space="0" w:color="auto"/>
          </w:divBdr>
        </w:div>
        <w:div w:id="388770041">
          <w:marLeft w:val="0"/>
          <w:marRight w:val="0"/>
          <w:marTop w:val="0"/>
          <w:marBottom w:val="0"/>
          <w:divBdr>
            <w:top w:val="none" w:sz="0" w:space="0" w:color="auto"/>
            <w:left w:val="none" w:sz="0" w:space="0" w:color="auto"/>
            <w:bottom w:val="none" w:sz="0" w:space="0" w:color="auto"/>
            <w:right w:val="none" w:sz="0" w:space="0" w:color="auto"/>
          </w:divBdr>
        </w:div>
        <w:div w:id="473528827">
          <w:marLeft w:val="0"/>
          <w:marRight w:val="0"/>
          <w:marTop w:val="0"/>
          <w:marBottom w:val="0"/>
          <w:divBdr>
            <w:top w:val="none" w:sz="0" w:space="0" w:color="auto"/>
            <w:left w:val="none" w:sz="0" w:space="0" w:color="auto"/>
            <w:bottom w:val="none" w:sz="0" w:space="0" w:color="auto"/>
            <w:right w:val="none" w:sz="0" w:space="0" w:color="auto"/>
          </w:divBdr>
        </w:div>
        <w:div w:id="525682379">
          <w:marLeft w:val="0"/>
          <w:marRight w:val="0"/>
          <w:marTop w:val="0"/>
          <w:marBottom w:val="0"/>
          <w:divBdr>
            <w:top w:val="none" w:sz="0" w:space="0" w:color="auto"/>
            <w:left w:val="none" w:sz="0" w:space="0" w:color="auto"/>
            <w:bottom w:val="none" w:sz="0" w:space="0" w:color="auto"/>
            <w:right w:val="none" w:sz="0" w:space="0" w:color="auto"/>
          </w:divBdr>
        </w:div>
        <w:div w:id="779252898">
          <w:marLeft w:val="0"/>
          <w:marRight w:val="0"/>
          <w:marTop w:val="0"/>
          <w:marBottom w:val="0"/>
          <w:divBdr>
            <w:top w:val="none" w:sz="0" w:space="0" w:color="auto"/>
            <w:left w:val="none" w:sz="0" w:space="0" w:color="auto"/>
            <w:bottom w:val="none" w:sz="0" w:space="0" w:color="auto"/>
            <w:right w:val="none" w:sz="0" w:space="0" w:color="auto"/>
          </w:divBdr>
          <w:divsChild>
            <w:div w:id="77560073">
              <w:marLeft w:val="0"/>
              <w:marRight w:val="0"/>
              <w:marTop w:val="0"/>
              <w:marBottom w:val="0"/>
              <w:divBdr>
                <w:top w:val="none" w:sz="0" w:space="0" w:color="auto"/>
                <w:left w:val="none" w:sz="0" w:space="0" w:color="auto"/>
                <w:bottom w:val="none" w:sz="0" w:space="0" w:color="auto"/>
                <w:right w:val="none" w:sz="0" w:space="0" w:color="auto"/>
              </w:divBdr>
            </w:div>
            <w:div w:id="145128322">
              <w:marLeft w:val="0"/>
              <w:marRight w:val="0"/>
              <w:marTop w:val="0"/>
              <w:marBottom w:val="0"/>
              <w:divBdr>
                <w:top w:val="none" w:sz="0" w:space="0" w:color="auto"/>
                <w:left w:val="none" w:sz="0" w:space="0" w:color="auto"/>
                <w:bottom w:val="none" w:sz="0" w:space="0" w:color="auto"/>
                <w:right w:val="none" w:sz="0" w:space="0" w:color="auto"/>
              </w:divBdr>
            </w:div>
            <w:div w:id="168452736">
              <w:marLeft w:val="0"/>
              <w:marRight w:val="0"/>
              <w:marTop w:val="0"/>
              <w:marBottom w:val="0"/>
              <w:divBdr>
                <w:top w:val="none" w:sz="0" w:space="0" w:color="auto"/>
                <w:left w:val="none" w:sz="0" w:space="0" w:color="auto"/>
                <w:bottom w:val="none" w:sz="0" w:space="0" w:color="auto"/>
                <w:right w:val="none" w:sz="0" w:space="0" w:color="auto"/>
              </w:divBdr>
            </w:div>
            <w:div w:id="201945394">
              <w:marLeft w:val="0"/>
              <w:marRight w:val="0"/>
              <w:marTop w:val="0"/>
              <w:marBottom w:val="0"/>
              <w:divBdr>
                <w:top w:val="none" w:sz="0" w:space="0" w:color="auto"/>
                <w:left w:val="none" w:sz="0" w:space="0" w:color="auto"/>
                <w:bottom w:val="none" w:sz="0" w:space="0" w:color="auto"/>
                <w:right w:val="none" w:sz="0" w:space="0" w:color="auto"/>
              </w:divBdr>
            </w:div>
            <w:div w:id="215506055">
              <w:marLeft w:val="0"/>
              <w:marRight w:val="0"/>
              <w:marTop w:val="0"/>
              <w:marBottom w:val="0"/>
              <w:divBdr>
                <w:top w:val="none" w:sz="0" w:space="0" w:color="auto"/>
                <w:left w:val="none" w:sz="0" w:space="0" w:color="auto"/>
                <w:bottom w:val="none" w:sz="0" w:space="0" w:color="auto"/>
                <w:right w:val="none" w:sz="0" w:space="0" w:color="auto"/>
              </w:divBdr>
            </w:div>
            <w:div w:id="290333540">
              <w:marLeft w:val="0"/>
              <w:marRight w:val="0"/>
              <w:marTop w:val="0"/>
              <w:marBottom w:val="0"/>
              <w:divBdr>
                <w:top w:val="none" w:sz="0" w:space="0" w:color="auto"/>
                <w:left w:val="none" w:sz="0" w:space="0" w:color="auto"/>
                <w:bottom w:val="none" w:sz="0" w:space="0" w:color="auto"/>
                <w:right w:val="none" w:sz="0" w:space="0" w:color="auto"/>
              </w:divBdr>
            </w:div>
            <w:div w:id="414665515">
              <w:marLeft w:val="0"/>
              <w:marRight w:val="0"/>
              <w:marTop w:val="0"/>
              <w:marBottom w:val="0"/>
              <w:divBdr>
                <w:top w:val="none" w:sz="0" w:space="0" w:color="auto"/>
                <w:left w:val="none" w:sz="0" w:space="0" w:color="auto"/>
                <w:bottom w:val="none" w:sz="0" w:space="0" w:color="auto"/>
                <w:right w:val="none" w:sz="0" w:space="0" w:color="auto"/>
              </w:divBdr>
            </w:div>
            <w:div w:id="506218177">
              <w:marLeft w:val="0"/>
              <w:marRight w:val="0"/>
              <w:marTop w:val="0"/>
              <w:marBottom w:val="0"/>
              <w:divBdr>
                <w:top w:val="none" w:sz="0" w:space="0" w:color="auto"/>
                <w:left w:val="none" w:sz="0" w:space="0" w:color="auto"/>
                <w:bottom w:val="none" w:sz="0" w:space="0" w:color="auto"/>
                <w:right w:val="none" w:sz="0" w:space="0" w:color="auto"/>
              </w:divBdr>
            </w:div>
            <w:div w:id="837891022">
              <w:marLeft w:val="0"/>
              <w:marRight w:val="0"/>
              <w:marTop w:val="0"/>
              <w:marBottom w:val="0"/>
              <w:divBdr>
                <w:top w:val="none" w:sz="0" w:space="0" w:color="auto"/>
                <w:left w:val="none" w:sz="0" w:space="0" w:color="auto"/>
                <w:bottom w:val="none" w:sz="0" w:space="0" w:color="auto"/>
                <w:right w:val="none" w:sz="0" w:space="0" w:color="auto"/>
              </w:divBdr>
            </w:div>
            <w:div w:id="885023761">
              <w:marLeft w:val="0"/>
              <w:marRight w:val="0"/>
              <w:marTop w:val="0"/>
              <w:marBottom w:val="0"/>
              <w:divBdr>
                <w:top w:val="none" w:sz="0" w:space="0" w:color="auto"/>
                <w:left w:val="none" w:sz="0" w:space="0" w:color="auto"/>
                <w:bottom w:val="none" w:sz="0" w:space="0" w:color="auto"/>
                <w:right w:val="none" w:sz="0" w:space="0" w:color="auto"/>
              </w:divBdr>
            </w:div>
            <w:div w:id="1280528638">
              <w:marLeft w:val="0"/>
              <w:marRight w:val="0"/>
              <w:marTop w:val="0"/>
              <w:marBottom w:val="0"/>
              <w:divBdr>
                <w:top w:val="none" w:sz="0" w:space="0" w:color="auto"/>
                <w:left w:val="none" w:sz="0" w:space="0" w:color="auto"/>
                <w:bottom w:val="none" w:sz="0" w:space="0" w:color="auto"/>
                <w:right w:val="none" w:sz="0" w:space="0" w:color="auto"/>
              </w:divBdr>
            </w:div>
            <w:div w:id="1333407747">
              <w:marLeft w:val="0"/>
              <w:marRight w:val="0"/>
              <w:marTop w:val="0"/>
              <w:marBottom w:val="0"/>
              <w:divBdr>
                <w:top w:val="none" w:sz="0" w:space="0" w:color="auto"/>
                <w:left w:val="none" w:sz="0" w:space="0" w:color="auto"/>
                <w:bottom w:val="none" w:sz="0" w:space="0" w:color="auto"/>
                <w:right w:val="none" w:sz="0" w:space="0" w:color="auto"/>
              </w:divBdr>
            </w:div>
            <w:div w:id="1347252223">
              <w:marLeft w:val="0"/>
              <w:marRight w:val="0"/>
              <w:marTop w:val="0"/>
              <w:marBottom w:val="0"/>
              <w:divBdr>
                <w:top w:val="none" w:sz="0" w:space="0" w:color="auto"/>
                <w:left w:val="none" w:sz="0" w:space="0" w:color="auto"/>
                <w:bottom w:val="none" w:sz="0" w:space="0" w:color="auto"/>
                <w:right w:val="none" w:sz="0" w:space="0" w:color="auto"/>
              </w:divBdr>
            </w:div>
            <w:div w:id="1438599859">
              <w:marLeft w:val="0"/>
              <w:marRight w:val="0"/>
              <w:marTop w:val="0"/>
              <w:marBottom w:val="0"/>
              <w:divBdr>
                <w:top w:val="none" w:sz="0" w:space="0" w:color="auto"/>
                <w:left w:val="none" w:sz="0" w:space="0" w:color="auto"/>
                <w:bottom w:val="none" w:sz="0" w:space="0" w:color="auto"/>
                <w:right w:val="none" w:sz="0" w:space="0" w:color="auto"/>
              </w:divBdr>
            </w:div>
            <w:div w:id="1675457362">
              <w:marLeft w:val="0"/>
              <w:marRight w:val="0"/>
              <w:marTop w:val="0"/>
              <w:marBottom w:val="0"/>
              <w:divBdr>
                <w:top w:val="none" w:sz="0" w:space="0" w:color="auto"/>
                <w:left w:val="none" w:sz="0" w:space="0" w:color="auto"/>
                <w:bottom w:val="none" w:sz="0" w:space="0" w:color="auto"/>
                <w:right w:val="none" w:sz="0" w:space="0" w:color="auto"/>
              </w:divBdr>
            </w:div>
            <w:div w:id="1735204574">
              <w:marLeft w:val="0"/>
              <w:marRight w:val="0"/>
              <w:marTop w:val="0"/>
              <w:marBottom w:val="0"/>
              <w:divBdr>
                <w:top w:val="none" w:sz="0" w:space="0" w:color="auto"/>
                <w:left w:val="none" w:sz="0" w:space="0" w:color="auto"/>
                <w:bottom w:val="none" w:sz="0" w:space="0" w:color="auto"/>
                <w:right w:val="none" w:sz="0" w:space="0" w:color="auto"/>
              </w:divBdr>
            </w:div>
            <w:div w:id="1792702578">
              <w:marLeft w:val="0"/>
              <w:marRight w:val="0"/>
              <w:marTop w:val="0"/>
              <w:marBottom w:val="0"/>
              <w:divBdr>
                <w:top w:val="none" w:sz="0" w:space="0" w:color="auto"/>
                <w:left w:val="none" w:sz="0" w:space="0" w:color="auto"/>
                <w:bottom w:val="none" w:sz="0" w:space="0" w:color="auto"/>
                <w:right w:val="none" w:sz="0" w:space="0" w:color="auto"/>
              </w:divBdr>
            </w:div>
            <w:div w:id="1800029951">
              <w:marLeft w:val="0"/>
              <w:marRight w:val="0"/>
              <w:marTop w:val="0"/>
              <w:marBottom w:val="0"/>
              <w:divBdr>
                <w:top w:val="none" w:sz="0" w:space="0" w:color="auto"/>
                <w:left w:val="none" w:sz="0" w:space="0" w:color="auto"/>
                <w:bottom w:val="none" w:sz="0" w:space="0" w:color="auto"/>
                <w:right w:val="none" w:sz="0" w:space="0" w:color="auto"/>
              </w:divBdr>
            </w:div>
            <w:div w:id="2007782261">
              <w:marLeft w:val="0"/>
              <w:marRight w:val="0"/>
              <w:marTop w:val="0"/>
              <w:marBottom w:val="0"/>
              <w:divBdr>
                <w:top w:val="none" w:sz="0" w:space="0" w:color="auto"/>
                <w:left w:val="none" w:sz="0" w:space="0" w:color="auto"/>
                <w:bottom w:val="none" w:sz="0" w:space="0" w:color="auto"/>
                <w:right w:val="none" w:sz="0" w:space="0" w:color="auto"/>
              </w:divBdr>
            </w:div>
            <w:div w:id="2014599775">
              <w:marLeft w:val="0"/>
              <w:marRight w:val="0"/>
              <w:marTop w:val="0"/>
              <w:marBottom w:val="0"/>
              <w:divBdr>
                <w:top w:val="none" w:sz="0" w:space="0" w:color="auto"/>
                <w:left w:val="none" w:sz="0" w:space="0" w:color="auto"/>
                <w:bottom w:val="none" w:sz="0" w:space="0" w:color="auto"/>
                <w:right w:val="none" w:sz="0" w:space="0" w:color="auto"/>
              </w:divBdr>
            </w:div>
          </w:divsChild>
        </w:div>
        <w:div w:id="898054715">
          <w:marLeft w:val="0"/>
          <w:marRight w:val="0"/>
          <w:marTop w:val="0"/>
          <w:marBottom w:val="0"/>
          <w:divBdr>
            <w:top w:val="none" w:sz="0" w:space="0" w:color="auto"/>
            <w:left w:val="none" w:sz="0" w:space="0" w:color="auto"/>
            <w:bottom w:val="none" w:sz="0" w:space="0" w:color="auto"/>
            <w:right w:val="none" w:sz="0" w:space="0" w:color="auto"/>
          </w:divBdr>
        </w:div>
        <w:div w:id="1287810458">
          <w:marLeft w:val="0"/>
          <w:marRight w:val="0"/>
          <w:marTop w:val="0"/>
          <w:marBottom w:val="0"/>
          <w:divBdr>
            <w:top w:val="none" w:sz="0" w:space="0" w:color="auto"/>
            <w:left w:val="none" w:sz="0" w:space="0" w:color="auto"/>
            <w:bottom w:val="none" w:sz="0" w:space="0" w:color="auto"/>
            <w:right w:val="none" w:sz="0" w:space="0" w:color="auto"/>
          </w:divBdr>
          <w:divsChild>
            <w:div w:id="96946969">
              <w:marLeft w:val="0"/>
              <w:marRight w:val="0"/>
              <w:marTop w:val="0"/>
              <w:marBottom w:val="0"/>
              <w:divBdr>
                <w:top w:val="none" w:sz="0" w:space="0" w:color="auto"/>
                <w:left w:val="none" w:sz="0" w:space="0" w:color="auto"/>
                <w:bottom w:val="none" w:sz="0" w:space="0" w:color="auto"/>
                <w:right w:val="none" w:sz="0" w:space="0" w:color="auto"/>
              </w:divBdr>
            </w:div>
            <w:div w:id="143396207">
              <w:marLeft w:val="0"/>
              <w:marRight w:val="0"/>
              <w:marTop w:val="0"/>
              <w:marBottom w:val="0"/>
              <w:divBdr>
                <w:top w:val="none" w:sz="0" w:space="0" w:color="auto"/>
                <w:left w:val="none" w:sz="0" w:space="0" w:color="auto"/>
                <w:bottom w:val="none" w:sz="0" w:space="0" w:color="auto"/>
                <w:right w:val="none" w:sz="0" w:space="0" w:color="auto"/>
              </w:divBdr>
            </w:div>
            <w:div w:id="262110619">
              <w:marLeft w:val="0"/>
              <w:marRight w:val="0"/>
              <w:marTop w:val="0"/>
              <w:marBottom w:val="0"/>
              <w:divBdr>
                <w:top w:val="none" w:sz="0" w:space="0" w:color="auto"/>
                <w:left w:val="none" w:sz="0" w:space="0" w:color="auto"/>
                <w:bottom w:val="none" w:sz="0" w:space="0" w:color="auto"/>
                <w:right w:val="none" w:sz="0" w:space="0" w:color="auto"/>
              </w:divBdr>
            </w:div>
            <w:div w:id="292030603">
              <w:marLeft w:val="0"/>
              <w:marRight w:val="0"/>
              <w:marTop w:val="0"/>
              <w:marBottom w:val="0"/>
              <w:divBdr>
                <w:top w:val="none" w:sz="0" w:space="0" w:color="auto"/>
                <w:left w:val="none" w:sz="0" w:space="0" w:color="auto"/>
                <w:bottom w:val="none" w:sz="0" w:space="0" w:color="auto"/>
                <w:right w:val="none" w:sz="0" w:space="0" w:color="auto"/>
              </w:divBdr>
            </w:div>
            <w:div w:id="552081362">
              <w:marLeft w:val="0"/>
              <w:marRight w:val="0"/>
              <w:marTop w:val="0"/>
              <w:marBottom w:val="0"/>
              <w:divBdr>
                <w:top w:val="none" w:sz="0" w:space="0" w:color="auto"/>
                <w:left w:val="none" w:sz="0" w:space="0" w:color="auto"/>
                <w:bottom w:val="none" w:sz="0" w:space="0" w:color="auto"/>
                <w:right w:val="none" w:sz="0" w:space="0" w:color="auto"/>
              </w:divBdr>
            </w:div>
            <w:div w:id="753085401">
              <w:marLeft w:val="0"/>
              <w:marRight w:val="0"/>
              <w:marTop w:val="0"/>
              <w:marBottom w:val="0"/>
              <w:divBdr>
                <w:top w:val="none" w:sz="0" w:space="0" w:color="auto"/>
                <w:left w:val="none" w:sz="0" w:space="0" w:color="auto"/>
                <w:bottom w:val="none" w:sz="0" w:space="0" w:color="auto"/>
                <w:right w:val="none" w:sz="0" w:space="0" w:color="auto"/>
              </w:divBdr>
            </w:div>
            <w:div w:id="775097757">
              <w:marLeft w:val="0"/>
              <w:marRight w:val="0"/>
              <w:marTop w:val="0"/>
              <w:marBottom w:val="0"/>
              <w:divBdr>
                <w:top w:val="none" w:sz="0" w:space="0" w:color="auto"/>
                <w:left w:val="none" w:sz="0" w:space="0" w:color="auto"/>
                <w:bottom w:val="none" w:sz="0" w:space="0" w:color="auto"/>
                <w:right w:val="none" w:sz="0" w:space="0" w:color="auto"/>
              </w:divBdr>
            </w:div>
            <w:div w:id="776606301">
              <w:marLeft w:val="0"/>
              <w:marRight w:val="0"/>
              <w:marTop w:val="0"/>
              <w:marBottom w:val="0"/>
              <w:divBdr>
                <w:top w:val="none" w:sz="0" w:space="0" w:color="auto"/>
                <w:left w:val="none" w:sz="0" w:space="0" w:color="auto"/>
                <w:bottom w:val="none" w:sz="0" w:space="0" w:color="auto"/>
                <w:right w:val="none" w:sz="0" w:space="0" w:color="auto"/>
              </w:divBdr>
            </w:div>
            <w:div w:id="863830556">
              <w:marLeft w:val="0"/>
              <w:marRight w:val="0"/>
              <w:marTop w:val="0"/>
              <w:marBottom w:val="0"/>
              <w:divBdr>
                <w:top w:val="none" w:sz="0" w:space="0" w:color="auto"/>
                <w:left w:val="none" w:sz="0" w:space="0" w:color="auto"/>
                <w:bottom w:val="none" w:sz="0" w:space="0" w:color="auto"/>
                <w:right w:val="none" w:sz="0" w:space="0" w:color="auto"/>
              </w:divBdr>
            </w:div>
            <w:div w:id="966279953">
              <w:marLeft w:val="0"/>
              <w:marRight w:val="0"/>
              <w:marTop w:val="0"/>
              <w:marBottom w:val="0"/>
              <w:divBdr>
                <w:top w:val="none" w:sz="0" w:space="0" w:color="auto"/>
                <w:left w:val="none" w:sz="0" w:space="0" w:color="auto"/>
                <w:bottom w:val="none" w:sz="0" w:space="0" w:color="auto"/>
                <w:right w:val="none" w:sz="0" w:space="0" w:color="auto"/>
              </w:divBdr>
            </w:div>
            <w:div w:id="1058479904">
              <w:marLeft w:val="0"/>
              <w:marRight w:val="0"/>
              <w:marTop w:val="0"/>
              <w:marBottom w:val="0"/>
              <w:divBdr>
                <w:top w:val="none" w:sz="0" w:space="0" w:color="auto"/>
                <w:left w:val="none" w:sz="0" w:space="0" w:color="auto"/>
                <w:bottom w:val="none" w:sz="0" w:space="0" w:color="auto"/>
                <w:right w:val="none" w:sz="0" w:space="0" w:color="auto"/>
              </w:divBdr>
            </w:div>
            <w:div w:id="1108507557">
              <w:marLeft w:val="0"/>
              <w:marRight w:val="0"/>
              <w:marTop w:val="0"/>
              <w:marBottom w:val="0"/>
              <w:divBdr>
                <w:top w:val="none" w:sz="0" w:space="0" w:color="auto"/>
                <w:left w:val="none" w:sz="0" w:space="0" w:color="auto"/>
                <w:bottom w:val="none" w:sz="0" w:space="0" w:color="auto"/>
                <w:right w:val="none" w:sz="0" w:space="0" w:color="auto"/>
              </w:divBdr>
            </w:div>
            <w:div w:id="1262376393">
              <w:marLeft w:val="0"/>
              <w:marRight w:val="0"/>
              <w:marTop w:val="0"/>
              <w:marBottom w:val="0"/>
              <w:divBdr>
                <w:top w:val="none" w:sz="0" w:space="0" w:color="auto"/>
                <w:left w:val="none" w:sz="0" w:space="0" w:color="auto"/>
                <w:bottom w:val="none" w:sz="0" w:space="0" w:color="auto"/>
                <w:right w:val="none" w:sz="0" w:space="0" w:color="auto"/>
              </w:divBdr>
            </w:div>
            <w:div w:id="1389377590">
              <w:marLeft w:val="0"/>
              <w:marRight w:val="0"/>
              <w:marTop w:val="0"/>
              <w:marBottom w:val="0"/>
              <w:divBdr>
                <w:top w:val="none" w:sz="0" w:space="0" w:color="auto"/>
                <w:left w:val="none" w:sz="0" w:space="0" w:color="auto"/>
                <w:bottom w:val="none" w:sz="0" w:space="0" w:color="auto"/>
                <w:right w:val="none" w:sz="0" w:space="0" w:color="auto"/>
              </w:divBdr>
            </w:div>
            <w:div w:id="1428498831">
              <w:marLeft w:val="0"/>
              <w:marRight w:val="0"/>
              <w:marTop w:val="0"/>
              <w:marBottom w:val="0"/>
              <w:divBdr>
                <w:top w:val="none" w:sz="0" w:space="0" w:color="auto"/>
                <w:left w:val="none" w:sz="0" w:space="0" w:color="auto"/>
                <w:bottom w:val="none" w:sz="0" w:space="0" w:color="auto"/>
                <w:right w:val="none" w:sz="0" w:space="0" w:color="auto"/>
              </w:divBdr>
            </w:div>
            <w:div w:id="1486242143">
              <w:marLeft w:val="0"/>
              <w:marRight w:val="0"/>
              <w:marTop w:val="0"/>
              <w:marBottom w:val="0"/>
              <w:divBdr>
                <w:top w:val="none" w:sz="0" w:space="0" w:color="auto"/>
                <w:left w:val="none" w:sz="0" w:space="0" w:color="auto"/>
                <w:bottom w:val="none" w:sz="0" w:space="0" w:color="auto"/>
                <w:right w:val="none" w:sz="0" w:space="0" w:color="auto"/>
              </w:divBdr>
            </w:div>
            <w:div w:id="1677534610">
              <w:marLeft w:val="0"/>
              <w:marRight w:val="0"/>
              <w:marTop w:val="0"/>
              <w:marBottom w:val="0"/>
              <w:divBdr>
                <w:top w:val="none" w:sz="0" w:space="0" w:color="auto"/>
                <w:left w:val="none" w:sz="0" w:space="0" w:color="auto"/>
                <w:bottom w:val="none" w:sz="0" w:space="0" w:color="auto"/>
                <w:right w:val="none" w:sz="0" w:space="0" w:color="auto"/>
              </w:divBdr>
            </w:div>
            <w:div w:id="1679305704">
              <w:marLeft w:val="0"/>
              <w:marRight w:val="0"/>
              <w:marTop w:val="0"/>
              <w:marBottom w:val="0"/>
              <w:divBdr>
                <w:top w:val="none" w:sz="0" w:space="0" w:color="auto"/>
                <w:left w:val="none" w:sz="0" w:space="0" w:color="auto"/>
                <w:bottom w:val="none" w:sz="0" w:space="0" w:color="auto"/>
                <w:right w:val="none" w:sz="0" w:space="0" w:color="auto"/>
              </w:divBdr>
            </w:div>
            <w:div w:id="1793867102">
              <w:marLeft w:val="0"/>
              <w:marRight w:val="0"/>
              <w:marTop w:val="0"/>
              <w:marBottom w:val="0"/>
              <w:divBdr>
                <w:top w:val="none" w:sz="0" w:space="0" w:color="auto"/>
                <w:left w:val="none" w:sz="0" w:space="0" w:color="auto"/>
                <w:bottom w:val="none" w:sz="0" w:space="0" w:color="auto"/>
                <w:right w:val="none" w:sz="0" w:space="0" w:color="auto"/>
              </w:divBdr>
            </w:div>
            <w:div w:id="2146074357">
              <w:marLeft w:val="0"/>
              <w:marRight w:val="0"/>
              <w:marTop w:val="0"/>
              <w:marBottom w:val="0"/>
              <w:divBdr>
                <w:top w:val="none" w:sz="0" w:space="0" w:color="auto"/>
                <w:left w:val="none" w:sz="0" w:space="0" w:color="auto"/>
                <w:bottom w:val="none" w:sz="0" w:space="0" w:color="auto"/>
                <w:right w:val="none" w:sz="0" w:space="0" w:color="auto"/>
              </w:divBdr>
            </w:div>
          </w:divsChild>
        </w:div>
        <w:div w:id="1698505491">
          <w:marLeft w:val="0"/>
          <w:marRight w:val="0"/>
          <w:marTop w:val="0"/>
          <w:marBottom w:val="0"/>
          <w:divBdr>
            <w:top w:val="none" w:sz="0" w:space="0" w:color="auto"/>
            <w:left w:val="none" w:sz="0" w:space="0" w:color="auto"/>
            <w:bottom w:val="none" w:sz="0" w:space="0" w:color="auto"/>
            <w:right w:val="none" w:sz="0" w:space="0" w:color="auto"/>
          </w:divBdr>
          <w:divsChild>
            <w:div w:id="125511365">
              <w:marLeft w:val="0"/>
              <w:marRight w:val="0"/>
              <w:marTop w:val="0"/>
              <w:marBottom w:val="0"/>
              <w:divBdr>
                <w:top w:val="none" w:sz="0" w:space="0" w:color="auto"/>
                <w:left w:val="none" w:sz="0" w:space="0" w:color="auto"/>
                <w:bottom w:val="none" w:sz="0" w:space="0" w:color="auto"/>
                <w:right w:val="none" w:sz="0" w:space="0" w:color="auto"/>
              </w:divBdr>
            </w:div>
            <w:div w:id="260797119">
              <w:marLeft w:val="0"/>
              <w:marRight w:val="0"/>
              <w:marTop w:val="0"/>
              <w:marBottom w:val="0"/>
              <w:divBdr>
                <w:top w:val="none" w:sz="0" w:space="0" w:color="auto"/>
                <w:left w:val="none" w:sz="0" w:space="0" w:color="auto"/>
                <w:bottom w:val="none" w:sz="0" w:space="0" w:color="auto"/>
                <w:right w:val="none" w:sz="0" w:space="0" w:color="auto"/>
              </w:divBdr>
            </w:div>
            <w:div w:id="290477701">
              <w:marLeft w:val="0"/>
              <w:marRight w:val="0"/>
              <w:marTop w:val="0"/>
              <w:marBottom w:val="0"/>
              <w:divBdr>
                <w:top w:val="none" w:sz="0" w:space="0" w:color="auto"/>
                <w:left w:val="none" w:sz="0" w:space="0" w:color="auto"/>
                <w:bottom w:val="none" w:sz="0" w:space="0" w:color="auto"/>
                <w:right w:val="none" w:sz="0" w:space="0" w:color="auto"/>
              </w:divBdr>
            </w:div>
            <w:div w:id="301694100">
              <w:marLeft w:val="0"/>
              <w:marRight w:val="0"/>
              <w:marTop w:val="0"/>
              <w:marBottom w:val="0"/>
              <w:divBdr>
                <w:top w:val="none" w:sz="0" w:space="0" w:color="auto"/>
                <w:left w:val="none" w:sz="0" w:space="0" w:color="auto"/>
                <w:bottom w:val="none" w:sz="0" w:space="0" w:color="auto"/>
                <w:right w:val="none" w:sz="0" w:space="0" w:color="auto"/>
              </w:divBdr>
            </w:div>
            <w:div w:id="336347871">
              <w:marLeft w:val="0"/>
              <w:marRight w:val="0"/>
              <w:marTop w:val="0"/>
              <w:marBottom w:val="0"/>
              <w:divBdr>
                <w:top w:val="none" w:sz="0" w:space="0" w:color="auto"/>
                <w:left w:val="none" w:sz="0" w:space="0" w:color="auto"/>
                <w:bottom w:val="none" w:sz="0" w:space="0" w:color="auto"/>
                <w:right w:val="none" w:sz="0" w:space="0" w:color="auto"/>
              </w:divBdr>
            </w:div>
            <w:div w:id="429401362">
              <w:marLeft w:val="0"/>
              <w:marRight w:val="0"/>
              <w:marTop w:val="0"/>
              <w:marBottom w:val="0"/>
              <w:divBdr>
                <w:top w:val="none" w:sz="0" w:space="0" w:color="auto"/>
                <w:left w:val="none" w:sz="0" w:space="0" w:color="auto"/>
                <w:bottom w:val="none" w:sz="0" w:space="0" w:color="auto"/>
                <w:right w:val="none" w:sz="0" w:space="0" w:color="auto"/>
              </w:divBdr>
            </w:div>
            <w:div w:id="547835494">
              <w:marLeft w:val="0"/>
              <w:marRight w:val="0"/>
              <w:marTop w:val="0"/>
              <w:marBottom w:val="0"/>
              <w:divBdr>
                <w:top w:val="none" w:sz="0" w:space="0" w:color="auto"/>
                <w:left w:val="none" w:sz="0" w:space="0" w:color="auto"/>
                <w:bottom w:val="none" w:sz="0" w:space="0" w:color="auto"/>
                <w:right w:val="none" w:sz="0" w:space="0" w:color="auto"/>
              </w:divBdr>
            </w:div>
            <w:div w:id="803080541">
              <w:marLeft w:val="0"/>
              <w:marRight w:val="0"/>
              <w:marTop w:val="0"/>
              <w:marBottom w:val="0"/>
              <w:divBdr>
                <w:top w:val="none" w:sz="0" w:space="0" w:color="auto"/>
                <w:left w:val="none" w:sz="0" w:space="0" w:color="auto"/>
                <w:bottom w:val="none" w:sz="0" w:space="0" w:color="auto"/>
                <w:right w:val="none" w:sz="0" w:space="0" w:color="auto"/>
              </w:divBdr>
            </w:div>
            <w:div w:id="836656159">
              <w:marLeft w:val="0"/>
              <w:marRight w:val="0"/>
              <w:marTop w:val="0"/>
              <w:marBottom w:val="0"/>
              <w:divBdr>
                <w:top w:val="none" w:sz="0" w:space="0" w:color="auto"/>
                <w:left w:val="none" w:sz="0" w:space="0" w:color="auto"/>
                <w:bottom w:val="none" w:sz="0" w:space="0" w:color="auto"/>
                <w:right w:val="none" w:sz="0" w:space="0" w:color="auto"/>
              </w:divBdr>
            </w:div>
            <w:div w:id="1080102928">
              <w:marLeft w:val="0"/>
              <w:marRight w:val="0"/>
              <w:marTop w:val="0"/>
              <w:marBottom w:val="0"/>
              <w:divBdr>
                <w:top w:val="none" w:sz="0" w:space="0" w:color="auto"/>
                <w:left w:val="none" w:sz="0" w:space="0" w:color="auto"/>
                <w:bottom w:val="none" w:sz="0" w:space="0" w:color="auto"/>
                <w:right w:val="none" w:sz="0" w:space="0" w:color="auto"/>
              </w:divBdr>
            </w:div>
            <w:div w:id="1101223325">
              <w:marLeft w:val="0"/>
              <w:marRight w:val="0"/>
              <w:marTop w:val="0"/>
              <w:marBottom w:val="0"/>
              <w:divBdr>
                <w:top w:val="none" w:sz="0" w:space="0" w:color="auto"/>
                <w:left w:val="none" w:sz="0" w:space="0" w:color="auto"/>
                <w:bottom w:val="none" w:sz="0" w:space="0" w:color="auto"/>
                <w:right w:val="none" w:sz="0" w:space="0" w:color="auto"/>
              </w:divBdr>
            </w:div>
            <w:div w:id="1130365509">
              <w:marLeft w:val="0"/>
              <w:marRight w:val="0"/>
              <w:marTop w:val="0"/>
              <w:marBottom w:val="0"/>
              <w:divBdr>
                <w:top w:val="none" w:sz="0" w:space="0" w:color="auto"/>
                <w:left w:val="none" w:sz="0" w:space="0" w:color="auto"/>
                <w:bottom w:val="none" w:sz="0" w:space="0" w:color="auto"/>
                <w:right w:val="none" w:sz="0" w:space="0" w:color="auto"/>
              </w:divBdr>
            </w:div>
            <w:div w:id="1221942592">
              <w:marLeft w:val="0"/>
              <w:marRight w:val="0"/>
              <w:marTop w:val="0"/>
              <w:marBottom w:val="0"/>
              <w:divBdr>
                <w:top w:val="none" w:sz="0" w:space="0" w:color="auto"/>
                <w:left w:val="none" w:sz="0" w:space="0" w:color="auto"/>
                <w:bottom w:val="none" w:sz="0" w:space="0" w:color="auto"/>
                <w:right w:val="none" w:sz="0" w:space="0" w:color="auto"/>
              </w:divBdr>
            </w:div>
            <w:div w:id="1236628179">
              <w:marLeft w:val="0"/>
              <w:marRight w:val="0"/>
              <w:marTop w:val="0"/>
              <w:marBottom w:val="0"/>
              <w:divBdr>
                <w:top w:val="none" w:sz="0" w:space="0" w:color="auto"/>
                <w:left w:val="none" w:sz="0" w:space="0" w:color="auto"/>
                <w:bottom w:val="none" w:sz="0" w:space="0" w:color="auto"/>
                <w:right w:val="none" w:sz="0" w:space="0" w:color="auto"/>
              </w:divBdr>
            </w:div>
            <w:div w:id="1553734950">
              <w:marLeft w:val="0"/>
              <w:marRight w:val="0"/>
              <w:marTop w:val="0"/>
              <w:marBottom w:val="0"/>
              <w:divBdr>
                <w:top w:val="none" w:sz="0" w:space="0" w:color="auto"/>
                <w:left w:val="none" w:sz="0" w:space="0" w:color="auto"/>
                <w:bottom w:val="none" w:sz="0" w:space="0" w:color="auto"/>
                <w:right w:val="none" w:sz="0" w:space="0" w:color="auto"/>
              </w:divBdr>
            </w:div>
            <w:div w:id="1592204288">
              <w:marLeft w:val="0"/>
              <w:marRight w:val="0"/>
              <w:marTop w:val="0"/>
              <w:marBottom w:val="0"/>
              <w:divBdr>
                <w:top w:val="none" w:sz="0" w:space="0" w:color="auto"/>
                <w:left w:val="none" w:sz="0" w:space="0" w:color="auto"/>
                <w:bottom w:val="none" w:sz="0" w:space="0" w:color="auto"/>
                <w:right w:val="none" w:sz="0" w:space="0" w:color="auto"/>
              </w:divBdr>
            </w:div>
            <w:div w:id="1600604849">
              <w:marLeft w:val="0"/>
              <w:marRight w:val="0"/>
              <w:marTop w:val="0"/>
              <w:marBottom w:val="0"/>
              <w:divBdr>
                <w:top w:val="none" w:sz="0" w:space="0" w:color="auto"/>
                <w:left w:val="none" w:sz="0" w:space="0" w:color="auto"/>
                <w:bottom w:val="none" w:sz="0" w:space="0" w:color="auto"/>
                <w:right w:val="none" w:sz="0" w:space="0" w:color="auto"/>
              </w:divBdr>
            </w:div>
            <w:div w:id="1916041787">
              <w:marLeft w:val="0"/>
              <w:marRight w:val="0"/>
              <w:marTop w:val="0"/>
              <w:marBottom w:val="0"/>
              <w:divBdr>
                <w:top w:val="none" w:sz="0" w:space="0" w:color="auto"/>
                <w:left w:val="none" w:sz="0" w:space="0" w:color="auto"/>
                <w:bottom w:val="none" w:sz="0" w:space="0" w:color="auto"/>
                <w:right w:val="none" w:sz="0" w:space="0" w:color="auto"/>
              </w:divBdr>
            </w:div>
            <w:div w:id="1989476431">
              <w:marLeft w:val="0"/>
              <w:marRight w:val="0"/>
              <w:marTop w:val="0"/>
              <w:marBottom w:val="0"/>
              <w:divBdr>
                <w:top w:val="none" w:sz="0" w:space="0" w:color="auto"/>
                <w:left w:val="none" w:sz="0" w:space="0" w:color="auto"/>
                <w:bottom w:val="none" w:sz="0" w:space="0" w:color="auto"/>
                <w:right w:val="none" w:sz="0" w:space="0" w:color="auto"/>
              </w:divBdr>
            </w:div>
            <w:div w:id="2080206922">
              <w:marLeft w:val="0"/>
              <w:marRight w:val="0"/>
              <w:marTop w:val="0"/>
              <w:marBottom w:val="0"/>
              <w:divBdr>
                <w:top w:val="none" w:sz="0" w:space="0" w:color="auto"/>
                <w:left w:val="none" w:sz="0" w:space="0" w:color="auto"/>
                <w:bottom w:val="none" w:sz="0" w:space="0" w:color="auto"/>
                <w:right w:val="none" w:sz="0" w:space="0" w:color="auto"/>
              </w:divBdr>
            </w:div>
          </w:divsChild>
        </w:div>
        <w:div w:id="1804613359">
          <w:marLeft w:val="0"/>
          <w:marRight w:val="0"/>
          <w:marTop w:val="0"/>
          <w:marBottom w:val="0"/>
          <w:divBdr>
            <w:top w:val="none" w:sz="0" w:space="0" w:color="auto"/>
            <w:left w:val="none" w:sz="0" w:space="0" w:color="auto"/>
            <w:bottom w:val="none" w:sz="0" w:space="0" w:color="auto"/>
            <w:right w:val="none" w:sz="0" w:space="0" w:color="auto"/>
          </w:divBdr>
        </w:div>
        <w:div w:id="1977484508">
          <w:marLeft w:val="0"/>
          <w:marRight w:val="0"/>
          <w:marTop w:val="0"/>
          <w:marBottom w:val="0"/>
          <w:divBdr>
            <w:top w:val="none" w:sz="0" w:space="0" w:color="auto"/>
            <w:left w:val="none" w:sz="0" w:space="0" w:color="auto"/>
            <w:bottom w:val="none" w:sz="0" w:space="0" w:color="auto"/>
            <w:right w:val="none" w:sz="0" w:space="0" w:color="auto"/>
          </w:divBdr>
        </w:div>
        <w:div w:id="2010480132">
          <w:marLeft w:val="0"/>
          <w:marRight w:val="0"/>
          <w:marTop w:val="0"/>
          <w:marBottom w:val="0"/>
          <w:divBdr>
            <w:top w:val="none" w:sz="0" w:space="0" w:color="auto"/>
            <w:left w:val="none" w:sz="0" w:space="0" w:color="auto"/>
            <w:bottom w:val="none" w:sz="0" w:space="0" w:color="auto"/>
            <w:right w:val="none" w:sz="0" w:space="0" w:color="auto"/>
          </w:divBdr>
        </w:div>
      </w:divsChild>
    </w:div>
    <w:div w:id="1817575484">
      <w:bodyDiv w:val="1"/>
      <w:marLeft w:val="0"/>
      <w:marRight w:val="0"/>
      <w:marTop w:val="0"/>
      <w:marBottom w:val="0"/>
      <w:divBdr>
        <w:top w:val="none" w:sz="0" w:space="0" w:color="auto"/>
        <w:left w:val="none" w:sz="0" w:space="0" w:color="auto"/>
        <w:bottom w:val="none" w:sz="0" w:space="0" w:color="auto"/>
        <w:right w:val="none" w:sz="0" w:space="0" w:color="auto"/>
      </w:divBdr>
      <w:divsChild>
        <w:div w:id="159808855">
          <w:marLeft w:val="0"/>
          <w:marRight w:val="0"/>
          <w:marTop w:val="0"/>
          <w:marBottom w:val="0"/>
          <w:divBdr>
            <w:top w:val="none" w:sz="0" w:space="0" w:color="auto"/>
            <w:left w:val="none" w:sz="0" w:space="0" w:color="auto"/>
            <w:bottom w:val="none" w:sz="0" w:space="0" w:color="auto"/>
            <w:right w:val="none" w:sz="0" w:space="0" w:color="auto"/>
          </w:divBdr>
        </w:div>
        <w:div w:id="795607973">
          <w:marLeft w:val="0"/>
          <w:marRight w:val="0"/>
          <w:marTop w:val="0"/>
          <w:marBottom w:val="0"/>
          <w:divBdr>
            <w:top w:val="none" w:sz="0" w:space="0" w:color="auto"/>
            <w:left w:val="none" w:sz="0" w:space="0" w:color="auto"/>
            <w:bottom w:val="none" w:sz="0" w:space="0" w:color="auto"/>
            <w:right w:val="none" w:sz="0" w:space="0" w:color="auto"/>
          </w:divBdr>
        </w:div>
      </w:divsChild>
    </w:div>
    <w:div w:id="1818957848">
      <w:bodyDiv w:val="1"/>
      <w:marLeft w:val="0"/>
      <w:marRight w:val="0"/>
      <w:marTop w:val="0"/>
      <w:marBottom w:val="0"/>
      <w:divBdr>
        <w:top w:val="none" w:sz="0" w:space="0" w:color="auto"/>
        <w:left w:val="none" w:sz="0" w:space="0" w:color="auto"/>
        <w:bottom w:val="none" w:sz="0" w:space="0" w:color="auto"/>
        <w:right w:val="none" w:sz="0" w:space="0" w:color="auto"/>
      </w:divBdr>
      <w:divsChild>
        <w:div w:id="1763916830">
          <w:marLeft w:val="0"/>
          <w:marRight w:val="0"/>
          <w:marTop w:val="0"/>
          <w:marBottom w:val="0"/>
          <w:divBdr>
            <w:top w:val="none" w:sz="0" w:space="0" w:color="auto"/>
            <w:left w:val="none" w:sz="0" w:space="0" w:color="auto"/>
            <w:bottom w:val="none" w:sz="0" w:space="0" w:color="auto"/>
            <w:right w:val="none" w:sz="0" w:space="0" w:color="auto"/>
          </w:divBdr>
        </w:div>
        <w:div w:id="2020234439">
          <w:marLeft w:val="0"/>
          <w:marRight w:val="0"/>
          <w:marTop w:val="0"/>
          <w:marBottom w:val="0"/>
          <w:divBdr>
            <w:top w:val="none" w:sz="0" w:space="0" w:color="auto"/>
            <w:left w:val="none" w:sz="0" w:space="0" w:color="auto"/>
            <w:bottom w:val="none" w:sz="0" w:space="0" w:color="auto"/>
            <w:right w:val="none" w:sz="0" w:space="0" w:color="auto"/>
          </w:divBdr>
        </w:div>
      </w:divsChild>
    </w:div>
    <w:div w:id="1824737609">
      <w:bodyDiv w:val="1"/>
      <w:marLeft w:val="0"/>
      <w:marRight w:val="0"/>
      <w:marTop w:val="0"/>
      <w:marBottom w:val="0"/>
      <w:divBdr>
        <w:top w:val="none" w:sz="0" w:space="0" w:color="auto"/>
        <w:left w:val="none" w:sz="0" w:space="0" w:color="auto"/>
        <w:bottom w:val="none" w:sz="0" w:space="0" w:color="auto"/>
        <w:right w:val="none" w:sz="0" w:space="0" w:color="auto"/>
      </w:divBdr>
    </w:div>
    <w:div w:id="1831016744">
      <w:bodyDiv w:val="1"/>
      <w:marLeft w:val="0"/>
      <w:marRight w:val="0"/>
      <w:marTop w:val="0"/>
      <w:marBottom w:val="0"/>
      <w:divBdr>
        <w:top w:val="none" w:sz="0" w:space="0" w:color="auto"/>
        <w:left w:val="none" w:sz="0" w:space="0" w:color="auto"/>
        <w:bottom w:val="none" w:sz="0" w:space="0" w:color="auto"/>
        <w:right w:val="none" w:sz="0" w:space="0" w:color="auto"/>
      </w:divBdr>
      <w:divsChild>
        <w:div w:id="15884872">
          <w:marLeft w:val="0"/>
          <w:marRight w:val="0"/>
          <w:marTop w:val="0"/>
          <w:marBottom w:val="0"/>
          <w:divBdr>
            <w:top w:val="none" w:sz="0" w:space="0" w:color="auto"/>
            <w:left w:val="none" w:sz="0" w:space="0" w:color="auto"/>
            <w:bottom w:val="none" w:sz="0" w:space="0" w:color="auto"/>
            <w:right w:val="none" w:sz="0" w:space="0" w:color="auto"/>
          </w:divBdr>
        </w:div>
        <w:div w:id="82650312">
          <w:marLeft w:val="0"/>
          <w:marRight w:val="0"/>
          <w:marTop w:val="0"/>
          <w:marBottom w:val="0"/>
          <w:divBdr>
            <w:top w:val="none" w:sz="0" w:space="0" w:color="auto"/>
            <w:left w:val="none" w:sz="0" w:space="0" w:color="auto"/>
            <w:bottom w:val="none" w:sz="0" w:space="0" w:color="auto"/>
            <w:right w:val="none" w:sz="0" w:space="0" w:color="auto"/>
          </w:divBdr>
        </w:div>
        <w:div w:id="103964386">
          <w:marLeft w:val="0"/>
          <w:marRight w:val="0"/>
          <w:marTop w:val="0"/>
          <w:marBottom w:val="0"/>
          <w:divBdr>
            <w:top w:val="none" w:sz="0" w:space="0" w:color="auto"/>
            <w:left w:val="none" w:sz="0" w:space="0" w:color="auto"/>
            <w:bottom w:val="none" w:sz="0" w:space="0" w:color="auto"/>
            <w:right w:val="none" w:sz="0" w:space="0" w:color="auto"/>
          </w:divBdr>
        </w:div>
        <w:div w:id="112022739">
          <w:marLeft w:val="0"/>
          <w:marRight w:val="0"/>
          <w:marTop w:val="0"/>
          <w:marBottom w:val="0"/>
          <w:divBdr>
            <w:top w:val="none" w:sz="0" w:space="0" w:color="auto"/>
            <w:left w:val="none" w:sz="0" w:space="0" w:color="auto"/>
            <w:bottom w:val="none" w:sz="0" w:space="0" w:color="auto"/>
            <w:right w:val="none" w:sz="0" w:space="0" w:color="auto"/>
          </w:divBdr>
        </w:div>
        <w:div w:id="257562834">
          <w:marLeft w:val="0"/>
          <w:marRight w:val="0"/>
          <w:marTop w:val="0"/>
          <w:marBottom w:val="0"/>
          <w:divBdr>
            <w:top w:val="none" w:sz="0" w:space="0" w:color="auto"/>
            <w:left w:val="none" w:sz="0" w:space="0" w:color="auto"/>
            <w:bottom w:val="none" w:sz="0" w:space="0" w:color="auto"/>
            <w:right w:val="none" w:sz="0" w:space="0" w:color="auto"/>
          </w:divBdr>
        </w:div>
        <w:div w:id="297078536">
          <w:marLeft w:val="0"/>
          <w:marRight w:val="0"/>
          <w:marTop w:val="0"/>
          <w:marBottom w:val="0"/>
          <w:divBdr>
            <w:top w:val="none" w:sz="0" w:space="0" w:color="auto"/>
            <w:left w:val="none" w:sz="0" w:space="0" w:color="auto"/>
            <w:bottom w:val="none" w:sz="0" w:space="0" w:color="auto"/>
            <w:right w:val="none" w:sz="0" w:space="0" w:color="auto"/>
          </w:divBdr>
        </w:div>
        <w:div w:id="409230638">
          <w:marLeft w:val="0"/>
          <w:marRight w:val="0"/>
          <w:marTop w:val="0"/>
          <w:marBottom w:val="0"/>
          <w:divBdr>
            <w:top w:val="none" w:sz="0" w:space="0" w:color="auto"/>
            <w:left w:val="none" w:sz="0" w:space="0" w:color="auto"/>
            <w:bottom w:val="none" w:sz="0" w:space="0" w:color="auto"/>
            <w:right w:val="none" w:sz="0" w:space="0" w:color="auto"/>
          </w:divBdr>
        </w:div>
        <w:div w:id="414517055">
          <w:marLeft w:val="0"/>
          <w:marRight w:val="0"/>
          <w:marTop w:val="0"/>
          <w:marBottom w:val="0"/>
          <w:divBdr>
            <w:top w:val="none" w:sz="0" w:space="0" w:color="auto"/>
            <w:left w:val="none" w:sz="0" w:space="0" w:color="auto"/>
            <w:bottom w:val="none" w:sz="0" w:space="0" w:color="auto"/>
            <w:right w:val="none" w:sz="0" w:space="0" w:color="auto"/>
          </w:divBdr>
        </w:div>
        <w:div w:id="441458241">
          <w:marLeft w:val="0"/>
          <w:marRight w:val="0"/>
          <w:marTop w:val="0"/>
          <w:marBottom w:val="0"/>
          <w:divBdr>
            <w:top w:val="none" w:sz="0" w:space="0" w:color="auto"/>
            <w:left w:val="none" w:sz="0" w:space="0" w:color="auto"/>
            <w:bottom w:val="none" w:sz="0" w:space="0" w:color="auto"/>
            <w:right w:val="none" w:sz="0" w:space="0" w:color="auto"/>
          </w:divBdr>
        </w:div>
        <w:div w:id="542789889">
          <w:marLeft w:val="0"/>
          <w:marRight w:val="0"/>
          <w:marTop w:val="0"/>
          <w:marBottom w:val="0"/>
          <w:divBdr>
            <w:top w:val="none" w:sz="0" w:space="0" w:color="auto"/>
            <w:left w:val="none" w:sz="0" w:space="0" w:color="auto"/>
            <w:bottom w:val="none" w:sz="0" w:space="0" w:color="auto"/>
            <w:right w:val="none" w:sz="0" w:space="0" w:color="auto"/>
          </w:divBdr>
        </w:div>
        <w:div w:id="626547088">
          <w:marLeft w:val="0"/>
          <w:marRight w:val="0"/>
          <w:marTop w:val="0"/>
          <w:marBottom w:val="0"/>
          <w:divBdr>
            <w:top w:val="none" w:sz="0" w:space="0" w:color="auto"/>
            <w:left w:val="none" w:sz="0" w:space="0" w:color="auto"/>
            <w:bottom w:val="none" w:sz="0" w:space="0" w:color="auto"/>
            <w:right w:val="none" w:sz="0" w:space="0" w:color="auto"/>
          </w:divBdr>
        </w:div>
        <w:div w:id="631711206">
          <w:marLeft w:val="0"/>
          <w:marRight w:val="0"/>
          <w:marTop w:val="0"/>
          <w:marBottom w:val="0"/>
          <w:divBdr>
            <w:top w:val="none" w:sz="0" w:space="0" w:color="auto"/>
            <w:left w:val="none" w:sz="0" w:space="0" w:color="auto"/>
            <w:bottom w:val="none" w:sz="0" w:space="0" w:color="auto"/>
            <w:right w:val="none" w:sz="0" w:space="0" w:color="auto"/>
          </w:divBdr>
        </w:div>
        <w:div w:id="635183413">
          <w:marLeft w:val="0"/>
          <w:marRight w:val="0"/>
          <w:marTop w:val="0"/>
          <w:marBottom w:val="0"/>
          <w:divBdr>
            <w:top w:val="none" w:sz="0" w:space="0" w:color="auto"/>
            <w:left w:val="none" w:sz="0" w:space="0" w:color="auto"/>
            <w:bottom w:val="none" w:sz="0" w:space="0" w:color="auto"/>
            <w:right w:val="none" w:sz="0" w:space="0" w:color="auto"/>
          </w:divBdr>
        </w:div>
        <w:div w:id="651829342">
          <w:marLeft w:val="0"/>
          <w:marRight w:val="0"/>
          <w:marTop w:val="0"/>
          <w:marBottom w:val="0"/>
          <w:divBdr>
            <w:top w:val="none" w:sz="0" w:space="0" w:color="auto"/>
            <w:left w:val="none" w:sz="0" w:space="0" w:color="auto"/>
            <w:bottom w:val="none" w:sz="0" w:space="0" w:color="auto"/>
            <w:right w:val="none" w:sz="0" w:space="0" w:color="auto"/>
          </w:divBdr>
        </w:div>
        <w:div w:id="810710794">
          <w:marLeft w:val="0"/>
          <w:marRight w:val="0"/>
          <w:marTop w:val="0"/>
          <w:marBottom w:val="0"/>
          <w:divBdr>
            <w:top w:val="none" w:sz="0" w:space="0" w:color="auto"/>
            <w:left w:val="none" w:sz="0" w:space="0" w:color="auto"/>
            <w:bottom w:val="none" w:sz="0" w:space="0" w:color="auto"/>
            <w:right w:val="none" w:sz="0" w:space="0" w:color="auto"/>
          </w:divBdr>
        </w:div>
        <w:div w:id="866599329">
          <w:marLeft w:val="0"/>
          <w:marRight w:val="0"/>
          <w:marTop w:val="0"/>
          <w:marBottom w:val="0"/>
          <w:divBdr>
            <w:top w:val="none" w:sz="0" w:space="0" w:color="auto"/>
            <w:left w:val="none" w:sz="0" w:space="0" w:color="auto"/>
            <w:bottom w:val="none" w:sz="0" w:space="0" w:color="auto"/>
            <w:right w:val="none" w:sz="0" w:space="0" w:color="auto"/>
          </w:divBdr>
        </w:div>
        <w:div w:id="871502249">
          <w:marLeft w:val="0"/>
          <w:marRight w:val="0"/>
          <w:marTop w:val="0"/>
          <w:marBottom w:val="0"/>
          <w:divBdr>
            <w:top w:val="none" w:sz="0" w:space="0" w:color="auto"/>
            <w:left w:val="none" w:sz="0" w:space="0" w:color="auto"/>
            <w:bottom w:val="none" w:sz="0" w:space="0" w:color="auto"/>
            <w:right w:val="none" w:sz="0" w:space="0" w:color="auto"/>
          </w:divBdr>
        </w:div>
        <w:div w:id="909194930">
          <w:marLeft w:val="0"/>
          <w:marRight w:val="0"/>
          <w:marTop w:val="0"/>
          <w:marBottom w:val="0"/>
          <w:divBdr>
            <w:top w:val="none" w:sz="0" w:space="0" w:color="auto"/>
            <w:left w:val="none" w:sz="0" w:space="0" w:color="auto"/>
            <w:bottom w:val="none" w:sz="0" w:space="0" w:color="auto"/>
            <w:right w:val="none" w:sz="0" w:space="0" w:color="auto"/>
          </w:divBdr>
        </w:div>
        <w:div w:id="982198541">
          <w:marLeft w:val="0"/>
          <w:marRight w:val="0"/>
          <w:marTop w:val="0"/>
          <w:marBottom w:val="0"/>
          <w:divBdr>
            <w:top w:val="none" w:sz="0" w:space="0" w:color="auto"/>
            <w:left w:val="none" w:sz="0" w:space="0" w:color="auto"/>
            <w:bottom w:val="none" w:sz="0" w:space="0" w:color="auto"/>
            <w:right w:val="none" w:sz="0" w:space="0" w:color="auto"/>
          </w:divBdr>
          <w:divsChild>
            <w:div w:id="71827607">
              <w:marLeft w:val="0"/>
              <w:marRight w:val="0"/>
              <w:marTop w:val="0"/>
              <w:marBottom w:val="0"/>
              <w:divBdr>
                <w:top w:val="none" w:sz="0" w:space="0" w:color="auto"/>
                <w:left w:val="none" w:sz="0" w:space="0" w:color="auto"/>
                <w:bottom w:val="none" w:sz="0" w:space="0" w:color="auto"/>
                <w:right w:val="none" w:sz="0" w:space="0" w:color="auto"/>
              </w:divBdr>
            </w:div>
            <w:div w:id="189031186">
              <w:marLeft w:val="0"/>
              <w:marRight w:val="0"/>
              <w:marTop w:val="0"/>
              <w:marBottom w:val="0"/>
              <w:divBdr>
                <w:top w:val="none" w:sz="0" w:space="0" w:color="auto"/>
                <w:left w:val="none" w:sz="0" w:space="0" w:color="auto"/>
                <w:bottom w:val="none" w:sz="0" w:space="0" w:color="auto"/>
                <w:right w:val="none" w:sz="0" w:space="0" w:color="auto"/>
              </w:divBdr>
            </w:div>
            <w:div w:id="276135075">
              <w:marLeft w:val="0"/>
              <w:marRight w:val="0"/>
              <w:marTop w:val="0"/>
              <w:marBottom w:val="0"/>
              <w:divBdr>
                <w:top w:val="none" w:sz="0" w:space="0" w:color="auto"/>
                <w:left w:val="none" w:sz="0" w:space="0" w:color="auto"/>
                <w:bottom w:val="none" w:sz="0" w:space="0" w:color="auto"/>
                <w:right w:val="none" w:sz="0" w:space="0" w:color="auto"/>
              </w:divBdr>
            </w:div>
            <w:div w:id="425542552">
              <w:marLeft w:val="0"/>
              <w:marRight w:val="0"/>
              <w:marTop w:val="0"/>
              <w:marBottom w:val="0"/>
              <w:divBdr>
                <w:top w:val="none" w:sz="0" w:space="0" w:color="auto"/>
                <w:left w:val="none" w:sz="0" w:space="0" w:color="auto"/>
                <w:bottom w:val="none" w:sz="0" w:space="0" w:color="auto"/>
                <w:right w:val="none" w:sz="0" w:space="0" w:color="auto"/>
              </w:divBdr>
            </w:div>
            <w:div w:id="539896327">
              <w:marLeft w:val="0"/>
              <w:marRight w:val="0"/>
              <w:marTop w:val="0"/>
              <w:marBottom w:val="0"/>
              <w:divBdr>
                <w:top w:val="none" w:sz="0" w:space="0" w:color="auto"/>
                <w:left w:val="none" w:sz="0" w:space="0" w:color="auto"/>
                <w:bottom w:val="none" w:sz="0" w:space="0" w:color="auto"/>
                <w:right w:val="none" w:sz="0" w:space="0" w:color="auto"/>
              </w:divBdr>
            </w:div>
            <w:div w:id="588009137">
              <w:marLeft w:val="0"/>
              <w:marRight w:val="0"/>
              <w:marTop w:val="0"/>
              <w:marBottom w:val="0"/>
              <w:divBdr>
                <w:top w:val="none" w:sz="0" w:space="0" w:color="auto"/>
                <w:left w:val="none" w:sz="0" w:space="0" w:color="auto"/>
                <w:bottom w:val="none" w:sz="0" w:space="0" w:color="auto"/>
                <w:right w:val="none" w:sz="0" w:space="0" w:color="auto"/>
              </w:divBdr>
            </w:div>
            <w:div w:id="792752516">
              <w:marLeft w:val="0"/>
              <w:marRight w:val="0"/>
              <w:marTop w:val="0"/>
              <w:marBottom w:val="0"/>
              <w:divBdr>
                <w:top w:val="none" w:sz="0" w:space="0" w:color="auto"/>
                <w:left w:val="none" w:sz="0" w:space="0" w:color="auto"/>
                <w:bottom w:val="none" w:sz="0" w:space="0" w:color="auto"/>
                <w:right w:val="none" w:sz="0" w:space="0" w:color="auto"/>
              </w:divBdr>
            </w:div>
            <w:div w:id="867914736">
              <w:marLeft w:val="0"/>
              <w:marRight w:val="0"/>
              <w:marTop w:val="0"/>
              <w:marBottom w:val="0"/>
              <w:divBdr>
                <w:top w:val="none" w:sz="0" w:space="0" w:color="auto"/>
                <w:left w:val="none" w:sz="0" w:space="0" w:color="auto"/>
                <w:bottom w:val="none" w:sz="0" w:space="0" w:color="auto"/>
                <w:right w:val="none" w:sz="0" w:space="0" w:color="auto"/>
              </w:divBdr>
            </w:div>
            <w:div w:id="1529102839">
              <w:marLeft w:val="0"/>
              <w:marRight w:val="0"/>
              <w:marTop w:val="0"/>
              <w:marBottom w:val="0"/>
              <w:divBdr>
                <w:top w:val="none" w:sz="0" w:space="0" w:color="auto"/>
                <w:left w:val="none" w:sz="0" w:space="0" w:color="auto"/>
                <w:bottom w:val="none" w:sz="0" w:space="0" w:color="auto"/>
                <w:right w:val="none" w:sz="0" w:space="0" w:color="auto"/>
              </w:divBdr>
            </w:div>
            <w:div w:id="1596286118">
              <w:marLeft w:val="0"/>
              <w:marRight w:val="0"/>
              <w:marTop w:val="0"/>
              <w:marBottom w:val="0"/>
              <w:divBdr>
                <w:top w:val="none" w:sz="0" w:space="0" w:color="auto"/>
                <w:left w:val="none" w:sz="0" w:space="0" w:color="auto"/>
                <w:bottom w:val="none" w:sz="0" w:space="0" w:color="auto"/>
                <w:right w:val="none" w:sz="0" w:space="0" w:color="auto"/>
              </w:divBdr>
            </w:div>
            <w:div w:id="1645891844">
              <w:marLeft w:val="0"/>
              <w:marRight w:val="0"/>
              <w:marTop w:val="0"/>
              <w:marBottom w:val="0"/>
              <w:divBdr>
                <w:top w:val="none" w:sz="0" w:space="0" w:color="auto"/>
                <w:left w:val="none" w:sz="0" w:space="0" w:color="auto"/>
                <w:bottom w:val="none" w:sz="0" w:space="0" w:color="auto"/>
                <w:right w:val="none" w:sz="0" w:space="0" w:color="auto"/>
              </w:divBdr>
            </w:div>
            <w:div w:id="1966620712">
              <w:marLeft w:val="0"/>
              <w:marRight w:val="0"/>
              <w:marTop w:val="0"/>
              <w:marBottom w:val="0"/>
              <w:divBdr>
                <w:top w:val="none" w:sz="0" w:space="0" w:color="auto"/>
                <w:left w:val="none" w:sz="0" w:space="0" w:color="auto"/>
                <w:bottom w:val="none" w:sz="0" w:space="0" w:color="auto"/>
                <w:right w:val="none" w:sz="0" w:space="0" w:color="auto"/>
              </w:divBdr>
            </w:div>
            <w:div w:id="2059087350">
              <w:marLeft w:val="0"/>
              <w:marRight w:val="0"/>
              <w:marTop w:val="0"/>
              <w:marBottom w:val="0"/>
              <w:divBdr>
                <w:top w:val="none" w:sz="0" w:space="0" w:color="auto"/>
                <w:left w:val="none" w:sz="0" w:space="0" w:color="auto"/>
                <w:bottom w:val="none" w:sz="0" w:space="0" w:color="auto"/>
                <w:right w:val="none" w:sz="0" w:space="0" w:color="auto"/>
              </w:divBdr>
            </w:div>
            <w:div w:id="2066369754">
              <w:marLeft w:val="0"/>
              <w:marRight w:val="0"/>
              <w:marTop w:val="0"/>
              <w:marBottom w:val="0"/>
              <w:divBdr>
                <w:top w:val="none" w:sz="0" w:space="0" w:color="auto"/>
                <w:left w:val="none" w:sz="0" w:space="0" w:color="auto"/>
                <w:bottom w:val="none" w:sz="0" w:space="0" w:color="auto"/>
                <w:right w:val="none" w:sz="0" w:space="0" w:color="auto"/>
              </w:divBdr>
            </w:div>
          </w:divsChild>
        </w:div>
        <w:div w:id="1031607930">
          <w:marLeft w:val="0"/>
          <w:marRight w:val="0"/>
          <w:marTop w:val="0"/>
          <w:marBottom w:val="0"/>
          <w:divBdr>
            <w:top w:val="none" w:sz="0" w:space="0" w:color="auto"/>
            <w:left w:val="none" w:sz="0" w:space="0" w:color="auto"/>
            <w:bottom w:val="none" w:sz="0" w:space="0" w:color="auto"/>
            <w:right w:val="none" w:sz="0" w:space="0" w:color="auto"/>
          </w:divBdr>
        </w:div>
        <w:div w:id="1072040718">
          <w:marLeft w:val="0"/>
          <w:marRight w:val="0"/>
          <w:marTop w:val="0"/>
          <w:marBottom w:val="0"/>
          <w:divBdr>
            <w:top w:val="none" w:sz="0" w:space="0" w:color="auto"/>
            <w:left w:val="none" w:sz="0" w:space="0" w:color="auto"/>
            <w:bottom w:val="none" w:sz="0" w:space="0" w:color="auto"/>
            <w:right w:val="none" w:sz="0" w:space="0" w:color="auto"/>
          </w:divBdr>
        </w:div>
        <w:div w:id="1101267895">
          <w:marLeft w:val="0"/>
          <w:marRight w:val="0"/>
          <w:marTop w:val="0"/>
          <w:marBottom w:val="0"/>
          <w:divBdr>
            <w:top w:val="none" w:sz="0" w:space="0" w:color="auto"/>
            <w:left w:val="none" w:sz="0" w:space="0" w:color="auto"/>
            <w:bottom w:val="none" w:sz="0" w:space="0" w:color="auto"/>
            <w:right w:val="none" w:sz="0" w:space="0" w:color="auto"/>
          </w:divBdr>
        </w:div>
        <w:div w:id="1123116078">
          <w:marLeft w:val="0"/>
          <w:marRight w:val="0"/>
          <w:marTop w:val="0"/>
          <w:marBottom w:val="0"/>
          <w:divBdr>
            <w:top w:val="none" w:sz="0" w:space="0" w:color="auto"/>
            <w:left w:val="none" w:sz="0" w:space="0" w:color="auto"/>
            <w:bottom w:val="none" w:sz="0" w:space="0" w:color="auto"/>
            <w:right w:val="none" w:sz="0" w:space="0" w:color="auto"/>
          </w:divBdr>
        </w:div>
        <w:div w:id="1194878362">
          <w:marLeft w:val="0"/>
          <w:marRight w:val="0"/>
          <w:marTop w:val="0"/>
          <w:marBottom w:val="0"/>
          <w:divBdr>
            <w:top w:val="none" w:sz="0" w:space="0" w:color="auto"/>
            <w:left w:val="none" w:sz="0" w:space="0" w:color="auto"/>
            <w:bottom w:val="none" w:sz="0" w:space="0" w:color="auto"/>
            <w:right w:val="none" w:sz="0" w:space="0" w:color="auto"/>
          </w:divBdr>
        </w:div>
        <w:div w:id="1331757461">
          <w:marLeft w:val="0"/>
          <w:marRight w:val="0"/>
          <w:marTop w:val="0"/>
          <w:marBottom w:val="0"/>
          <w:divBdr>
            <w:top w:val="none" w:sz="0" w:space="0" w:color="auto"/>
            <w:left w:val="none" w:sz="0" w:space="0" w:color="auto"/>
            <w:bottom w:val="none" w:sz="0" w:space="0" w:color="auto"/>
            <w:right w:val="none" w:sz="0" w:space="0" w:color="auto"/>
          </w:divBdr>
        </w:div>
        <w:div w:id="1347488343">
          <w:marLeft w:val="0"/>
          <w:marRight w:val="0"/>
          <w:marTop w:val="0"/>
          <w:marBottom w:val="0"/>
          <w:divBdr>
            <w:top w:val="none" w:sz="0" w:space="0" w:color="auto"/>
            <w:left w:val="none" w:sz="0" w:space="0" w:color="auto"/>
            <w:bottom w:val="none" w:sz="0" w:space="0" w:color="auto"/>
            <w:right w:val="none" w:sz="0" w:space="0" w:color="auto"/>
          </w:divBdr>
        </w:div>
        <w:div w:id="1477330792">
          <w:marLeft w:val="0"/>
          <w:marRight w:val="0"/>
          <w:marTop w:val="0"/>
          <w:marBottom w:val="0"/>
          <w:divBdr>
            <w:top w:val="none" w:sz="0" w:space="0" w:color="auto"/>
            <w:left w:val="none" w:sz="0" w:space="0" w:color="auto"/>
            <w:bottom w:val="none" w:sz="0" w:space="0" w:color="auto"/>
            <w:right w:val="none" w:sz="0" w:space="0" w:color="auto"/>
          </w:divBdr>
        </w:div>
        <w:div w:id="1490974520">
          <w:marLeft w:val="0"/>
          <w:marRight w:val="0"/>
          <w:marTop w:val="0"/>
          <w:marBottom w:val="0"/>
          <w:divBdr>
            <w:top w:val="none" w:sz="0" w:space="0" w:color="auto"/>
            <w:left w:val="none" w:sz="0" w:space="0" w:color="auto"/>
            <w:bottom w:val="none" w:sz="0" w:space="0" w:color="auto"/>
            <w:right w:val="none" w:sz="0" w:space="0" w:color="auto"/>
          </w:divBdr>
        </w:div>
        <w:div w:id="1540974635">
          <w:marLeft w:val="0"/>
          <w:marRight w:val="0"/>
          <w:marTop w:val="0"/>
          <w:marBottom w:val="0"/>
          <w:divBdr>
            <w:top w:val="none" w:sz="0" w:space="0" w:color="auto"/>
            <w:left w:val="none" w:sz="0" w:space="0" w:color="auto"/>
            <w:bottom w:val="none" w:sz="0" w:space="0" w:color="auto"/>
            <w:right w:val="none" w:sz="0" w:space="0" w:color="auto"/>
          </w:divBdr>
        </w:div>
        <w:div w:id="1563786991">
          <w:marLeft w:val="0"/>
          <w:marRight w:val="0"/>
          <w:marTop w:val="0"/>
          <w:marBottom w:val="0"/>
          <w:divBdr>
            <w:top w:val="none" w:sz="0" w:space="0" w:color="auto"/>
            <w:left w:val="none" w:sz="0" w:space="0" w:color="auto"/>
            <w:bottom w:val="none" w:sz="0" w:space="0" w:color="auto"/>
            <w:right w:val="none" w:sz="0" w:space="0" w:color="auto"/>
          </w:divBdr>
        </w:div>
        <w:div w:id="1569152129">
          <w:marLeft w:val="0"/>
          <w:marRight w:val="0"/>
          <w:marTop w:val="0"/>
          <w:marBottom w:val="0"/>
          <w:divBdr>
            <w:top w:val="none" w:sz="0" w:space="0" w:color="auto"/>
            <w:left w:val="none" w:sz="0" w:space="0" w:color="auto"/>
            <w:bottom w:val="none" w:sz="0" w:space="0" w:color="auto"/>
            <w:right w:val="none" w:sz="0" w:space="0" w:color="auto"/>
          </w:divBdr>
        </w:div>
        <w:div w:id="1582986648">
          <w:marLeft w:val="0"/>
          <w:marRight w:val="0"/>
          <w:marTop w:val="0"/>
          <w:marBottom w:val="0"/>
          <w:divBdr>
            <w:top w:val="none" w:sz="0" w:space="0" w:color="auto"/>
            <w:left w:val="none" w:sz="0" w:space="0" w:color="auto"/>
            <w:bottom w:val="none" w:sz="0" w:space="0" w:color="auto"/>
            <w:right w:val="none" w:sz="0" w:space="0" w:color="auto"/>
          </w:divBdr>
        </w:div>
        <w:div w:id="1660649082">
          <w:marLeft w:val="0"/>
          <w:marRight w:val="0"/>
          <w:marTop w:val="0"/>
          <w:marBottom w:val="0"/>
          <w:divBdr>
            <w:top w:val="none" w:sz="0" w:space="0" w:color="auto"/>
            <w:left w:val="none" w:sz="0" w:space="0" w:color="auto"/>
            <w:bottom w:val="none" w:sz="0" w:space="0" w:color="auto"/>
            <w:right w:val="none" w:sz="0" w:space="0" w:color="auto"/>
          </w:divBdr>
        </w:div>
        <w:div w:id="1757824322">
          <w:marLeft w:val="0"/>
          <w:marRight w:val="0"/>
          <w:marTop w:val="0"/>
          <w:marBottom w:val="0"/>
          <w:divBdr>
            <w:top w:val="none" w:sz="0" w:space="0" w:color="auto"/>
            <w:left w:val="none" w:sz="0" w:space="0" w:color="auto"/>
            <w:bottom w:val="none" w:sz="0" w:space="0" w:color="auto"/>
            <w:right w:val="none" w:sz="0" w:space="0" w:color="auto"/>
          </w:divBdr>
        </w:div>
        <w:div w:id="1844971968">
          <w:marLeft w:val="0"/>
          <w:marRight w:val="0"/>
          <w:marTop w:val="0"/>
          <w:marBottom w:val="0"/>
          <w:divBdr>
            <w:top w:val="none" w:sz="0" w:space="0" w:color="auto"/>
            <w:left w:val="none" w:sz="0" w:space="0" w:color="auto"/>
            <w:bottom w:val="none" w:sz="0" w:space="0" w:color="auto"/>
            <w:right w:val="none" w:sz="0" w:space="0" w:color="auto"/>
          </w:divBdr>
        </w:div>
        <w:div w:id="1913268941">
          <w:marLeft w:val="0"/>
          <w:marRight w:val="0"/>
          <w:marTop w:val="0"/>
          <w:marBottom w:val="0"/>
          <w:divBdr>
            <w:top w:val="none" w:sz="0" w:space="0" w:color="auto"/>
            <w:left w:val="none" w:sz="0" w:space="0" w:color="auto"/>
            <w:bottom w:val="none" w:sz="0" w:space="0" w:color="auto"/>
            <w:right w:val="none" w:sz="0" w:space="0" w:color="auto"/>
          </w:divBdr>
        </w:div>
        <w:div w:id="1929117940">
          <w:marLeft w:val="0"/>
          <w:marRight w:val="0"/>
          <w:marTop w:val="0"/>
          <w:marBottom w:val="0"/>
          <w:divBdr>
            <w:top w:val="none" w:sz="0" w:space="0" w:color="auto"/>
            <w:left w:val="none" w:sz="0" w:space="0" w:color="auto"/>
            <w:bottom w:val="none" w:sz="0" w:space="0" w:color="auto"/>
            <w:right w:val="none" w:sz="0" w:space="0" w:color="auto"/>
          </w:divBdr>
          <w:divsChild>
            <w:div w:id="944843031">
              <w:marLeft w:val="-75"/>
              <w:marRight w:val="0"/>
              <w:marTop w:val="30"/>
              <w:marBottom w:val="30"/>
              <w:divBdr>
                <w:top w:val="none" w:sz="0" w:space="0" w:color="auto"/>
                <w:left w:val="none" w:sz="0" w:space="0" w:color="auto"/>
                <w:bottom w:val="none" w:sz="0" w:space="0" w:color="auto"/>
                <w:right w:val="none" w:sz="0" w:space="0" w:color="auto"/>
              </w:divBdr>
              <w:divsChild>
                <w:div w:id="79986367">
                  <w:marLeft w:val="0"/>
                  <w:marRight w:val="0"/>
                  <w:marTop w:val="0"/>
                  <w:marBottom w:val="0"/>
                  <w:divBdr>
                    <w:top w:val="none" w:sz="0" w:space="0" w:color="auto"/>
                    <w:left w:val="none" w:sz="0" w:space="0" w:color="auto"/>
                    <w:bottom w:val="none" w:sz="0" w:space="0" w:color="auto"/>
                    <w:right w:val="none" w:sz="0" w:space="0" w:color="auto"/>
                  </w:divBdr>
                  <w:divsChild>
                    <w:div w:id="468714643">
                      <w:marLeft w:val="0"/>
                      <w:marRight w:val="0"/>
                      <w:marTop w:val="0"/>
                      <w:marBottom w:val="0"/>
                      <w:divBdr>
                        <w:top w:val="none" w:sz="0" w:space="0" w:color="auto"/>
                        <w:left w:val="none" w:sz="0" w:space="0" w:color="auto"/>
                        <w:bottom w:val="none" w:sz="0" w:space="0" w:color="auto"/>
                        <w:right w:val="none" w:sz="0" w:space="0" w:color="auto"/>
                      </w:divBdr>
                    </w:div>
                  </w:divsChild>
                </w:div>
                <w:div w:id="234903275">
                  <w:marLeft w:val="0"/>
                  <w:marRight w:val="0"/>
                  <w:marTop w:val="0"/>
                  <w:marBottom w:val="0"/>
                  <w:divBdr>
                    <w:top w:val="none" w:sz="0" w:space="0" w:color="auto"/>
                    <w:left w:val="none" w:sz="0" w:space="0" w:color="auto"/>
                    <w:bottom w:val="none" w:sz="0" w:space="0" w:color="auto"/>
                    <w:right w:val="none" w:sz="0" w:space="0" w:color="auto"/>
                  </w:divBdr>
                  <w:divsChild>
                    <w:div w:id="413164211">
                      <w:marLeft w:val="0"/>
                      <w:marRight w:val="0"/>
                      <w:marTop w:val="0"/>
                      <w:marBottom w:val="0"/>
                      <w:divBdr>
                        <w:top w:val="none" w:sz="0" w:space="0" w:color="auto"/>
                        <w:left w:val="none" w:sz="0" w:space="0" w:color="auto"/>
                        <w:bottom w:val="none" w:sz="0" w:space="0" w:color="auto"/>
                        <w:right w:val="none" w:sz="0" w:space="0" w:color="auto"/>
                      </w:divBdr>
                    </w:div>
                  </w:divsChild>
                </w:div>
                <w:div w:id="236716354">
                  <w:marLeft w:val="0"/>
                  <w:marRight w:val="0"/>
                  <w:marTop w:val="0"/>
                  <w:marBottom w:val="0"/>
                  <w:divBdr>
                    <w:top w:val="none" w:sz="0" w:space="0" w:color="auto"/>
                    <w:left w:val="none" w:sz="0" w:space="0" w:color="auto"/>
                    <w:bottom w:val="none" w:sz="0" w:space="0" w:color="auto"/>
                    <w:right w:val="none" w:sz="0" w:space="0" w:color="auto"/>
                  </w:divBdr>
                  <w:divsChild>
                    <w:div w:id="1153528660">
                      <w:marLeft w:val="0"/>
                      <w:marRight w:val="0"/>
                      <w:marTop w:val="0"/>
                      <w:marBottom w:val="0"/>
                      <w:divBdr>
                        <w:top w:val="none" w:sz="0" w:space="0" w:color="auto"/>
                        <w:left w:val="none" w:sz="0" w:space="0" w:color="auto"/>
                        <w:bottom w:val="none" w:sz="0" w:space="0" w:color="auto"/>
                        <w:right w:val="none" w:sz="0" w:space="0" w:color="auto"/>
                      </w:divBdr>
                    </w:div>
                  </w:divsChild>
                </w:div>
                <w:div w:id="432021736">
                  <w:marLeft w:val="0"/>
                  <w:marRight w:val="0"/>
                  <w:marTop w:val="0"/>
                  <w:marBottom w:val="0"/>
                  <w:divBdr>
                    <w:top w:val="none" w:sz="0" w:space="0" w:color="auto"/>
                    <w:left w:val="none" w:sz="0" w:space="0" w:color="auto"/>
                    <w:bottom w:val="none" w:sz="0" w:space="0" w:color="auto"/>
                    <w:right w:val="none" w:sz="0" w:space="0" w:color="auto"/>
                  </w:divBdr>
                  <w:divsChild>
                    <w:div w:id="1236938722">
                      <w:marLeft w:val="0"/>
                      <w:marRight w:val="0"/>
                      <w:marTop w:val="0"/>
                      <w:marBottom w:val="0"/>
                      <w:divBdr>
                        <w:top w:val="none" w:sz="0" w:space="0" w:color="auto"/>
                        <w:left w:val="none" w:sz="0" w:space="0" w:color="auto"/>
                        <w:bottom w:val="none" w:sz="0" w:space="0" w:color="auto"/>
                        <w:right w:val="none" w:sz="0" w:space="0" w:color="auto"/>
                      </w:divBdr>
                    </w:div>
                  </w:divsChild>
                </w:div>
                <w:div w:id="1040132606">
                  <w:marLeft w:val="0"/>
                  <w:marRight w:val="0"/>
                  <w:marTop w:val="0"/>
                  <w:marBottom w:val="0"/>
                  <w:divBdr>
                    <w:top w:val="none" w:sz="0" w:space="0" w:color="auto"/>
                    <w:left w:val="none" w:sz="0" w:space="0" w:color="auto"/>
                    <w:bottom w:val="none" w:sz="0" w:space="0" w:color="auto"/>
                    <w:right w:val="none" w:sz="0" w:space="0" w:color="auto"/>
                  </w:divBdr>
                  <w:divsChild>
                    <w:div w:id="1873415961">
                      <w:marLeft w:val="0"/>
                      <w:marRight w:val="0"/>
                      <w:marTop w:val="0"/>
                      <w:marBottom w:val="0"/>
                      <w:divBdr>
                        <w:top w:val="none" w:sz="0" w:space="0" w:color="auto"/>
                        <w:left w:val="none" w:sz="0" w:space="0" w:color="auto"/>
                        <w:bottom w:val="none" w:sz="0" w:space="0" w:color="auto"/>
                        <w:right w:val="none" w:sz="0" w:space="0" w:color="auto"/>
                      </w:divBdr>
                    </w:div>
                  </w:divsChild>
                </w:div>
                <w:div w:id="1079861889">
                  <w:marLeft w:val="0"/>
                  <w:marRight w:val="0"/>
                  <w:marTop w:val="0"/>
                  <w:marBottom w:val="0"/>
                  <w:divBdr>
                    <w:top w:val="none" w:sz="0" w:space="0" w:color="auto"/>
                    <w:left w:val="none" w:sz="0" w:space="0" w:color="auto"/>
                    <w:bottom w:val="none" w:sz="0" w:space="0" w:color="auto"/>
                    <w:right w:val="none" w:sz="0" w:space="0" w:color="auto"/>
                  </w:divBdr>
                  <w:divsChild>
                    <w:div w:id="651298274">
                      <w:marLeft w:val="0"/>
                      <w:marRight w:val="0"/>
                      <w:marTop w:val="0"/>
                      <w:marBottom w:val="0"/>
                      <w:divBdr>
                        <w:top w:val="none" w:sz="0" w:space="0" w:color="auto"/>
                        <w:left w:val="none" w:sz="0" w:space="0" w:color="auto"/>
                        <w:bottom w:val="none" w:sz="0" w:space="0" w:color="auto"/>
                        <w:right w:val="none" w:sz="0" w:space="0" w:color="auto"/>
                      </w:divBdr>
                    </w:div>
                  </w:divsChild>
                </w:div>
                <w:div w:id="1094667495">
                  <w:marLeft w:val="0"/>
                  <w:marRight w:val="0"/>
                  <w:marTop w:val="0"/>
                  <w:marBottom w:val="0"/>
                  <w:divBdr>
                    <w:top w:val="none" w:sz="0" w:space="0" w:color="auto"/>
                    <w:left w:val="none" w:sz="0" w:space="0" w:color="auto"/>
                    <w:bottom w:val="none" w:sz="0" w:space="0" w:color="auto"/>
                    <w:right w:val="none" w:sz="0" w:space="0" w:color="auto"/>
                  </w:divBdr>
                  <w:divsChild>
                    <w:div w:id="660080782">
                      <w:marLeft w:val="0"/>
                      <w:marRight w:val="0"/>
                      <w:marTop w:val="0"/>
                      <w:marBottom w:val="0"/>
                      <w:divBdr>
                        <w:top w:val="none" w:sz="0" w:space="0" w:color="auto"/>
                        <w:left w:val="none" w:sz="0" w:space="0" w:color="auto"/>
                        <w:bottom w:val="none" w:sz="0" w:space="0" w:color="auto"/>
                        <w:right w:val="none" w:sz="0" w:space="0" w:color="auto"/>
                      </w:divBdr>
                    </w:div>
                  </w:divsChild>
                </w:div>
                <w:div w:id="1125543942">
                  <w:marLeft w:val="0"/>
                  <w:marRight w:val="0"/>
                  <w:marTop w:val="0"/>
                  <w:marBottom w:val="0"/>
                  <w:divBdr>
                    <w:top w:val="none" w:sz="0" w:space="0" w:color="auto"/>
                    <w:left w:val="none" w:sz="0" w:space="0" w:color="auto"/>
                    <w:bottom w:val="none" w:sz="0" w:space="0" w:color="auto"/>
                    <w:right w:val="none" w:sz="0" w:space="0" w:color="auto"/>
                  </w:divBdr>
                  <w:divsChild>
                    <w:div w:id="1622344452">
                      <w:marLeft w:val="0"/>
                      <w:marRight w:val="0"/>
                      <w:marTop w:val="0"/>
                      <w:marBottom w:val="0"/>
                      <w:divBdr>
                        <w:top w:val="none" w:sz="0" w:space="0" w:color="auto"/>
                        <w:left w:val="none" w:sz="0" w:space="0" w:color="auto"/>
                        <w:bottom w:val="none" w:sz="0" w:space="0" w:color="auto"/>
                        <w:right w:val="none" w:sz="0" w:space="0" w:color="auto"/>
                      </w:divBdr>
                    </w:div>
                  </w:divsChild>
                </w:div>
                <w:div w:id="1317303654">
                  <w:marLeft w:val="0"/>
                  <w:marRight w:val="0"/>
                  <w:marTop w:val="0"/>
                  <w:marBottom w:val="0"/>
                  <w:divBdr>
                    <w:top w:val="none" w:sz="0" w:space="0" w:color="auto"/>
                    <w:left w:val="none" w:sz="0" w:space="0" w:color="auto"/>
                    <w:bottom w:val="none" w:sz="0" w:space="0" w:color="auto"/>
                    <w:right w:val="none" w:sz="0" w:space="0" w:color="auto"/>
                  </w:divBdr>
                  <w:divsChild>
                    <w:div w:id="785195873">
                      <w:marLeft w:val="0"/>
                      <w:marRight w:val="0"/>
                      <w:marTop w:val="0"/>
                      <w:marBottom w:val="0"/>
                      <w:divBdr>
                        <w:top w:val="none" w:sz="0" w:space="0" w:color="auto"/>
                        <w:left w:val="none" w:sz="0" w:space="0" w:color="auto"/>
                        <w:bottom w:val="none" w:sz="0" w:space="0" w:color="auto"/>
                        <w:right w:val="none" w:sz="0" w:space="0" w:color="auto"/>
                      </w:divBdr>
                    </w:div>
                  </w:divsChild>
                </w:div>
                <w:div w:id="1632859772">
                  <w:marLeft w:val="0"/>
                  <w:marRight w:val="0"/>
                  <w:marTop w:val="0"/>
                  <w:marBottom w:val="0"/>
                  <w:divBdr>
                    <w:top w:val="none" w:sz="0" w:space="0" w:color="auto"/>
                    <w:left w:val="none" w:sz="0" w:space="0" w:color="auto"/>
                    <w:bottom w:val="none" w:sz="0" w:space="0" w:color="auto"/>
                    <w:right w:val="none" w:sz="0" w:space="0" w:color="auto"/>
                  </w:divBdr>
                  <w:divsChild>
                    <w:div w:id="1964922855">
                      <w:marLeft w:val="0"/>
                      <w:marRight w:val="0"/>
                      <w:marTop w:val="0"/>
                      <w:marBottom w:val="0"/>
                      <w:divBdr>
                        <w:top w:val="none" w:sz="0" w:space="0" w:color="auto"/>
                        <w:left w:val="none" w:sz="0" w:space="0" w:color="auto"/>
                        <w:bottom w:val="none" w:sz="0" w:space="0" w:color="auto"/>
                        <w:right w:val="none" w:sz="0" w:space="0" w:color="auto"/>
                      </w:divBdr>
                    </w:div>
                  </w:divsChild>
                </w:div>
                <w:div w:id="1771971681">
                  <w:marLeft w:val="0"/>
                  <w:marRight w:val="0"/>
                  <w:marTop w:val="0"/>
                  <w:marBottom w:val="0"/>
                  <w:divBdr>
                    <w:top w:val="none" w:sz="0" w:space="0" w:color="auto"/>
                    <w:left w:val="none" w:sz="0" w:space="0" w:color="auto"/>
                    <w:bottom w:val="none" w:sz="0" w:space="0" w:color="auto"/>
                    <w:right w:val="none" w:sz="0" w:space="0" w:color="auto"/>
                  </w:divBdr>
                  <w:divsChild>
                    <w:div w:id="1584802131">
                      <w:marLeft w:val="0"/>
                      <w:marRight w:val="0"/>
                      <w:marTop w:val="0"/>
                      <w:marBottom w:val="0"/>
                      <w:divBdr>
                        <w:top w:val="none" w:sz="0" w:space="0" w:color="auto"/>
                        <w:left w:val="none" w:sz="0" w:space="0" w:color="auto"/>
                        <w:bottom w:val="none" w:sz="0" w:space="0" w:color="auto"/>
                        <w:right w:val="none" w:sz="0" w:space="0" w:color="auto"/>
                      </w:divBdr>
                    </w:div>
                  </w:divsChild>
                </w:div>
                <w:div w:id="2077388176">
                  <w:marLeft w:val="0"/>
                  <w:marRight w:val="0"/>
                  <w:marTop w:val="0"/>
                  <w:marBottom w:val="0"/>
                  <w:divBdr>
                    <w:top w:val="none" w:sz="0" w:space="0" w:color="auto"/>
                    <w:left w:val="none" w:sz="0" w:space="0" w:color="auto"/>
                    <w:bottom w:val="none" w:sz="0" w:space="0" w:color="auto"/>
                    <w:right w:val="none" w:sz="0" w:space="0" w:color="auto"/>
                  </w:divBdr>
                  <w:divsChild>
                    <w:div w:id="12083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965582">
          <w:marLeft w:val="0"/>
          <w:marRight w:val="0"/>
          <w:marTop w:val="0"/>
          <w:marBottom w:val="0"/>
          <w:divBdr>
            <w:top w:val="none" w:sz="0" w:space="0" w:color="auto"/>
            <w:left w:val="none" w:sz="0" w:space="0" w:color="auto"/>
            <w:bottom w:val="none" w:sz="0" w:space="0" w:color="auto"/>
            <w:right w:val="none" w:sz="0" w:space="0" w:color="auto"/>
          </w:divBdr>
        </w:div>
        <w:div w:id="2121564155">
          <w:marLeft w:val="0"/>
          <w:marRight w:val="0"/>
          <w:marTop w:val="0"/>
          <w:marBottom w:val="0"/>
          <w:divBdr>
            <w:top w:val="none" w:sz="0" w:space="0" w:color="auto"/>
            <w:left w:val="none" w:sz="0" w:space="0" w:color="auto"/>
            <w:bottom w:val="none" w:sz="0" w:space="0" w:color="auto"/>
            <w:right w:val="none" w:sz="0" w:space="0" w:color="auto"/>
          </w:divBdr>
        </w:div>
      </w:divsChild>
    </w:div>
    <w:div w:id="1834711139">
      <w:bodyDiv w:val="1"/>
      <w:marLeft w:val="0"/>
      <w:marRight w:val="0"/>
      <w:marTop w:val="0"/>
      <w:marBottom w:val="0"/>
      <w:divBdr>
        <w:top w:val="none" w:sz="0" w:space="0" w:color="auto"/>
        <w:left w:val="none" w:sz="0" w:space="0" w:color="auto"/>
        <w:bottom w:val="none" w:sz="0" w:space="0" w:color="auto"/>
        <w:right w:val="none" w:sz="0" w:space="0" w:color="auto"/>
      </w:divBdr>
      <w:divsChild>
        <w:div w:id="841435417">
          <w:marLeft w:val="0"/>
          <w:marRight w:val="0"/>
          <w:marTop w:val="0"/>
          <w:marBottom w:val="0"/>
          <w:divBdr>
            <w:top w:val="none" w:sz="0" w:space="0" w:color="auto"/>
            <w:left w:val="none" w:sz="0" w:space="0" w:color="auto"/>
            <w:bottom w:val="none" w:sz="0" w:space="0" w:color="auto"/>
            <w:right w:val="none" w:sz="0" w:space="0" w:color="auto"/>
          </w:divBdr>
        </w:div>
        <w:div w:id="1595555222">
          <w:marLeft w:val="0"/>
          <w:marRight w:val="0"/>
          <w:marTop w:val="0"/>
          <w:marBottom w:val="0"/>
          <w:divBdr>
            <w:top w:val="none" w:sz="0" w:space="0" w:color="auto"/>
            <w:left w:val="none" w:sz="0" w:space="0" w:color="auto"/>
            <w:bottom w:val="none" w:sz="0" w:space="0" w:color="auto"/>
            <w:right w:val="none" w:sz="0" w:space="0" w:color="auto"/>
          </w:divBdr>
          <w:divsChild>
            <w:div w:id="1247107911">
              <w:marLeft w:val="-75"/>
              <w:marRight w:val="0"/>
              <w:marTop w:val="30"/>
              <w:marBottom w:val="30"/>
              <w:divBdr>
                <w:top w:val="none" w:sz="0" w:space="0" w:color="auto"/>
                <w:left w:val="none" w:sz="0" w:space="0" w:color="auto"/>
                <w:bottom w:val="none" w:sz="0" w:space="0" w:color="auto"/>
                <w:right w:val="none" w:sz="0" w:space="0" w:color="auto"/>
              </w:divBdr>
              <w:divsChild>
                <w:div w:id="72746510">
                  <w:marLeft w:val="0"/>
                  <w:marRight w:val="0"/>
                  <w:marTop w:val="0"/>
                  <w:marBottom w:val="0"/>
                  <w:divBdr>
                    <w:top w:val="none" w:sz="0" w:space="0" w:color="auto"/>
                    <w:left w:val="none" w:sz="0" w:space="0" w:color="auto"/>
                    <w:bottom w:val="none" w:sz="0" w:space="0" w:color="auto"/>
                    <w:right w:val="none" w:sz="0" w:space="0" w:color="auto"/>
                  </w:divBdr>
                  <w:divsChild>
                    <w:div w:id="308827215">
                      <w:marLeft w:val="0"/>
                      <w:marRight w:val="0"/>
                      <w:marTop w:val="0"/>
                      <w:marBottom w:val="0"/>
                      <w:divBdr>
                        <w:top w:val="none" w:sz="0" w:space="0" w:color="auto"/>
                        <w:left w:val="none" w:sz="0" w:space="0" w:color="auto"/>
                        <w:bottom w:val="none" w:sz="0" w:space="0" w:color="auto"/>
                        <w:right w:val="none" w:sz="0" w:space="0" w:color="auto"/>
                      </w:divBdr>
                    </w:div>
                  </w:divsChild>
                </w:div>
                <w:div w:id="148832332">
                  <w:marLeft w:val="0"/>
                  <w:marRight w:val="0"/>
                  <w:marTop w:val="0"/>
                  <w:marBottom w:val="0"/>
                  <w:divBdr>
                    <w:top w:val="none" w:sz="0" w:space="0" w:color="auto"/>
                    <w:left w:val="none" w:sz="0" w:space="0" w:color="auto"/>
                    <w:bottom w:val="none" w:sz="0" w:space="0" w:color="auto"/>
                    <w:right w:val="none" w:sz="0" w:space="0" w:color="auto"/>
                  </w:divBdr>
                  <w:divsChild>
                    <w:div w:id="262299114">
                      <w:marLeft w:val="0"/>
                      <w:marRight w:val="0"/>
                      <w:marTop w:val="0"/>
                      <w:marBottom w:val="0"/>
                      <w:divBdr>
                        <w:top w:val="none" w:sz="0" w:space="0" w:color="auto"/>
                        <w:left w:val="none" w:sz="0" w:space="0" w:color="auto"/>
                        <w:bottom w:val="none" w:sz="0" w:space="0" w:color="auto"/>
                        <w:right w:val="none" w:sz="0" w:space="0" w:color="auto"/>
                      </w:divBdr>
                    </w:div>
                  </w:divsChild>
                </w:div>
                <w:div w:id="239753644">
                  <w:marLeft w:val="0"/>
                  <w:marRight w:val="0"/>
                  <w:marTop w:val="0"/>
                  <w:marBottom w:val="0"/>
                  <w:divBdr>
                    <w:top w:val="none" w:sz="0" w:space="0" w:color="auto"/>
                    <w:left w:val="none" w:sz="0" w:space="0" w:color="auto"/>
                    <w:bottom w:val="none" w:sz="0" w:space="0" w:color="auto"/>
                    <w:right w:val="none" w:sz="0" w:space="0" w:color="auto"/>
                  </w:divBdr>
                  <w:divsChild>
                    <w:div w:id="648175987">
                      <w:marLeft w:val="0"/>
                      <w:marRight w:val="0"/>
                      <w:marTop w:val="0"/>
                      <w:marBottom w:val="0"/>
                      <w:divBdr>
                        <w:top w:val="none" w:sz="0" w:space="0" w:color="auto"/>
                        <w:left w:val="none" w:sz="0" w:space="0" w:color="auto"/>
                        <w:bottom w:val="none" w:sz="0" w:space="0" w:color="auto"/>
                        <w:right w:val="none" w:sz="0" w:space="0" w:color="auto"/>
                      </w:divBdr>
                    </w:div>
                  </w:divsChild>
                </w:div>
                <w:div w:id="299189640">
                  <w:marLeft w:val="0"/>
                  <w:marRight w:val="0"/>
                  <w:marTop w:val="0"/>
                  <w:marBottom w:val="0"/>
                  <w:divBdr>
                    <w:top w:val="none" w:sz="0" w:space="0" w:color="auto"/>
                    <w:left w:val="none" w:sz="0" w:space="0" w:color="auto"/>
                    <w:bottom w:val="none" w:sz="0" w:space="0" w:color="auto"/>
                    <w:right w:val="none" w:sz="0" w:space="0" w:color="auto"/>
                  </w:divBdr>
                  <w:divsChild>
                    <w:div w:id="1801727406">
                      <w:marLeft w:val="0"/>
                      <w:marRight w:val="0"/>
                      <w:marTop w:val="0"/>
                      <w:marBottom w:val="0"/>
                      <w:divBdr>
                        <w:top w:val="none" w:sz="0" w:space="0" w:color="auto"/>
                        <w:left w:val="none" w:sz="0" w:space="0" w:color="auto"/>
                        <w:bottom w:val="none" w:sz="0" w:space="0" w:color="auto"/>
                        <w:right w:val="none" w:sz="0" w:space="0" w:color="auto"/>
                      </w:divBdr>
                    </w:div>
                  </w:divsChild>
                </w:div>
                <w:div w:id="468086225">
                  <w:marLeft w:val="0"/>
                  <w:marRight w:val="0"/>
                  <w:marTop w:val="0"/>
                  <w:marBottom w:val="0"/>
                  <w:divBdr>
                    <w:top w:val="none" w:sz="0" w:space="0" w:color="auto"/>
                    <w:left w:val="none" w:sz="0" w:space="0" w:color="auto"/>
                    <w:bottom w:val="none" w:sz="0" w:space="0" w:color="auto"/>
                    <w:right w:val="none" w:sz="0" w:space="0" w:color="auto"/>
                  </w:divBdr>
                  <w:divsChild>
                    <w:div w:id="1239899620">
                      <w:marLeft w:val="0"/>
                      <w:marRight w:val="0"/>
                      <w:marTop w:val="0"/>
                      <w:marBottom w:val="0"/>
                      <w:divBdr>
                        <w:top w:val="none" w:sz="0" w:space="0" w:color="auto"/>
                        <w:left w:val="none" w:sz="0" w:space="0" w:color="auto"/>
                        <w:bottom w:val="none" w:sz="0" w:space="0" w:color="auto"/>
                        <w:right w:val="none" w:sz="0" w:space="0" w:color="auto"/>
                      </w:divBdr>
                    </w:div>
                  </w:divsChild>
                </w:div>
                <w:div w:id="612325127">
                  <w:marLeft w:val="0"/>
                  <w:marRight w:val="0"/>
                  <w:marTop w:val="0"/>
                  <w:marBottom w:val="0"/>
                  <w:divBdr>
                    <w:top w:val="none" w:sz="0" w:space="0" w:color="auto"/>
                    <w:left w:val="none" w:sz="0" w:space="0" w:color="auto"/>
                    <w:bottom w:val="none" w:sz="0" w:space="0" w:color="auto"/>
                    <w:right w:val="none" w:sz="0" w:space="0" w:color="auto"/>
                  </w:divBdr>
                  <w:divsChild>
                    <w:div w:id="1670790366">
                      <w:marLeft w:val="0"/>
                      <w:marRight w:val="0"/>
                      <w:marTop w:val="0"/>
                      <w:marBottom w:val="0"/>
                      <w:divBdr>
                        <w:top w:val="none" w:sz="0" w:space="0" w:color="auto"/>
                        <w:left w:val="none" w:sz="0" w:space="0" w:color="auto"/>
                        <w:bottom w:val="none" w:sz="0" w:space="0" w:color="auto"/>
                        <w:right w:val="none" w:sz="0" w:space="0" w:color="auto"/>
                      </w:divBdr>
                    </w:div>
                  </w:divsChild>
                </w:div>
                <w:div w:id="615410300">
                  <w:marLeft w:val="0"/>
                  <w:marRight w:val="0"/>
                  <w:marTop w:val="0"/>
                  <w:marBottom w:val="0"/>
                  <w:divBdr>
                    <w:top w:val="none" w:sz="0" w:space="0" w:color="auto"/>
                    <w:left w:val="none" w:sz="0" w:space="0" w:color="auto"/>
                    <w:bottom w:val="none" w:sz="0" w:space="0" w:color="auto"/>
                    <w:right w:val="none" w:sz="0" w:space="0" w:color="auto"/>
                  </w:divBdr>
                  <w:divsChild>
                    <w:div w:id="1635017662">
                      <w:marLeft w:val="0"/>
                      <w:marRight w:val="0"/>
                      <w:marTop w:val="0"/>
                      <w:marBottom w:val="0"/>
                      <w:divBdr>
                        <w:top w:val="none" w:sz="0" w:space="0" w:color="auto"/>
                        <w:left w:val="none" w:sz="0" w:space="0" w:color="auto"/>
                        <w:bottom w:val="none" w:sz="0" w:space="0" w:color="auto"/>
                        <w:right w:val="none" w:sz="0" w:space="0" w:color="auto"/>
                      </w:divBdr>
                    </w:div>
                  </w:divsChild>
                </w:div>
                <w:div w:id="650409432">
                  <w:marLeft w:val="0"/>
                  <w:marRight w:val="0"/>
                  <w:marTop w:val="0"/>
                  <w:marBottom w:val="0"/>
                  <w:divBdr>
                    <w:top w:val="none" w:sz="0" w:space="0" w:color="auto"/>
                    <w:left w:val="none" w:sz="0" w:space="0" w:color="auto"/>
                    <w:bottom w:val="none" w:sz="0" w:space="0" w:color="auto"/>
                    <w:right w:val="none" w:sz="0" w:space="0" w:color="auto"/>
                  </w:divBdr>
                  <w:divsChild>
                    <w:div w:id="229078582">
                      <w:marLeft w:val="0"/>
                      <w:marRight w:val="0"/>
                      <w:marTop w:val="0"/>
                      <w:marBottom w:val="0"/>
                      <w:divBdr>
                        <w:top w:val="none" w:sz="0" w:space="0" w:color="auto"/>
                        <w:left w:val="none" w:sz="0" w:space="0" w:color="auto"/>
                        <w:bottom w:val="none" w:sz="0" w:space="0" w:color="auto"/>
                        <w:right w:val="none" w:sz="0" w:space="0" w:color="auto"/>
                      </w:divBdr>
                    </w:div>
                  </w:divsChild>
                </w:div>
                <w:div w:id="652099415">
                  <w:marLeft w:val="0"/>
                  <w:marRight w:val="0"/>
                  <w:marTop w:val="0"/>
                  <w:marBottom w:val="0"/>
                  <w:divBdr>
                    <w:top w:val="none" w:sz="0" w:space="0" w:color="auto"/>
                    <w:left w:val="none" w:sz="0" w:space="0" w:color="auto"/>
                    <w:bottom w:val="none" w:sz="0" w:space="0" w:color="auto"/>
                    <w:right w:val="none" w:sz="0" w:space="0" w:color="auto"/>
                  </w:divBdr>
                  <w:divsChild>
                    <w:div w:id="1626155726">
                      <w:marLeft w:val="0"/>
                      <w:marRight w:val="0"/>
                      <w:marTop w:val="0"/>
                      <w:marBottom w:val="0"/>
                      <w:divBdr>
                        <w:top w:val="none" w:sz="0" w:space="0" w:color="auto"/>
                        <w:left w:val="none" w:sz="0" w:space="0" w:color="auto"/>
                        <w:bottom w:val="none" w:sz="0" w:space="0" w:color="auto"/>
                        <w:right w:val="none" w:sz="0" w:space="0" w:color="auto"/>
                      </w:divBdr>
                    </w:div>
                  </w:divsChild>
                </w:div>
                <w:div w:id="737634898">
                  <w:marLeft w:val="0"/>
                  <w:marRight w:val="0"/>
                  <w:marTop w:val="0"/>
                  <w:marBottom w:val="0"/>
                  <w:divBdr>
                    <w:top w:val="none" w:sz="0" w:space="0" w:color="auto"/>
                    <w:left w:val="none" w:sz="0" w:space="0" w:color="auto"/>
                    <w:bottom w:val="none" w:sz="0" w:space="0" w:color="auto"/>
                    <w:right w:val="none" w:sz="0" w:space="0" w:color="auto"/>
                  </w:divBdr>
                  <w:divsChild>
                    <w:div w:id="459228416">
                      <w:marLeft w:val="0"/>
                      <w:marRight w:val="0"/>
                      <w:marTop w:val="0"/>
                      <w:marBottom w:val="0"/>
                      <w:divBdr>
                        <w:top w:val="none" w:sz="0" w:space="0" w:color="auto"/>
                        <w:left w:val="none" w:sz="0" w:space="0" w:color="auto"/>
                        <w:bottom w:val="none" w:sz="0" w:space="0" w:color="auto"/>
                        <w:right w:val="none" w:sz="0" w:space="0" w:color="auto"/>
                      </w:divBdr>
                    </w:div>
                  </w:divsChild>
                </w:div>
                <w:div w:id="787161230">
                  <w:marLeft w:val="0"/>
                  <w:marRight w:val="0"/>
                  <w:marTop w:val="0"/>
                  <w:marBottom w:val="0"/>
                  <w:divBdr>
                    <w:top w:val="none" w:sz="0" w:space="0" w:color="auto"/>
                    <w:left w:val="none" w:sz="0" w:space="0" w:color="auto"/>
                    <w:bottom w:val="none" w:sz="0" w:space="0" w:color="auto"/>
                    <w:right w:val="none" w:sz="0" w:space="0" w:color="auto"/>
                  </w:divBdr>
                  <w:divsChild>
                    <w:div w:id="345521925">
                      <w:marLeft w:val="0"/>
                      <w:marRight w:val="0"/>
                      <w:marTop w:val="0"/>
                      <w:marBottom w:val="0"/>
                      <w:divBdr>
                        <w:top w:val="none" w:sz="0" w:space="0" w:color="auto"/>
                        <w:left w:val="none" w:sz="0" w:space="0" w:color="auto"/>
                        <w:bottom w:val="none" w:sz="0" w:space="0" w:color="auto"/>
                        <w:right w:val="none" w:sz="0" w:space="0" w:color="auto"/>
                      </w:divBdr>
                    </w:div>
                  </w:divsChild>
                </w:div>
                <w:div w:id="833958928">
                  <w:marLeft w:val="0"/>
                  <w:marRight w:val="0"/>
                  <w:marTop w:val="0"/>
                  <w:marBottom w:val="0"/>
                  <w:divBdr>
                    <w:top w:val="none" w:sz="0" w:space="0" w:color="auto"/>
                    <w:left w:val="none" w:sz="0" w:space="0" w:color="auto"/>
                    <w:bottom w:val="none" w:sz="0" w:space="0" w:color="auto"/>
                    <w:right w:val="none" w:sz="0" w:space="0" w:color="auto"/>
                  </w:divBdr>
                  <w:divsChild>
                    <w:div w:id="574314580">
                      <w:marLeft w:val="0"/>
                      <w:marRight w:val="0"/>
                      <w:marTop w:val="0"/>
                      <w:marBottom w:val="0"/>
                      <w:divBdr>
                        <w:top w:val="none" w:sz="0" w:space="0" w:color="auto"/>
                        <w:left w:val="none" w:sz="0" w:space="0" w:color="auto"/>
                        <w:bottom w:val="none" w:sz="0" w:space="0" w:color="auto"/>
                        <w:right w:val="none" w:sz="0" w:space="0" w:color="auto"/>
                      </w:divBdr>
                    </w:div>
                  </w:divsChild>
                </w:div>
                <w:div w:id="851602478">
                  <w:marLeft w:val="0"/>
                  <w:marRight w:val="0"/>
                  <w:marTop w:val="0"/>
                  <w:marBottom w:val="0"/>
                  <w:divBdr>
                    <w:top w:val="none" w:sz="0" w:space="0" w:color="auto"/>
                    <w:left w:val="none" w:sz="0" w:space="0" w:color="auto"/>
                    <w:bottom w:val="none" w:sz="0" w:space="0" w:color="auto"/>
                    <w:right w:val="none" w:sz="0" w:space="0" w:color="auto"/>
                  </w:divBdr>
                  <w:divsChild>
                    <w:div w:id="1180850757">
                      <w:marLeft w:val="0"/>
                      <w:marRight w:val="0"/>
                      <w:marTop w:val="0"/>
                      <w:marBottom w:val="0"/>
                      <w:divBdr>
                        <w:top w:val="none" w:sz="0" w:space="0" w:color="auto"/>
                        <w:left w:val="none" w:sz="0" w:space="0" w:color="auto"/>
                        <w:bottom w:val="none" w:sz="0" w:space="0" w:color="auto"/>
                        <w:right w:val="none" w:sz="0" w:space="0" w:color="auto"/>
                      </w:divBdr>
                    </w:div>
                  </w:divsChild>
                </w:div>
                <w:div w:id="860125644">
                  <w:marLeft w:val="0"/>
                  <w:marRight w:val="0"/>
                  <w:marTop w:val="0"/>
                  <w:marBottom w:val="0"/>
                  <w:divBdr>
                    <w:top w:val="none" w:sz="0" w:space="0" w:color="auto"/>
                    <w:left w:val="none" w:sz="0" w:space="0" w:color="auto"/>
                    <w:bottom w:val="none" w:sz="0" w:space="0" w:color="auto"/>
                    <w:right w:val="none" w:sz="0" w:space="0" w:color="auto"/>
                  </w:divBdr>
                  <w:divsChild>
                    <w:div w:id="1773625525">
                      <w:marLeft w:val="0"/>
                      <w:marRight w:val="0"/>
                      <w:marTop w:val="0"/>
                      <w:marBottom w:val="0"/>
                      <w:divBdr>
                        <w:top w:val="none" w:sz="0" w:space="0" w:color="auto"/>
                        <w:left w:val="none" w:sz="0" w:space="0" w:color="auto"/>
                        <w:bottom w:val="none" w:sz="0" w:space="0" w:color="auto"/>
                        <w:right w:val="none" w:sz="0" w:space="0" w:color="auto"/>
                      </w:divBdr>
                    </w:div>
                  </w:divsChild>
                </w:div>
                <w:div w:id="885800530">
                  <w:marLeft w:val="0"/>
                  <w:marRight w:val="0"/>
                  <w:marTop w:val="0"/>
                  <w:marBottom w:val="0"/>
                  <w:divBdr>
                    <w:top w:val="none" w:sz="0" w:space="0" w:color="auto"/>
                    <w:left w:val="none" w:sz="0" w:space="0" w:color="auto"/>
                    <w:bottom w:val="none" w:sz="0" w:space="0" w:color="auto"/>
                    <w:right w:val="none" w:sz="0" w:space="0" w:color="auto"/>
                  </w:divBdr>
                  <w:divsChild>
                    <w:div w:id="1253509522">
                      <w:marLeft w:val="0"/>
                      <w:marRight w:val="0"/>
                      <w:marTop w:val="0"/>
                      <w:marBottom w:val="0"/>
                      <w:divBdr>
                        <w:top w:val="none" w:sz="0" w:space="0" w:color="auto"/>
                        <w:left w:val="none" w:sz="0" w:space="0" w:color="auto"/>
                        <w:bottom w:val="none" w:sz="0" w:space="0" w:color="auto"/>
                        <w:right w:val="none" w:sz="0" w:space="0" w:color="auto"/>
                      </w:divBdr>
                    </w:div>
                  </w:divsChild>
                </w:div>
                <w:div w:id="988362997">
                  <w:marLeft w:val="0"/>
                  <w:marRight w:val="0"/>
                  <w:marTop w:val="0"/>
                  <w:marBottom w:val="0"/>
                  <w:divBdr>
                    <w:top w:val="none" w:sz="0" w:space="0" w:color="auto"/>
                    <w:left w:val="none" w:sz="0" w:space="0" w:color="auto"/>
                    <w:bottom w:val="none" w:sz="0" w:space="0" w:color="auto"/>
                    <w:right w:val="none" w:sz="0" w:space="0" w:color="auto"/>
                  </w:divBdr>
                  <w:divsChild>
                    <w:div w:id="1223902434">
                      <w:marLeft w:val="0"/>
                      <w:marRight w:val="0"/>
                      <w:marTop w:val="0"/>
                      <w:marBottom w:val="0"/>
                      <w:divBdr>
                        <w:top w:val="none" w:sz="0" w:space="0" w:color="auto"/>
                        <w:left w:val="none" w:sz="0" w:space="0" w:color="auto"/>
                        <w:bottom w:val="none" w:sz="0" w:space="0" w:color="auto"/>
                        <w:right w:val="none" w:sz="0" w:space="0" w:color="auto"/>
                      </w:divBdr>
                    </w:div>
                  </w:divsChild>
                </w:div>
                <w:div w:id="998000359">
                  <w:marLeft w:val="0"/>
                  <w:marRight w:val="0"/>
                  <w:marTop w:val="0"/>
                  <w:marBottom w:val="0"/>
                  <w:divBdr>
                    <w:top w:val="none" w:sz="0" w:space="0" w:color="auto"/>
                    <w:left w:val="none" w:sz="0" w:space="0" w:color="auto"/>
                    <w:bottom w:val="none" w:sz="0" w:space="0" w:color="auto"/>
                    <w:right w:val="none" w:sz="0" w:space="0" w:color="auto"/>
                  </w:divBdr>
                  <w:divsChild>
                    <w:div w:id="567300977">
                      <w:marLeft w:val="0"/>
                      <w:marRight w:val="0"/>
                      <w:marTop w:val="0"/>
                      <w:marBottom w:val="0"/>
                      <w:divBdr>
                        <w:top w:val="none" w:sz="0" w:space="0" w:color="auto"/>
                        <w:left w:val="none" w:sz="0" w:space="0" w:color="auto"/>
                        <w:bottom w:val="none" w:sz="0" w:space="0" w:color="auto"/>
                        <w:right w:val="none" w:sz="0" w:space="0" w:color="auto"/>
                      </w:divBdr>
                    </w:div>
                  </w:divsChild>
                </w:div>
                <w:div w:id="1152598323">
                  <w:marLeft w:val="0"/>
                  <w:marRight w:val="0"/>
                  <w:marTop w:val="0"/>
                  <w:marBottom w:val="0"/>
                  <w:divBdr>
                    <w:top w:val="none" w:sz="0" w:space="0" w:color="auto"/>
                    <w:left w:val="none" w:sz="0" w:space="0" w:color="auto"/>
                    <w:bottom w:val="none" w:sz="0" w:space="0" w:color="auto"/>
                    <w:right w:val="none" w:sz="0" w:space="0" w:color="auto"/>
                  </w:divBdr>
                  <w:divsChild>
                    <w:div w:id="845708966">
                      <w:marLeft w:val="0"/>
                      <w:marRight w:val="0"/>
                      <w:marTop w:val="0"/>
                      <w:marBottom w:val="0"/>
                      <w:divBdr>
                        <w:top w:val="none" w:sz="0" w:space="0" w:color="auto"/>
                        <w:left w:val="none" w:sz="0" w:space="0" w:color="auto"/>
                        <w:bottom w:val="none" w:sz="0" w:space="0" w:color="auto"/>
                        <w:right w:val="none" w:sz="0" w:space="0" w:color="auto"/>
                      </w:divBdr>
                    </w:div>
                  </w:divsChild>
                </w:div>
                <w:div w:id="1154297040">
                  <w:marLeft w:val="0"/>
                  <w:marRight w:val="0"/>
                  <w:marTop w:val="0"/>
                  <w:marBottom w:val="0"/>
                  <w:divBdr>
                    <w:top w:val="none" w:sz="0" w:space="0" w:color="auto"/>
                    <w:left w:val="none" w:sz="0" w:space="0" w:color="auto"/>
                    <w:bottom w:val="none" w:sz="0" w:space="0" w:color="auto"/>
                    <w:right w:val="none" w:sz="0" w:space="0" w:color="auto"/>
                  </w:divBdr>
                  <w:divsChild>
                    <w:div w:id="397049767">
                      <w:marLeft w:val="0"/>
                      <w:marRight w:val="0"/>
                      <w:marTop w:val="0"/>
                      <w:marBottom w:val="0"/>
                      <w:divBdr>
                        <w:top w:val="none" w:sz="0" w:space="0" w:color="auto"/>
                        <w:left w:val="none" w:sz="0" w:space="0" w:color="auto"/>
                        <w:bottom w:val="none" w:sz="0" w:space="0" w:color="auto"/>
                        <w:right w:val="none" w:sz="0" w:space="0" w:color="auto"/>
                      </w:divBdr>
                    </w:div>
                  </w:divsChild>
                </w:div>
                <w:div w:id="1250770619">
                  <w:marLeft w:val="0"/>
                  <w:marRight w:val="0"/>
                  <w:marTop w:val="0"/>
                  <w:marBottom w:val="0"/>
                  <w:divBdr>
                    <w:top w:val="none" w:sz="0" w:space="0" w:color="auto"/>
                    <w:left w:val="none" w:sz="0" w:space="0" w:color="auto"/>
                    <w:bottom w:val="none" w:sz="0" w:space="0" w:color="auto"/>
                    <w:right w:val="none" w:sz="0" w:space="0" w:color="auto"/>
                  </w:divBdr>
                  <w:divsChild>
                    <w:div w:id="461072073">
                      <w:marLeft w:val="0"/>
                      <w:marRight w:val="0"/>
                      <w:marTop w:val="0"/>
                      <w:marBottom w:val="0"/>
                      <w:divBdr>
                        <w:top w:val="none" w:sz="0" w:space="0" w:color="auto"/>
                        <w:left w:val="none" w:sz="0" w:space="0" w:color="auto"/>
                        <w:bottom w:val="none" w:sz="0" w:space="0" w:color="auto"/>
                        <w:right w:val="none" w:sz="0" w:space="0" w:color="auto"/>
                      </w:divBdr>
                    </w:div>
                  </w:divsChild>
                </w:div>
                <w:div w:id="1307125517">
                  <w:marLeft w:val="0"/>
                  <w:marRight w:val="0"/>
                  <w:marTop w:val="0"/>
                  <w:marBottom w:val="0"/>
                  <w:divBdr>
                    <w:top w:val="none" w:sz="0" w:space="0" w:color="auto"/>
                    <w:left w:val="none" w:sz="0" w:space="0" w:color="auto"/>
                    <w:bottom w:val="none" w:sz="0" w:space="0" w:color="auto"/>
                    <w:right w:val="none" w:sz="0" w:space="0" w:color="auto"/>
                  </w:divBdr>
                  <w:divsChild>
                    <w:div w:id="32123268">
                      <w:marLeft w:val="0"/>
                      <w:marRight w:val="0"/>
                      <w:marTop w:val="0"/>
                      <w:marBottom w:val="0"/>
                      <w:divBdr>
                        <w:top w:val="none" w:sz="0" w:space="0" w:color="auto"/>
                        <w:left w:val="none" w:sz="0" w:space="0" w:color="auto"/>
                        <w:bottom w:val="none" w:sz="0" w:space="0" w:color="auto"/>
                        <w:right w:val="none" w:sz="0" w:space="0" w:color="auto"/>
                      </w:divBdr>
                    </w:div>
                  </w:divsChild>
                </w:div>
                <w:div w:id="1411077070">
                  <w:marLeft w:val="0"/>
                  <w:marRight w:val="0"/>
                  <w:marTop w:val="0"/>
                  <w:marBottom w:val="0"/>
                  <w:divBdr>
                    <w:top w:val="none" w:sz="0" w:space="0" w:color="auto"/>
                    <w:left w:val="none" w:sz="0" w:space="0" w:color="auto"/>
                    <w:bottom w:val="none" w:sz="0" w:space="0" w:color="auto"/>
                    <w:right w:val="none" w:sz="0" w:space="0" w:color="auto"/>
                  </w:divBdr>
                  <w:divsChild>
                    <w:div w:id="1365398996">
                      <w:marLeft w:val="0"/>
                      <w:marRight w:val="0"/>
                      <w:marTop w:val="0"/>
                      <w:marBottom w:val="0"/>
                      <w:divBdr>
                        <w:top w:val="none" w:sz="0" w:space="0" w:color="auto"/>
                        <w:left w:val="none" w:sz="0" w:space="0" w:color="auto"/>
                        <w:bottom w:val="none" w:sz="0" w:space="0" w:color="auto"/>
                        <w:right w:val="none" w:sz="0" w:space="0" w:color="auto"/>
                      </w:divBdr>
                    </w:div>
                  </w:divsChild>
                </w:div>
                <w:div w:id="1474323036">
                  <w:marLeft w:val="0"/>
                  <w:marRight w:val="0"/>
                  <w:marTop w:val="0"/>
                  <w:marBottom w:val="0"/>
                  <w:divBdr>
                    <w:top w:val="none" w:sz="0" w:space="0" w:color="auto"/>
                    <w:left w:val="none" w:sz="0" w:space="0" w:color="auto"/>
                    <w:bottom w:val="none" w:sz="0" w:space="0" w:color="auto"/>
                    <w:right w:val="none" w:sz="0" w:space="0" w:color="auto"/>
                  </w:divBdr>
                  <w:divsChild>
                    <w:div w:id="1503428119">
                      <w:marLeft w:val="0"/>
                      <w:marRight w:val="0"/>
                      <w:marTop w:val="0"/>
                      <w:marBottom w:val="0"/>
                      <w:divBdr>
                        <w:top w:val="none" w:sz="0" w:space="0" w:color="auto"/>
                        <w:left w:val="none" w:sz="0" w:space="0" w:color="auto"/>
                        <w:bottom w:val="none" w:sz="0" w:space="0" w:color="auto"/>
                        <w:right w:val="none" w:sz="0" w:space="0" w:color="auto"/>
                      </w:divBdr>
                    </w:div>
                  </w:divsChild>
                </w:div>
                <w:div w:id="1484152554">
                  <w:marLeft w:val="0"/>
                  <w:marRight w:val="0"/>
                  <w:marTop w:val="0"/>
                  <w:marBottom w:val="0"/>
                  <w:divBdr>
                    <w:top w:val="none" w:sz="0" w:space="0" w:color="auto"/>
                    <w:left w:val="none" w:sz="0" w:space="0" w:color="auto"/>
                    <w:bottom w:val="none" w:sz="0" w:space="0" w:color="auto"/>
                    <w:right w:val="none" w:sz="0" w:space="0" w:color="auto"/>
                  </w:divBdr>
                  <w:divsChild>
                    <w:div w:id="224990552">
                      <w:marLeft w:val="0"/>
                      <w:marRight w:val="0"/>
                      <w:marTop w:val="0"/>
                      <w:marBottom w:val="0"/>
                      <w:divBdr>
                        <w:top w:val="none" w:sz="0" w:space="0" w:color="auto"/>
                        <w:left w:val="none" w:sz="0" w:space="0" w:color="auto"/>
                        <w:bottom w:val="none" w:sz="0" w:space="0" w:color="auto"/>
                        <w:right w:val="none" w:sz="0" w:space="0" w:color="auto"/>
                      </w:divBdr>
                    </w:div>
                  </w:divsChild>
                </w:div>
                <w:div w:id="1557665292">
                  <w:marLeft w:val="0"/>
                  <w:marRight w:val="0"/>
                  <w:marTop w:val="0"/>
                  <w:marBottom w:val="0"/>
                  <w:divBdr>
                    <w:top w:val="none" w:sz="0" w:space="0" w:color="auto"/>
                    <w:left w:val="none" w:sz="0" w:space="0" w:color="auto"/>
                    <w:bottom w:val="none" w:sz="0" w:space="0" w:color="auto"/>
                    <w:right w:val="none" w:sz="0" w:space="0" w:color="auto"/>
                  </w:divBdr>
                  <w:divsChild>
                    <w:div w:id="288437324">
                      <w:marLeft w:val="0"/>
                      <w:marRight w:val="0"/>
                      <w:marTop w:val="0"/>
                      <w:marBottom w:val="0"/>
                      <w:divBdr>
                        <w:top w:val="none" w:sz="0" w:space="0" w:color="auto"/>
                        <w:left w:val="none" w:sz="0" w:space="0" w:color="auto"/>
                        <w:bottom w:val="none" w:sz="0" w:space="0" w:color="auto"/>
                        <w:right w:val="none" w:sz="0" w:space="0" w:color="auto"/>
                      </w:divBdr>
                    </w:div>
                  </w:divsChild>
                </w:div>
                <w:div w:id="1600942869">
                  <w:marLeft w:val="0"/>
                  <w:marRight w:val="0"/>
                  <w:marTop w:val="0"/>
                  <w:marBottom w:val="0"/>
                  <w:divBdr>
                    <w:top w:val="none" w:sz="0" w:space="0" w:color="auto"/>
                    <w:left w:val="none" w:sz="0" w:space="0" w:color="auto"/>
                    <w:bottom w:val="none" w:sz="0" w:space="0" w:color="auto"/>
                    <w:right w:val="none" w:sz="0" w:space="0" w:color="auto"/>
                  </w:divBdr>
                  <w:divsChild>
                    <w:div w:id="467749305">
                      <w:marLeft w:val="0"/>
                      <w:marRight w:val="0"/>
                      <w:marTop w:val="0"/>
                      <w:marBottom w:val="0"/>
                      <w:divBdr>
                        <w:top w:val="none" w:sz="0" w:space="0" w:color="auto"/>
                        <w:left w:val="none" w:sz="0" w:space="0" w:color="auto"/>
                        <w:bottom w:val="none" w:sz="0" w:space="0" w:color="auto"/>
                        <w:right w:val="none" w:sz="0" w:space="0" w:color="auto"/>
                      </w:divBdr>
                    </w:div>
                  </w:divsChild>
                </w:div>
                <w:div w:id="1732852377">
                  <w:marLeft w:val="0"/>
                  <w:marRight w:val="0"/>
                  <w:marTop w:val="0"/>
                  <w:marBottom w:val="0"/>
                  <w:divBdr>
                    <w:top w:val="none" w:sz="0" w:space="0" w:color="auto"/>
                    <w:left w:val="none" w:sz="0" w:space="0" w:color="auto"/>
                    <w:bottom w:val="none" w:sz="0" w:space="0" w:color="auto"/>
                    <w:right w:val="none" w:sz="0" w:space="0" w:color="auto"/>
                  </w:divBdr>
                  <w:divsChild>
                    <w:div w:id="1320189880">
                      <w:marLeft w:val="0"/>
                      <w:marRight w:val="0"/>
                      <w:marTop w:val="0"/>
                      <w:marBottom w:val="0"/>
                      <w:divBdr>
                        <w:top w:val="none" w:sz="0" w:space="0" w:color="auto"/>
                        <w:left w:val="none" w:sz="0" w:space="0" w:color="auto"/>
                        <w:bottom w:val="none" w:sz="0" w:space="0" w:color="auto"/>
                        <w:right w:val="none" w:sz="0" w:space="0" w:color="auto"/>
                      </w:divBdr>
                    </w:div>
                  </w:divsChild>
                </w:div>
                <w:div w:id="1735739731">
                  <w:marLeft w:val="0"/>
                  <w:marRight w:val="0"/>
                  <w:marTop w:val="0"/>
                  <w:marBottom w:val="0"/>
                  <w:divBdr>
                    <w:top w:val="none" w:sz="0" w:space="0" w:color="auto"/>
                    <w:left w:val="none" w:sz="0" w:space="0" w:color="auto"/>
                    <w:bottom w:val="none" w:sz="0" w:space="0" w:color="auto"/>
                    <w:right w:val="none" w:sz="0" w:space="0" w:color="auto"/>
                  </w:divBdr>
                  <w:divsChild>
                    <w:div w:id="828404660">
                      <w:marLeft w:val="0"/>
                      <w:marRight w:val="0"/>
                      <w:marTop w:val="0"/>
                      <w:marBottom w:val="0"/>
                      <w:divBdr>
                        <w:top w:val="none" w:sz="0" w:space="0" w:color="auto"/>
                        <w:left w:val="none" w:sz="0" w:space="0" w:color="auto"/>
                        <w:bottom w:val="none" w:sz="0" w:space="0" w:color="auto"/>
                        <w:right w:val="none" w:sz="0" w:space="0" w:color="auto"/>
                      </w:divBdr>
                    </w:div>
                  </w:divsChild>
                </w:div>
                <w:div w:id="1940405864">
                  <w:marLeft w:val="0"/>
                  <w:marRight w:val="0"/>
                  <w:marTop w:val="0"/>
                  <w:marBottom w:val="0"/>
                  <w:divBdr>
                    <w:top w:val="none" w:sz="0" w:space="0" w:color="auto"/>
                    <w:left w:val="none" w:sz="0" w:space="0" w:color="auto"/>
                    <w:bottom w:val="none" w:sz="0" w:space="0" w:color="auto"/>
                    <w:right w:val="none" w:sz="0" w:space="0" w:color="auto"/>
                  </w:divBdr>
                  <w:divsChild>
                    <w:div w:id="564267008">
                      <w:marLeft w:val="0"/>
                      <w:marRight w:val="0"/>
                      <w:marTop w:val="0"/>
                      <w:marBottom w:val="0"/>
                      <w:divBdr>
                        <w:top w:val="none" w:sz="0" w:space="0" w:color="auto"/>
                        <w:left w:val="none" w:sz="0" w:space="0" w:color="auto"/>
                        <w:bottom w:val="none" w:sz="0" w:space="0" w:color="auto"/>
                        <w:right w:val="none" w:sz="0" w:space="0" w:color="auto"/>
                      </w:divBdr>
                    </w:div>
                  </w:divsChild>
                </w:div>
                <w:div w:id="1975720570">
                  <w:marLeft w:val="0"/>
                  <w:marRight w:val="0"/>
                  <w:marTop w:val="0"/>
                  <w:marBottom w:val="0"/>
                  <w:divBdr>
                    <w:top w:val="none" w:sz="0" w:space="0" w:color="auto"/>
                    <w:left w:val="none" w:sz="0" w:space="0" w:color="auto"/>
                    <w:bottom w:val="none" w:sz="0" w:space="0" w:color="auto"/>
                    <w:right w:val="none" w:sz="0" w:space="0" w:color="auto"/>
                  </w:divBdr>
                  <w:divsChild>
                    <w:div w:id="2054040936">
                      <w:marLeft w:val="0"/>
                      <w:marRight w:val="0"/>
                      <w:marTop w:val="0"/>
                      <w:marBottom w:val="0"/>
                      <w:divBdr>
                        <w:top w:val="none" w:sz="0" w:space="0" w:color="auto"/>
                        <w:left w:val="none" w:sz="0" w:space="0" w:color="auto"/>
                        <w:bottom w:val="none" w:sz="0" w:space="0" w:color="auto"/>
                        <w:right w:val="none" w:sz="0" w:space="0" w:color="auto"/>
                      </w:divBdr>
                    </w:div>
                  </w:divsChild>
                </w:div>
                <w:div w:id="2003124379">
                  <w:marLeft w:val="0"/>
                  <w:marRight w:val="0"/>
                  <w:marTop w:val="0"/>
                  <w:marBottom w:val="0"/>
                  <w:divBdr>
                    <w:top w:val="none" w:sz="0" w:space="0" w:color="auto"/>
                    <w:left w:val="none" w:sz="0" w:space="0" w:color="auto"/>
                    <w:bottom w:val="none" w:sz="0" w:space="0" w:color="auto"/>
                    <w:right w:val="none" w:sz="0" w:space="0" w:color="auto"/>
                  </w:divBdr>
                  <w:divsChild>
                    <w:div w:id="1258364316">
                      <w:marLeft w:val="0"/>
                      <w:marRight w:val="0"/>
                      <w:marTop w:val="0"/>
                      <w:marBottom w:val="0"/>
                      <w:divBdr>
                        <w:top w:val="none" w:sz="0" w:space="0" w:color="auto"/>
                        <w:left w:val="none" w:sz="0" w:space="0" w:color="auto"/>
                        <w:bottom w:val="none" w:sz="0" w:space="0" w:color="auto"/>
                        <w:right w:val="none" w:sz="0" w:space="0" w:color="auto"/>
                      </w:divBdr>
                    </w:div>
                  </w:divsChild>
                </w:div>
                <w:div w:id="2131238752">
                  <w:marLeft w:val="0"/>
                  <w:marRight w:val="0"/>
                  <w:marTop w:val="0"/>
                  <w:marBottom w:val="0"/>
                  <w:divBdr>
                    <w:top w:val="none" w:sz="0" w:space="0" w:color="auto"/>
                    <w:left w:val="none" w:sz="0" w:space="0" w:color="auto"/>
                    <w:bottom w:val="none" w:sz="0" w:space="0" w:color="auto"/>
                    <w:right w:val="none" w:sz="0" w:space="0" w:color="auto"/>
                  </w:divBdr>
                  <w:divsChild>
                    <w:div w:id="18170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16608">
          <w:marLeft w:val="0"/>
          <w:marRight w:val="0"/>
          <w:marTop w:val="0"/>
          <w:marBottom w:val="0"/>
          <w:divBdr>
            <w:top w:val="none" w:sz="0" w:space="0" w:color="auto"/>
            <w:left w:val="none" w:sz="0" w:space="0" w:color="auto"/>
            <w:bottom w:val="none" w:sz="0" w:space="0" w:color="auto"/>
            <w:right w:val="none" w:sz="0" w:space="0" w:color="auto"/>
          </w:divBdr>
        </w:div>
      </w:divsChild>
    </w:div>
    <w:div w:id="1836265173">
      <w:bodyDiv w:val="1"/>
      <w:marLeft w:val="0"/>
      <w:marRight w:val="0"/>
      <w:marTop w:val="0"/>
      <w:marBottom w:val="0"/>
      <w:divBdr>
        <w:top w:val="none" w:sz="0" w:space="0" w:color="auto"/>
        <w:left w:val="none" w:sz="0" w:space="0" w:color="auto"/>
        <w:bottom w:val="none" w:sz="0" w:space="0" w:color="auto"/>
        <w:right w:val="none" w:sz="0" w:space="0" w:color="auto"/>
      </w:divBdr>
      <w:divsChild>
        <w:div w:id="297150179">
          <w:marLeft w:val="0"/>
          <w:marRight w:val="0"/>
          <w:marTop w:val="0"/>
          <w:marBottom w:val="0"/>
          <w:divBdr>
            <w:top w:val="none" w:sz="0" w:space="0" w:color="auto"/>
            <w:left w:val="none" w:sz="0" w:space="0" w:color="auto"/>
            <w:bottom w:val="none" w:sz="0" w:space="0" w:color="auto"/>
            <w:right w:val="none" w:sz="0" w:space="0" w:color="auto"/>
          </w:divBdr>
        </w:div>
        <w:div w:id="1497650528">
          <w:marLeft w:val="0"/>
          <w:marRight w:val="0"/>
          <w:marTop w:val="0"/>
          <w:marBottom w:val="0"/>
          <w:divBdr>
            <w:top w:val="none" w:sz="0" w:space="0" w:color="auto"/>
            <w:left w:val="none" w:sz="0" w:space="0" w:color="auto"/>
            <w:bottom w:val="none" w:sz="0" w:space="0" w:color="auto"/>
            <w:right w:val="none" w:sz="0" w:space="0" w:color="auto"/>
          </w:divBdr>
        </w:div>
        <w:div w:id="1815222437">
          <w:marLeft w:val="0"/>
          <w:marRight w:val="0"/>
          <w:marTop w:val="0"/>
          <w:marBottom w:val="0"/>
          <w:divBdr>
            <w:top w:val="none" w:sz="0" w:space="0" w:color="auto"/>
            <w:left w:val="none" w:sz="0" w:space="0" w:color="auto"/>
            <w:bottom w:val="none" w:sz="0" w:space="0" w:color="auto"/>
            <w:right w:val="none" w:sz="0" w:space="0" w:color="auto"/>
          </w:divBdr>
        </w:div>
      </w:divsChild>
    </w:div>
    <w:div w:id="1898710469">
      <w:bodyDiv w:val="1"/>
      <w:marLeft w:val="0"/>
      <w:marRight w:val="0"/>
      <w:marTop w:val="0"/>
      <w:marBottom w:val="0"/>
      <w:divBdr>
        <w:top w:val="none" w:sz="0" w:space="0" w:color="auto"/>
        <w:left w:val="none" w:sz="0" w:space="0" w:color="auto"/>
        <w:bottom w:val="none" w:sz="0" w:space="0" w:color="auto"/>
        <w:right w:val="none" w:sz="0" w:space="0" w:color="auto"/>
      </w:divBdr>
      <w:divsChild>
        <w:div w:id="50690947">
          <w:marLeft w:val="0"/>
          <w:marRight w:val="0"/>
          <w:marTop w:val="0"/>
          <w:marBottom w:val="0"/>
          <w:divBdr>
            <w:top w:val="none" w:sz="0" w:space="0" w:color="auto"/>
            <w:left w:val="none" w:sz="0" w:space="0" w:color="auto"/>
            <w:bottom w:val="none" w:sz="0" w:space="0" w:color="auto"/>
            <w:right w:val="none" w:sz="0" w:space="0" w:color="auto"/>
          </w:divBdr>
        </w:div>
        <w:div w:id="240600807">
          <w:marLeft w:val="0"/>
          <w:marRight w:val="0"/>
          <w:marTop w:val="0"/>
          <w:marBottom w:val="0"/>
          <w:divBdr>
            <w:top w:val="none" w:sz="0" w:space="0" w:color="auto"/>
            <w:left w:val="none" w:sz="0" w:space="0" w:color="auto"/>
            <w:bottom w:val="none" w:sz="0" w:space="0" w:color="auto"/>
            <w:right w:val="none" w:sz="0" w:space="0" w:color="auto"/>
          </w:divBdr>
        </w:div>
        <w:div w:id="264852466">
          <w:marLeft w:val="0"/>
          <w:marRight w:val="0"/>
          <w:marTop w:val="0"/>
          <w:marBottom w:val="0"/>
          <w:divBdr>
            <w:top w:val="none" w:sz="0" w:space="0" w:color="auto"/>
            <w:left w:val="none" w:sz="0" w:space="0" w:color="auto"/>
            <w:bottom w:val="none" w:sz="0" w:space="0" w:color="auto"/>
            <w:right w:val="none" w:sz="0" w:space="0" w:color="auto"/>
          </w:divBdr>
        </w:div>
        <w:div w:id="380205842">
          <w:marLeft w:val="0"/>
          <w:marRight w:val="0"/>
          <w:marTop w:val="0"/>
          <w:marBottom w:val="0"/>
          <w:divBdr>
            <w:top w:val="none" w:sz="0" w:space="0" w:color="auto"/>
            <w:left w:val="none" w:sz="0" w:space="0" w:color="auto"/>
            <w:bottom w:val="none" w:sz="0" w:space="0" w:color="auto"/>
            <w:right w:val="none" w:sz="0" w:space="0" w:color="auto"/>
          </w:divBdr>
        </w:div>
        <w:div w:id="458183459">
          <w:marLeft w:val="0"/>
          <w:marRight w:val="0"/>
          <w:marTop w:val="0"/>
          <w:marBottom w:val="0"/>
          <w:divBdr>
            <w:top w:val="none" w:sz="0" w:space="0" w:color="auto"/>
            <w:left w:val="none" w:sz="0" w:space="0" w:color="auto"/>
            <w:bottom w:val="none" w:sz="0" w:space="0" w:color="auto"/>
            <w:right w:val="none" w:sz="0" w:space="0" w:color="auto"/>
          </w:divBdr>
        </w:div>
        <w:div w:id="701707413">
          <w:marLeft w:val="0"/>
          <w:marRight w:val="0"/>
          <w:marTop w:val="0"/>
          <w:marBottom w:val="0"/>
          <w:divBdr>
            <w:top w:val="none" w:sz="0" w:space="0" w:color="auto"/>
            <w:left w:val="none" w:sz="0" w:space="0" w:color="auto"/>
            <w:bottom w:val="none" w:sz="0" w:space="0" w:color="auto"/>
            <w:right w:val="none" w:sz="0" w:space="0" w:color="auto"/>
          </w:divBdr>
        </w:div>
        <w:div w:id="727075533">
          <w:marLeft w:val="0"/>
          <w:marRight w:val="0"/>
          <w:marTop w:val="0"/>
          <w:marBottom w:val="0"/>
          <w:divBdr>
            <w:top w:val="none" w:sz="0" w:space="0" w:color="auto"/>
            <w:left w:val="none" w:sz="0" w:space="0" w:color="auto"/>
            <w:bottom w:val="none" w:sz="0" w:space="0" w:color="auto"/>
            <w:right w:val="none" w:sz="0" w:space="0" w:color="auto"/>
          </w:divBdr>
        </w:div>
        <w:div w:id="882790463">
          <w:marLeft w:val="0"/>
          <w:marRight w:val="0"/>
          <w:marTop w:val="0"/>
          <w:marBottom w:val="0"/>
          <w:divBdr>
            <w:top w:val="none" w:sz="0" w:space="0" w:color="auto"/>
            <w:left w:val="none" w:sz="0" w:space="0" w:color="auto"/>
            <w:bottom w:val="none" w:sz="0" w:space="0" w:color="auto"/>
            <w:right w:val="none" w:sz="0" w:space="0" w:color="auto"/>
          </w:divBdr>
        </w:div>
        <w:div w:id="982388962">
          <w:marLeft w:val="0"/>
          <w:marRight w:val="0"/>
          <w:marTop w:val="0"/>
          <w:marBottom w:val="0"/>
          <w:divBdr>
            <w:top w:val="none" w:sz="0" w:space="0" w:color="auto"/>
            <w:left w:val="none" w:sz="0" w:space="0" w:color="auto"/>
            <w:bottom w:val="none" w:sz="0" w:space="0" w:color="auto"/>
            <w:right w:val="none" w:sz="0" w:space="0" w:color="auto"/>
          </w:divBdr>
        </w:div>
        <w:div w:id="1085300328">
          <w:marLeft w:val="0"/>
          <w:marRight w:val="0"/>
          <w:marTop w:val="0"/>
          <w:marBottom w:val="0"/>
          <w:divBdr>
            <w:top w:val="none" w:sz="0" w:space="0" w:color="auto"/>
            <w:left w:val="none" w:sz="0" w:space="0" w:color="auto"/>
            <w:bottom w:val="none" w:sz="0" w:space="0" w:color="auto"/>
            <w:right w:val="none" w:sz="0" w:space="0" w:color="auto"/>
          </w:divBdr>
        </w:div>
        <w:div w:id="1115636523">
          <w:marLeft w:val="0"/>
          <w:marRight w:val="0"/>
          <w:marTop w:val="0"/>
          <w:marBottom w:val="0"/>
          <w:divBdr>
            <w:top w:val="none" w:sz="0" w:space="0" w:color="auto"/>
            <w:left w:val="none" w:sz="0" w:space="0" w:color="auto"/>
            <w:bottom w:val="none" w:sz="0" w:space="0" w:color="auto"/>
            <w:right w:val="none" w:sz="0" w:space="0" w:color="auto"/>
          </w:divBdr>
        </w:div>
        <w:div w:id="1317419545">
          <w:marLeft w:val="0"/>
          <w:marRight w:val="0"/>
          <w:marTop w:val="0"/>
          <w:marBottom w:val="0"/>
          <w:divBdr>
            <w:top w:val="none" w:sz="0" w:space="0" w:color="auto"/>
            <w:left w:val="none" w:sz="0" w:space="0" w:color="auto"/>
            <w:bottom w:val="none" w:sz="0" w:space="0" w:color="auto"/>
            <w:right w:val="none" w:sz="0" w:space="0" w:color="auto"/>
          </w:divBdr>
        </w:div>
        <w:div w:id="1628123255">
          <w:marLeft w:val="0"/>
          <w:marRight w:val="0"/>
          <w:marTop w:val="0"/>
          <w:marBottom w:val="0"/>
          <w:divBdr>
            <w:top w:val="none" w:sz="0" w:space="0" w:color="auto"/>
            <w:left w:val="none" w:sz="0" w:space="0" w:color="auto"/>
            <w:bottom w:val="none" w:sz="0" w:space="0" w:color="auto"/>
            <w:right w:val="none" w:sz="0" w:space="0" w:color="auto"/>
          </w:divBdr>
        </w:div>
        <w:div w:id="1645961896">
          <w:marLeft w:val="0"/>
          <w:marRight w:val="0"/>
          <w:marTop w:val="0"/>
          <w:marBottom w:val="0"/>
          <w:divBdr>
            <w:top w:val="none" w:sz="0" w:space="0" w:color="auto"/>
            <w:left w:val="none" w:sz="0" w:space="0" w:color="auto"/>
            <w:bottom w:val="none" w:sz="0" w:space="0" w:color="auto"/>
            <w:right w:val="none" w:sz="0" w:space="0" w:color="auto"/>
          </w:divBdr>
        </w:div>
        <w:div w:id="1883445758">
          <w:marLeft w:val="0"/>
          <w:marRight w:val="0"/>
          <w:marTop w:val="0"/>
          <w:marBottom w:val="0"/>
          <w:divBdr>
            <w:top w:val="none" w:sz="0" w:space="0" w:color="auto"/>
            <w:left w:val="none" w:sz="0" w:space="0" w:color="auto"/>
            <w:bottom w:val="none" w:sz="0" w:space="0" w:color="auto"/>
            <w:right w:val="none" w:sz="0" w:space="0" w:color="auto"/>
          </w:divBdr>
        </w:div>
        <w:div w:id="1913543685">
          <w:marLeft w:val="0"/>
          <w:marRight w:val="0"/>
          <w:marTop w:val="0"/>
          <w:marBottom w:val="0"/>
          <w:divBdr>
            <w:top w:val="none" w:sz="0" w:space="0" w:color="auto"/>
            <w:left w:val="none" w:sz="0" w:space="0" w:color="auto"/>
            <w:bottom w:val="none" w:sz="0" w:space="0" w:color="auto"/>
            <w:right w:val="none" w:sz="0" w:space="0" w:color="auto"/>
          </w:divBdr>
        </w:div>
      </w:divsChild>
    </w:div>
    <w:div w:id="1919290044">
      <w:bodyDiv w:val="1"/>
      <w:marLeft w:val="0"/>
      <w:marRight w:val="0"/>
      <w:marTop w:val="0"/>
      <w:marBottom w:val="0"/>
      <w:divBdr>
        <w:top w:val="none" w:sz="0" w:space="0" w:color="auto"/>
        <w:left w:val="none" w:sz="0" w:space="0" w:color="auto"/>
        <w:bottom w:val="none" w:sz="0" w:space="0" w:color="auto"/>
        <w:right w:val="none" w:sz="0" w:space="0" w:color="auto"/>
      </w:divBdr>
    </w:div>
    <w:div w:id="2066639601">
      <w:bodyDiv w:val="1"/>
      <w:marLeft w:val="0"/>
      <w:marRight w:val="0"/>
      <w:marTop w:val="0"/>
      <w:marBottom w:val="0"/>
      <w:divBdr>
        <w:top w:val="none" w:sz="0" w:space="0" w:color="auto"/>
        <w:left w:val="none" w:sz="0" w:space="0" w:color="auto"/>
        <w:bottom w:val="none" w:sz="0" w:space="0" w:color="auto"/>
        <w:right w:val="none" w:sz="0" w:space="0" w:color="auto"/>
      </w:divBdr>
      <w:divsChild>
        <w:div w:id="833229245">
          <w:marLeft w:val="0"/>
          <w:marRight w:val="0"/>
          <w:marTop w:val="0"/>
          <w:marBottom w:val="0"/>
          <w:divBdr>
            <w:top w:val="none" w:sz="0" w:space="0" w:color="auto"/>
            <w:left w:val="none" w:sz="0" w:space="0" w:color="auto"/>
            <w:bottom w:val="none" w:sz="0" w:space="0" w:color="auto"/>
            <w:right w:val="none" w:sz="0" w:space="0" w:color="auto"/>
          </w:divBdr>
        </w:div>
        <w:div w:id="1567105718">
          <w:marLeft w:val="0"/>
          <w:marRight w:val="0"/>
          <w:marTop w:val="0"/>
          <w:marBottom w:val="0"/>
          <w:divBdr>
            <w:top w:val="none" w:sz="0" w:space="0" w:color="auto"/>
            <w:left w:val="none" w:sz="0" w:space="0" w:color="auto"/>
            <w:bottom w:val="none" w:sz="0" w:space="0" w:color="auto"/>
            <w:right w:val="none" w:sz="0" w:space="0" w:color="auto"/>
          </w:divBdr>
        </w:div>
      </w:divsChild>
    </w:div>
    <w:div w:id="2067222307">
      <w:bodyDiv w:val="1"/>
      <w:marLeft w:val="0"/>
      <w:marRight w:val="0"/>
      <w:marTop w:val="0"/>
      <w:marBottom w:val="0"/>
      <w:divBdr>
        <w:top w:val="none" w:sz="0" w:space="0" w:color="auto"/>
        <w:left w:val="none" w:sz="0" w:space="0" w:color="auto"/>
        <w:bottom w:val="none" w:sz="0" w:space="0" w:color="auto"/>
        <w:right w:val="none" w:sz="0" w:space="0" w:color="auto"/>
      </w:divBdr>
      <w:divsChild>
        <w:div w:id="355808418">
          <w:marLeft w:val="0"/>
          <w:marRight w:val="0"/>
          <w:marTop w:val="0"/>
          <w:marBottom w:val="0"/>
          <w:divBdr>
            <w:top w:val="none" w:sz="0" w:space="0" w:color="auto"/>
            <w:left w:val="none" w:sz="0" w:space="0" w:color="auto"/>
            <w:bottom w:val="none" w:sz="0" w:space="0" w:color="auto"/>
            <w:right w:val="none" w:sz="0" w:space="0" w:color="auto"/>
          </w:divBdr>
        </w:div>
        <w:div w:id="963536957">
          <w:marLeft w:val="0"/>
          <w:marRight w:val="0"/>
          <w:marTop w:val="0"/>
          <w:marBottom w:val="0"/>
          <w:divBdr>
            <w:top w:val="none" w:sz="0" w:space="0" w:color="auto"/>
            <w:left w:val="none" w:sz="0" w:space="0" w:color="auto"/>
            <w:bottom w:val="none" w:sz="0" w:space="0" w:color="auto"/>
            <w:right w:val="none" w:sz="0" w:space="0" w:color="auto"/>
          </w:divBdr>
        </w:div>
        <w:div w:id="1119297485">
          <w:marLeft w:val="0"/>
          <w:marRight w:val="0"/>
          <w:marTop w:val="0"/>
          <w:marBottom w:val="0"/>
          <w:divBdr>
            <w:top w:val="none" w:sz="0" w:space="0" w:color="auto"/>
            <w:left w:val="none" w:sz="0" w:space="0" w:color="auto"/>
            <w:bottom w:val="none" w:sz="0" w:space="0" w:color="auto"/>
            <w:right w:val="none" w:sz="0" w:space="0" w:color="auto"/>
          </w:divBdr>
        </w:div>
      </w:divsChild>
    </w:div>
    <w:div w:id="2083602774">
      <w:bodyDiv w:val="1"/>
      <w:marLeft w:val="0"/>
      <w:marRight w:val="0"/>
      <w:marTop w:val="0"/>
      <w:marBottom w:val="0"/>
      <w:divBdr>
        <w:top w:val="none" w:sz="0" w:space="0" w:color="auto"/>
        <w:left w:val="none" w:sz="0" w:space="0" w:color="auto"/>
        <w:bottom w:val="none" w:sz="0" w:space="0" w:color="auto"/>
        <w:right w:val="none" w:sz="0" w:space="0" w:color="auto"/>
      </w:divBdr>
      <w:divsChild>
        <w:div w:id="1295677158">
          <w:marLeft w:val="0"/>
          <w:marRight w:val="0"/>
          <w:marTop w:val="0"/>
          <w:marBottom w:val="0"/>
          <w:divBdr>
            <w:top w:val="none" w:sz="0" w:space="0" w:color="auto"/>
            <w:left w:val="none" w:sz="0" w:space="0" w:color="auto"/>
            <w:bottom w:val="none" w:sz="0" w:space="0" w:color="auto"/>
            <w:right w:val="none" w:sz="0" w:space="0" w:color="auto"/>
          </w:divBdr>
        </w:div>
        <w:div w:id="2082438011">
          <w:marLeft w:val="0"/>
          <w:marRight w:val="0"/>
          <w:marTop w:val="0"/>
          <w:marBottom w:val="0"/>
          <w:divBdr>
            <w:top w:val="none" w:sz="0" w:space="0" w:color="auto"/>
            <w:left w:val="none" w:sz="0" w:space="0" w:color="auto"/>
            <w:bottom w:val="none" w:sz="0" w:space="0" w:color="auto"/>
            <w:right w:val="none" w:sz="0" w:space="0" w:color="auto"/>
          </w:divBdr>
        </w:div>
      </w:divsChild>
    </w:div>
    <w:div w:id="2089495123">
      <w:bodyDiv w:val="1"/>
      <w:marLeft w:val="0"/>
      <w:marRight w:val="0"/>
      <w:marTop w:val="0"/>
      <w:marBottom w:val="0"/>
      <w:divBdr>
        <w:top w:val="none" w:sz="0" w:space="0" w:color="auto"/>
        <w:left w:val="none" w:sz="0" w:space="0" w:color="auto"/>
        <w:bottom w:val="none" w:sz="0" w:space="0" w:color="auto"/>
        <w:right w:val="none" w:sz="0" w:space="0" w:color="auto"/>
      </w:divBdr>
      <w:divsChild>
        <w:div w:id="703210001">
          <w:marLeft w:val="0"/>
          <w:marRight w:val="0"/>
          <w:marTop w:val="0"/>
          <w:marBottom w:val="0"/>
          <w:divBdr>
            <w:top w:val="none" w:sz="0" w:space="0" w:color="auto"/>
            <w:left w:val="none" w:sz="0" w:space="0" w:color="auto"/>
            <w:bottom w:val="none" w:sz="0" w:space="0" w:color="auto"/>
            <w:right w:val="none" w:sz="0" w:space="0" w:color="auto"/>
          </w:divBdr>
          <w:divsChild>
            <w:div w:id="942810863">
              <w:marLeft w:val="0"/>
              <w:marRight w:val="0"/>
              <w:marTop w:val="30"/>
              <w:marBottom w:val="30"/>
              <w:divBdr>
                <w:top w:val="none" w:sz="0" w:space="0" w:color="auto"/>
                <w:left w:val="none" w:sz="0" w:space="0" w:color="auto"/>
                <w:bottom w:val="none" w:sz="0" w:space="0" w:color="auto"/>
                <w:right w:val="none" w:sz="0" w:space="0" w:color="auto"/>
              </w:divBdr>
              <w:divsChild>
                <w:div w:id="89204120">
                  <w:marLeft w:val="0"/>
                  <w:marRight w:val="0"/>
                  <w:marTop w:val="0"/>
                  <w:marBottom w:val="0"/>
                  <w:divBdr>
                    <w:top w:val="none" w:sz="0" w:space="0" w:color="auto"/>
                    <w:left w:val="none" w:sz="0" w:space="0" w:color="auto"/>
                    <w:bottom w:val="none" w:sz="0" w:space="0" w:color="auto"/>
                    <w:right w:val="none" w:sz="0" w:space="0" w:color="auto"/>
                  </w:divBdr>
                  <w:divsChild>
                    <w:div w:id="208761350">
                      <w:marLeft w:val="0"/>
                      <w:marRight w:val="0"/>
                      <w:marTop w:val="0"/>
                      <w:marBottom w:val="0"/>
                      <w:divBdr>
                        <w:top w:val="none" w:sz="0" w:space="0" w:color="auto"/>
                        <w:left w:val="none" w:sz="0" w:space="0" w:color="auto"/>
                        <w:bottom w:val="none" w:sz="0" w:space="0" w:color="auto"/>
                        <w:right w:val="none" w:sz="0" w:space="0" w:color="auto"/>
                      </w:divBdr>
                    </w:div>
                  </w:divsChild>
                </w:div>
                <w:div w:id="115872114">
                  <w:marLeft w:val="0"/>
                  <w:marRight w:val="0"/>
                  <w:marTop w:val="0"/>
                  <w:marBottom w:val="0"/>
                  <w:divBdr>
                    <w:top w:val="none" w:sz="0" w:space="0" w:color="auto"/>
                    <w:left w:val="none" w:sz="0" w:space="0" w:color="auto"/>
                    <w:bottom w:val="none" w:sz="0" w:space="0" w:color="auto"/>
                    <w:right w:val="none" w:sz="0" w:space="0" w:color="auto"/>
                  </w:divBdr>
                  <w:divsChild>
                    <w:div w:id="1555002930">
                      <w:marLeft w:val="0"/>
                      <w:marRight w:val="0"/>
                      <w:marTop w:val="0"/>
                      <w:marBottom w:val="0"/>
                      <w:divBdr>
                        <w:top w:val="none" w:sz="0" w:space="0" w:color="auto"/>
                        <w:left w:val="none" w:sz="0" w:space="0" w:color="auto"/>
                        <w:bottom w:val="none" w:sz="0" w:space="0" w:color="auto"/>
                        <w:right w:val="none" w:sz="0" w:space="0" w:color="auto"/>
                      </w:divBdr>
                    </w:div>
                  </w:divsChild>
                </w:div>
                <w:div w:id="196360242">
                  <w:marLeft w:val="0"/>
                  <w:marRight w:val="0"/>
                  <w:marTop w:val="0"/>
                  <w:marBottom w:val="0"/>
                  <w:divBdr>
                    <w:top w:val="none" w:sz="0" w:space="0" w:color="auto"/>
                    <w:left w:val="none" w:sz="0" w:space="0" w:color="auto"/>
                    <w:bottom w:val="none" w:sz="0" w:space="0" w:color="auto"/>
                    <w:right w:val="none" w:sz="0" w:space="0" w:color="auto"/>
                  </w:divBdr>
                  <w:divsChild>
                    <w:div w:id="110590294">
                      <w:marLeft w:val="0"/>
                      <w:marRight w:val="0"/>
                      <w:marTop w:val="0"/>
                      <w:marBottom w:val="0"/>
                      <w:divBdr>
                        <w:top w:val="none" w:sz="0" w:space="0" w:color="auto"/>
                        <w:left w:val="none" w:sz="0" w:space="0" w:color="auto"/>
                        <w:bottom w:val="none" w:sz="0" w:space="0" w:color="auto"/>
                        <w:right w:val="none" w:sz="0" w:space="0" w:color="auto"/>
                      </w:divBdr>
                    </w:div>
                  </w:divsChild>
                </w:div>
                <w:div w:id="656569084">
                  <w:marLeft w:val="0"/>
                  <w:marRight w:val="0"/>
                  <w:marTop w:val="0"/>
                  <w:marBottom w:val="0"/>
                  <w:divBdr>
                    <w:top w:val="none" w:sz="0" w:space="0" w:color="auto"/>
                    <w:left w:val="none" w:sz="0" w:space="0" w:color="auto"/>
                    <w:bottom w:val="none" w:sz="0" w:space="0" w:color="auto"/>
                    <w:right w:val="none" w:sz="0" w:space="0" w:color="auto"/>
                  </w:divBdr>
                  <w:divsChild>
                    <w:div w:id="568426372">
                      <w:marLeft w:val="0"/>
                      <w:marRight w:val="0"/>
                      <w:marTop w:val="0"/>
                      <w:marBottom w:val="0"/>
                      <w:divBdr>
                        <w:top w:val="none" w:sz="0" w:space="0" w:color="auto"/>
                        <w:left w:val="none" w:sz="0" w:space="0" w:color="auto"/>
                        <w:bottom w:val="none" w:sz="0" w:space="0" w:color="auto"/>
                        <w:right w:val="none" w:sz="0" w:space="0" w:color="auto"/>
                      </w:divBdr>
                    </w:div>
                  </w:divsChild>
                </w:div>
                <w:div w:id="917252108">
                  <w:marLeft w:val="0"/>
                  <w:marRight w:val="0"/>
                  <w:marTop w:val="0"/>
                  <w:marBottom w:val="0"/>
                  <w:divBdr>
                    <w:top w:val="none" w:sz="0" w:space="0" w:color="auto"/>
                    <w:left w:val="none" w:sz="0" w:space="0" w:color="auto"/>
                    <w:bottom w:val="none" w:sz="0" w:space="0" w:color="auto"/>
                    <w:right w:val="none" w:sz="0" w:space="0" w:color="auto"/>
                  </w:divBdr>
                  <w:divsChild>
                    <w:div w:id="380253336">
                      <w:marLeft w:val="0"/>
                      <w:marRight w:val="0"/>
                      <w:marTop w:val="0"/>
                      <w:marBottom w:val="0"/>
                      <w:divBdr>
                        <w:top w:val="none" w:sz="0" w:space="0" w:color="auto"/>
                        <w:left w:val="none" w:sz="0" w:space="0" w:color="auto"/>
                        <w:bottom w:val="none" w:sz="0" w:space="0" w:color="auto"/>
                        <w:right w:val="none" w:sz="0" w:space="0" w:color="auto"/>
                      </w:divBdr>
                    </w:div>
                  </w:divsChild>
                </w:div>
                <w:div w:id="969700874">
                  <w:marLeft w:val="0"/>
                  <w:marRight w:val="0"/>
                  <w:marTop w:val="0"/>
                  <w:marBottom w:val="0"/>
                  <w:divBdr>
                    <w:top w:val="none" w:sz="0" w:space="0" w:color="auto"/>
                    <w:left w:val="none" w:sz="0" w:space="0" w:color="auto"/>
                    <w:bottom w:val="none" w:sz="0" w:space="0" w:color="auto"/>
                    <w:right w:val="none" w:sz="0" w:space="0" w:color="auto"/>
                  </w:divBdr>
                  <w:divsChild>
                    <w:div w:id="1878931398">
                      <w:marLeft w:val="0"/>
                      <w:marRight w:val="0"/>
                      <w:marTop w:val="0"/>
                      <w:marBottom w:val="0"/>
                      <w:divBdr>
                        <w:top w:val="none" w:sz="0" w:space="0" w:color="auto"/>
                        <w:left w:val="none" w:sz="0" w:space="0" w:color="auto"/>
                        <w:bottom w:val="none" w:sz="0" w:space="0" w:color="auto"/>
                        <w:right w:val="none" w:sz="0" w:space="0" w:color="auto"/>
                      </w:divBdr>
                    </w:div>
                  </w:divsChild>
                </w:div>
                <w:div w:id="1020231673">
                  <w:marLeft w:val="0"/>
                  <w:marRight w:val="0"/>
                  <w:marTop w:val="0"/>
                  <w:marBottom w:val="0"/>
                  <w:divBdr>
                    <w:top w:val="none" w:sz="0" w:space="0" w:color="auto"/>
                    <w:left w:val="none" w:sz="0" w:space="0" w:color="auto"/>
                    <w:bottom w:val="none" w:sz="0" w:space="0" w:color="auto"/>
                    <w:right w:val="none" w:sz="0" w:space="0" w:color="auto"/>
                  </w:divBdr>
                  <w:divsChild>
                    <w:div w:id="968822039">
                      <w:marLeft w:val="0"/>
                      <w:marRight w:val="0"/>
                      <w:marTop w:val="0"/>
                      <w:marBottom w:val="0"/>
                      <w:divBdr>
                        <w:top w:val="none" w:sz="0" w:space="0" w:color="auto"/>
                        <w:left w:val="none" w:sz="0" w:space="0" w:color="auto"/>
                        <w:bottom w:val="none" w:sz="0" w:space="0" w:color="auto"/>
                        <w:right w:val="none" w:sz="0" w:space="0" w:color="auto"/>
                      </w:divBdr>
                    </w:div>
                  </w:divsChild>
                </w:div>
                <w:div w:id="1057627071">
                  <w:marLeft w:val="0"/>
                  <w:marRight w:val="0"/>
                  <w:marTop w:val="0"/>
                  <w:marBottom w:val="0"/>
                  <w:divBdr>
                    <w:top w:val="none" w:sz="0" w:space="0" w:color="auto"/>
                    <w:left w:val="none" w:sz="0" w:space="0" w:color="auto"/>
                    <w:bottom w:val="none" w:sz="0" w:space="0" w:color="auto"/>
                    <w:right w:val="none" w:sz="0" w:space="0" w:color="auto"/>
                  </w:divBdr>
                  <w:divsChild>
                    <w:div w:id="55667454">
                      <w:marLeft w:val="0"/>
                      <w:marRight w:val="0"/>
                      <w:marTop w:val="0"/>
                      <w:marBottom w:val="0"/>
                      <w:divBdr>
                        <w:top w:val="none" w:sz="0" w:space="0" w:color="auto"/>
                        <w:left w:val="none" w:sz="0" w:space="0" w:color="auto"/>
                        <w:bottom w:val="none" w:sz="0" w:space="0" w:color="auto"/>
                        <w:right w:val="none" w:sz="0" w:space="0" w:color="auto"/>
                      </w:divBdr>
                    </w:div>
                  </w:divsChild>
                </w:div>
                <w:div w:id="1123773054">
                  <w:marLeft w:val="0"/>
                  <w:marRight w:val="0"/>
                  <w:marTop w:val="0"/>
                  <w:marBottom w:val="0"/>
                  <w:divBdr>
                    <w:top w:val="none" w:sz="0" w:space="0" w:color="auto"/>
                    <w:left w:val="none" w:sz="0" w:space="0" w:color="auto"/>
                    <w:bottom w:val="none" w:sz="0" w:space="0" w:color="auto"/>
                    <w:right w:val="none" w:sz="0" w:space="0" w:color="auto"/>
                  </w:divBdr>
                  <w:divsChild>
                    <w:div w:id="252788539">
                      <w:marLeft w:val="0"/>
                      <w:marRight w:val="0"/>
                      <w:marTop w:val="0"/>
                      <w:marBottom w:val="0"/>
                      <w:divBdr>
                        <w:top w:val="none" w:sz="0" w:space="0" w:color="auto"/>
                        <w:left w:val="none" w:sz="0" w:space="0" w:color="auto"/>
                        <w:bottom w:val="none" w:sz="0" w:space="0" w:color="auto"/>
                        <w:right w:val="none" w:sz="0" w:space="0" w:color="auto"/>
                      </w:divBdr>
                    </w:div>
                  </w:divsChild>
                </w:div>
                <w:div w:id="1469085879">
                  <w:marLeft w:val="0"/>
                  <w:marRight w:val="0"/>
                  <w:marTop w:val="0"/>
                  <w:marBottom w:val="0"/>
                  <w:divBdr>
                    <w:top w:val="none" w:sz="0" w:space="0" w:color="auto"/>
                    <w:left w:val="none" w:sz="0" w:space="0" w:color="auto"/>
                    <w:bottom w:val="none" w:sz="0" w:space="0" w:color="auto"/>
                    <w:right w:val="none" w:sz="0" w:space="0" w:color="auto"/>
                  </w:divBdr>
                  <w:divsChild>
                    <w:div w:id="1024667937">
                      <w:marLeft w:val="0"/>
                      <w:marRight w:val="0"/>
                      <w:marTop w:val="0"/>
                      <w:marBottom w:val="0"/>
                      <w:divBdr>
                        <w:top w:val="none" w:sz="0" w:space="0" w:color="auto"/>
                        <w:left w:val="none" w:sz="0" w:space="0" w:color="auto"/>
                        <w:bottom w:val="none" w:sz="0" w:space="0" w:color="auto"/>
                        <w:right w:val="none" w:sz="0" w:space="0" w:color="auto"/>
                      </w:divBdr>
                    </w:div>
                  </w:divsChild>
                </w:div>
                <w:div w:id="1483079902">
                  <w:marLeft w:val="0"/>
                  <w:marRight w:val="0"/>
                  <w:marTop w:val="0"/>
                  <w:marBottom w:val="0"/>
                  <w:divBdr>
                    <w:top w:val="none" w:sz="0" w:space="0" w:color="auto"/>
                    <w:left w:val="none" w:sz="0" w:space="0" w:color="auto"/>
                    <w:bottom w:val="none" w:sz="0" w:space="0" w:color="auto"/>
                    <w:right w:val="none" w:sz="0" w:space="0" w:color="auto"/>
                  </w:divBdr>
                  <w:divsChild>
                    <w:div w:id="837575339">
                      <w:marLeft w:val="0"/>
                      <w:marRight w:val="0"/>
                      <w:marTop w:val="0"/>
                      <w:marBottom w:val="0"/>
                      <w:divBdr>
                        <w:top w:val="none" w:sz="0" w:space="0" w:color="auto"/>
                        <w:left w:val="none" w:sz="0" w:space="0" w:color="auto"/>
                        <w:bottom w:val="none" w:sz="0" w:space="0" w:color="auto"/>
                        <w:right w:val="none" w:sz="0" w:space="0" w:color="auto"/>
                      </w:divBdr>
                    </w:div>
                  </w:divsChild>
                </w:div>
                <w:div w:id="1490906992">
                  <w:marLeft w:val="0"/>
                  <w:marRight w:val="0"/>
                  <w:marTop w:val="0"/>
                  <w:marBottom w:val="0"/>
                  <w:divBdr>
                    <w:top w:val="none" w:sz="0" w:space="0" w:color="auto"/>
                    <w:left w:val="none" w:sz="0" w:space="0" w:color="auto"/>
                    <w:bottom w:val="none" w:sz="0" w:space="0" w:color="auto"/>
                    <w:right w:val="none" w:sz="0" w:space="0" w:color="auto"/>
                  </w:divBdr>
                  <w:divsChild>
                    <w:div w:id="1392268236">
                      <w:marLeft w:val="0"/>
                      <w:marRight w:val="0"/>
                      <w:marTop w:val="0"/>
                      <w:marBottom w:val="0"/>
                      <w:divBdr>
                        <w:top w:val="none" w:sz="0" w:space="0" w:color="auto"/>
                        <w:left w:val="none" w:sz="0" w:space="0" w:color="auto"/>
                        <w:bottom w:val="none" w:sz="0" w:space="0" w:color="auto"/>
                        <w:right w:val="none" w:sz="0" w:space="0" w:color="auto"/>
                      </w:divBdr>
                    </w:div>
                  </w:divsChild>
                </w:div>
                <w:div w:id="1611820901">
                  <w:marLeft w:val="0"/>
                  <w:marRight w:val="0"/>
                  <w:marTop w:val="0"/>
                  <w:marBottom w:val="0"/>
                  <w:divBdr>
                    <w:top w:val="none" w:sz="0" w:space="0" w:color="auto"/>
                    <w:left w:val="none" w:sz="0" w:space="0" w:color="auto"/>
                    <w:bottom w:val="none" w:sz="0" w:space="0" w:color="auto"/>
                    <w:right w:val="none" w:sz="0" w:space="0" w:color="auto"/>
                  </w:divBdr>
                  <w:divsChild>
                    <w:div w:id="642975950">
                      <w:marLeft w:val="0"/>
                      <w:marRight w:val="0"/>
                      <w:marTop w:val="0"/>
                      <w:marBottom w:val="0"/>
                      <w:divBdr>
                        <w:top w:val="none" w:sz="0" w:space="0" w:color="auto"/>
                        <w:left w:val="none" w:sz="0" w:space="0" w:color="auto"/>
                        <w:bottom w:val="none" w:sz="0" w:space="0" w:color="auto"/>
                        <w:right w:val="none" w:sz="0" w:space="0" w:color="auto"/>
                      </w:divBdr>
                    </w:div>
                  </w:divsChild>
                </w:div>
                <w:div w:id="1630669158">
                  <w:marLeft w:val="0"/>
                  <w:marRight w:val="0"/>
                  <w:marTop w:val="0"/>
                  <w:marBottom w:val="0"/>
                  <w:divBdr>
                    <w:top w:val="none" w:sz="0" w:space="0" w:color="auto"/>
                    <w:left w:val="none" w:sz="0" w:space="0" w:color="auto"/>
                    <w:bottom w:val="none" w:sz="0" w:space="0" w:color="auto"/>
                    <w:right w:val="none" w:sz="0" w:space="0" w:color="auto"/>
                  </w:divBdr>
                  <w:divsChild>
                    <w:div w:id="1669288658">
                      <w:marLeft w:val="0"/>
                      <w:marRight w:val="0"/>
                      <w:marTop w:val="0"/>
                      <w:marBottom w:val="0"/>
                      <w:divBdr>
                        <w:top w:val="none" w:sz="0" w:space="0" w:color="auto"/>
                        <w:left w:val="none" w:sz="0" w:space="0" w:color="auto"/>
                        <w:bottom w:val="none" w:sz="0" w:space="0" w:color="auto"/>
                        <w:right w:val="none" w:sz="0" w:space="0" w:color="auto"/>
                      </w:divBdr>
                    </w:div>
                  </w:divsChild>
                </w:div>
                <w:div w:id="1635015604">
                  <w:marLeft w:val="0"/>
                  <w:marRight w:val="0"/>
                  <w:marTop w:val="0"/>
                  <w:marBottom w:val="0"/>
                  <w:divBdr>
                    <w:top w:val="none" w:sz="0" w:space="0" w:color="auto"/>
                    <w:left w:val="none" w:sz="0" w:space="0" w:color="auto"/>
                    <w:bottom w:val="none" w:sz="0" w:space="0" w:color="auto"/>
                    <w:right w:val="none" w:sz="0" w:space="0" w:color="auto"/>
                  </w:divBdr>
                  <w:divsChild>
                    <w:div w:id="769857043">
                      <w:marLeft w:val="0"/>
                      <w:marRight w:val="0"/>
                      <w:marTop w:val="0"/>
                      <w:marBottom w:val="0"/>
                      <w:divBdr>
                        <w:top w:val="none" w:sz="0" w:space="0" w:color="auto"/>
                        <w:left w:val="none" w:sz="0" w:space="0" w:color="auto"/>
                        <w:bottom w:val="none" w:sz="0" w:space="0" w:color="auto"/>
                        <w:right w:val="none" w:sz="0" w:space="0" w:color="auto"/>
                      </w:divBdr>
                    </w:div>
                  </w:divsChild>
                </w:div>
                <w:div w:id="1724332530">
                  <w:marLeft w:val="0"/>
                  <w:marRight w:val="0"/>
                  <w:marTop w:val="0"/>
                  <w:marBottom w:val="0"/>
                  <w:divBdr>
                    <w:top w:val="none" w:sz="0" w:space="0" w:color="auto"/>
                    <w:left w:val="none" w:sz="0" w:space="0" w:color="auto"/>
                    <w:bottom w:val="none" w:sz="0" w:space="0" w:color="auto"/>
                    <w:right w:val="none" w:sz="0" w:space="0" w:color="auto"/>
                  </w:divBdr>
                  <w:divsChild>
                    <w:div w:id="1140686392">
                      <w:marLeft w:val="0"/>
                      <w:marRight w:val="0"/>
                      <w:marTop w:val="0"/>
                      <w:marBottom w:val="0"/>
                      <w:divBdr>
                        <w:top w:val="none" w:sz="0" w:space="0" w:color="auto"/>
                        <w:left w:val="none" w:sz="0" w:space="0" w:color="auto"/>
                        <w:bottom w:val="none" w:sz="0" w:space="0" w:color="auto"/>
                        <w:right w:val="none" w:sz="0" w:space="0" w:color="auto"/>
                      </w:divBdr>
                    </w:div>
                  </w:divsChild>
                </w:div>
                <w:div w:id="1761680416">
                  <w:marLeft w:val="0"/>
                  <w:marRight w:val="0"/>
                  <w:marTop w:val="0"/>
                  <w:marBottom w:val="0"/>
                  <w:divBdr>
                    <w:top w:val="none" w:sz="0" w:space="0" w:color="auto"/>
                    <w:left w:val="none" w:sz="0" w:space="0" w:color="auto"/>
                    <w:bottom w:val="none" w:sz="0" w:space="0" w:color="auto"/>
                    <w:right w:val="none" w:sz="0" w:space="0" w:color="auto"/>
                  </w:divBdr>
                  <w:divsChild>
                    <w:div w:id="1978795808">
                      <w:marLeft w:val="0"/>
                      <w:marRight w:val="0"/>
                      <w:marTop w:val="0"/>
                      <w:marBottom w:val="0"/>
                      <w:divBdr>
                        <w:top w:val="none" w:sz="0" w:space="0" w:color="auto"/>
                        <w:left w:val="none" w:sz="0" w:space="0" w:color="auto"/>
                        <w:bottom w:val="none" w:sz="0" w:space="0" w:color="auto"/>
                        <w:right w:val="none" w:sz="0" w:space="0" w:color="auto"/>
                      </w:divBdr>
                    </w:div>
                  </w:divsChild>
                </w:div>
                <w:div w:id="1965885264">
                  <w:marLeft w:val="0"/>
                  <w:marRight w:val="0"/>
                  <w:marTop w:val="0"/>
                  <w:marBottom w:val="0"/>
                  <w:divBdr>
                    <w:top w:val="none" w:sz="0" w:space="0" w:color="auto"/>
                    <w:left w:val="none" w:sz="0" w:space="0" w:color="auto"/>
                    <w:bottom w:val="none" w:sz="0" w:space="0" w:color="auto"/>
                    <w:right w:val="none" w:sz="0" w:space="0" w:color="auto"/>
                  </w:divBdr>
                  <w:divsChild>
                    <w:div w:id="12269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99795">
          <w:marLeft w:val="0"/>
          <w:marRight w:val="0"/>
          <w:marTop w:val="0"/>
          <w:marBottom w:val="0"/>
          <w:divBdr>
            <w:top w:val="none" w:sz="0" w:space="0" w:color="auto"/>
            <w:left w:val="none" w:sz="0" w:space="0" w:color="auto"/>
            <w:bottom w:val="none" w:sz="0" w:space="0" w:color="auto"/>
            <w:right w:val="none" w:sz="0" w:space="0" w:color="auto"/>
          </w:divBdr>
        </w:div>
      </w:divsChild>
    </w:div>
    <w:div w:id="2099861387">
      <w:bodyDiv w:val="1"/>
      <w:marLeft w:val="0"/>
      <w:marRight w:val="0"/>
      <w:marTop w:val="0"/>
      <w:marBottom w:val="0"/>
      <w:divBdr>
        <w:top w:val="none" w:sz="0" w:space="0" w:color="auto"/>
        <w:left w:val="none" w:sz="0" w:space="0" w:color="auto"/>
        <w:bottom w:val="none" w:sz="0" w:space="0" w:color="auto"/>
        <w:right w:val="none" w:sz="0" w:space="0" w:color="auto"/>
      </w:divBdr>
    </w:div>
    <w:div w:id="2116512302">
      <w:bodyDiv w:val="1"/>
      <w:marLeft w:val="0"/>
      <w:marRight w:val="0"/>
      <w:marTop w:val="0"/>
      <w:marBottom w:val="0"/>
      <w:divBdr>
        <w:top w:val="none" w:sz="0" w:space="0" w:color="auto"/>
        <w:left w:val="none" w:sz="0" w:space="0" w:color="auto"/>
        <w:bottom w:val="none" w:sz="0" w:space="0" w:color="auto"/>
        <w:right w:val="none" w:sz="0" w:space="0" w:color="auto"/>
      </w:divBdr>
      <w:divsChild>
        <w:div w:id="1933187">
          <w:marLeft w:val="0"/>
          <w:marRight w:val="0"/>
          <w:marTop w:val="0"/>
          <w:marBottom w:val="0"/>
          <w:divBdr>
            <w:top w:val="none" w:sz="0" w:space="0" w:color="auto"/>
            <w:left w:val="none" w:sz="0" w:space="0" w:color="auto"/>
            <w:bottom w:val="none" w:sz="0" w:space="0" w:color="auto"/>
            <w:right w:val="none" w:sz="0" w:space="0" w:color="auto"/>
          </w:divBdr>
        </w:div>
        <w:div w:id="97533440">
          <w:marLeft w:val="0"/>
          <w:marRight w:val="0"/>
          <w:marTop w:val="0"/>
          <w:marBottom w:val="0"/>
          <w:divBdr>
            <w:top w:val="none" w:sz="0" w:space="0" w:color="auto"/>
            <w:left w:val="none" w:sz="0" w:space="0" w:color="auto"/>
            <w:bottom w:val="none" w:sz="0" w:space="0" w:color="auto"/>
            <w:right w:val="none" w:sz="0" w:space="0" w:color="auto"/>
          </w:divBdr>
        </w:div>
        <w:div w:id="318311805">
          <w:marLeft w:val="0"/>
          <w:marRight w:val="0"/>
          <w:marTop w:val="0"/>
          <w:marBottom w:val="0"/>
          <w:divBdr>
            <w:top w:val="none" w:sz="0" w:space="0" w:color="auto"/>
            <w:left w:val="none" w:sz="0" w:space="0" w:color="auto"/>
            <w:bottom w:val="none" w:sz="0" w:space="0" w:color="auto"/>
            <w:right w:val="none" w:sz="0" w:space="0" w:color="auto"/>
          </w:divBdr>
        </w:div>
        <w:div w:id="368993842">
          <w:marLeft w:val="0"/>
          <w:marRight w:val="0"/>
          <w:marTop w:val="0"/>
          <w:marBottom w:val="0"/>
          <w:divBdr>
            <w:top w:val="none" w:sz="0" w:space="0" w:color="auto"/>
            <w:left w:val="none" w:sz="0" w:space="0" w:color="auto"/>
            <w:bottom w:val="none" w:sz="0" w:space="0" w:color="auto"/>
            <w:right w:val="none" w:sz="0" w:space="0" w:color="auto"/>
          </w:divBdr>
          <w:divsChild>
            <w:div w:id="1300452365">
              <w:marLeft w:val="-75"/>
              <w:marRight w:val="0"/>
              <w:marTop w:val="30"/>
              <w:marBottom w:val="30"/>
              <w:divBdr>
                <w:top w:val="none" w:sz="0" w:space="0" w:color="auto"/>
                <w:left w:val="none" w:sz="0" w:space="0" w:color="auto"/>
                <w:bottom w:val="none" w:sz="0" w:space="0" w:color="auto"/>
                <w:right w:val="none" w:sz="0" w:space="0" w:color="auto"/>
              </w:divBdr>
              <w:divsChild>
                <w:div w:id="579825970">
                  <w:marLeft w:val="0"/>
                  <w:marRight w:val="0"/>
                  <w:marTop w:val="0"/>
                  <w:marBottom w:val="0"/>
                  <w:divBdr>
                    <w:top w:val="none" w:sz="0" w:space="0" w:color="auto"/>
                    <w:left w:val="none" w:sz="0" w:space="0" w:color="auto"/>
                    <w:bottom w:val="none" w:sz="0" w:space="0" w:color="auto"/>
                    <w:right w:val="none" w:sz="0" w:space="0" w:color="auto"/>
                  </w:divBdr>
                  <w:divsChild>
                    <w:div w:id="862279543">
                      <w:marLeft w:val="0"/>
                      <w:marRight w:val="0"/>
                      <w:marTop w:val="0"/>
                      <w:marBottom w:val="0"/>
                      <w:divBdr>
                        <w:top w:val="none" w:sz="0" w:space="0" w:color="auto"/>
                        <w:left w:val="none" w:sz="0" w:space="0" w:color="auto"/>
                        <w:bottom w:val="none" w:sz="0" w:space="0" w:color="auto"/>
                        <w:right w:val="none" w:sz="0" w:space="0" w:color="auto"/>
                      </w:divBdr>
                    </w:div>
                  </w:divsChild>
                </w:div>
                <w:div w:id="591429107">
                  <w:marLeft w:val="0"/>
                  <w:marRight w:val="0"/>
                  <w:marTop w:val="0"/>
                  <w:marBottom w:val="0"/>
                  <w:divBdr>
                    <w:top w:val="none" w:sz="0" w:space="0" w:color="auto"/>
                    <w:left w:val="none" w:sz="0" w:space="0" w:color="auto"/>
                    <w:bottom w:val="none" w:sz="0" w:space="0" w:color="auto"/>
                    <w:right w:val="none" w:sz="0" w:space="0" w:color="auto"/>
                  </w:divBdr>
                  <w:divsChild>
                    <w:div w:id="128012127">
                      <w:marLeft w:val="0"/>
                      <w:marRight w:val="0"/>
                      <w:marTop w:val="0"/>
                      <w:marBottom w:val="0"/>
                      <w:divBdr>
                        <w:top w:val="none" w:sz="0" w:space="0" w:color="auto"/>
                        <w:left w:val="none" w:sz="0" w:space="0" w:color="auto"/>
                        <w:bottom w:val="none" w:sz="0" w:space="0" w:color="auto"/>
                        <w:right w:val="none" w:sz="0" w:space="0" w:color="auto"/>
                      </w:divBdr>
                    </w:div>
                    <w:div w:id="1691372213">
                      <w:marLeft w:val="0"/>
                      <w:marRight w:val="0"/>
                      <w:marTop w:val="0"/>
                      <w:marBottom w:val="0"/>
                      <w:divBdr>
                        <w:top w:val="none" w:sz="0" w:space="0" w:color="auto"/>
                        <w:left w:val="none" w:sz="0" w:space="0" w:color="auto"/>
                        <w:bottom w:val="none" w:sz="0" w:space="0" w:color="auto"/>
                        <w:right w:val="none" w:sz="0" w:space="0" w:color="auto"/>
                      </w:divBdr>
                    </w:div>
                  </w:divsChild>
                </w:div>
                <w:div w:id="685642064">
                  <w:marLeft w:val="0"/>
                  <w:marRight w:val="0"/>
                  <w:marTop w:val="0"/>
                  <w:marBottom w:val="0"/>
                  <w:divBdr>
                    <w:top w:val="none" w:sz="0" w:space="0" w:color="auto"/>
                    <w:left w:val="none" w:sz="0" w:space="0" w:color="auto"/>
                    <w:bottom w:val="none" w:sz="0" w:space="0" w:color="auto"/>
                    <w:right w:val="none" w:sz="0" w:space="0" w:color="auto"/>
                  </w:divBdr>
                  <w:divsChild>
                    <w:div w:id="33700993">
                      <w:marLeft w:val="0"/>
                      <w:marRight w:val="0"/>
                      <w:marTop w:val="0"/>
                      <w:marBottom w:val="0"/>
                      <w:divBdr>
                        <w:top w:val="none" w:sz="0" w:space="0" w:color="auto"/>
                        <w:left w:val="none" w:sz="0" w:space="0" w:color="auto"/>
                        <w:bottom w:val="none" w:sz="0" w:space="0" w:color="auto"/>
                        <w:right w:val="none" w:sz="0" w:space="0" w:color="auto"/>
                      </w:divBdr>
                    </w:div>
                  </w:divsChild>
                </w:div>
                <w:div w:id="691610283">
                  <w:marLeft w:val="0"/>
                  <w:marRight w:val="0"/>
                  <w:marTop w:val="0"/>
                  <w:marBottom w:val="0"/>
                  <w:divBdr>
                    <w:top w:val="none" w:sz="0" w:space="0" w:color="auto"/>
                    <w:left w:val="none" w:sz="0" w:space="0" w:color="auto"/>
                    <w:bottom w:val="none" w:sz="0" w:space="0" w:color="auto"/>
                    <w:right w:val="none" w:sz="0" w:space="0" w:color="auto"/>
                  </w:divBdr>
                  <w:divsChild>
                    <w:div w:id="1475492322">
                      <w:marLeft w:val="0"/>
                      <w:marRight w:val="0"/>
                      <w:marTop w:val="0"/>
                      <w:marBottom w:val="0"/>
                      <w:divBdr>
                        <w:top w:val="none" w:sz="0" w:space="0" w:color="auto"/>
                        <w:left w:val="none" w:sz="0" w:space="0" w:color="auto"/>
                        <w:bottom w:val="none" w:sz="0" w:space="0" w:color="auto"/>
                        <w:right w:val="none" w:sz="0" w:space="0" w:color="auto"/>
                      </w:divBdr>
                    </w:div>
                  </w:divsChild>
                </w:div>
                <w:div w:id="715814772">
                  <w:marLeft w:val="0"/>
                  <w:marRight w:val="0"/>
                  <w:marTop w:val="0"/>
                  <w:marBottom w:val="0"/>
                  <w:divBdr>
                    <w:top w:val="none" w:sz="0" w:space="0" w:color="auto"/>
                    <w:left w:val="none" w:sz="0" w:space="0" w:color="auto"/>
                    <w:bottom w:val="none" w:sz="0" w:space="0" w:color="auto"/>
                    <w:right w:val="none" w:sz="0" w:space="0" w:color="auto"/>
                  </w:divBdr>
                  <w:divsChild>
                    <w:div w:id="18891828">
                      <w:marLeft w:val="0"/>
                      <w:marRight w:val="0"/>
                      <w:marTop w:val="0"/>
                      <w:marBottom w:val="0"/>
                      <w:divBdr>
                        <w:top w:val="none" w:sz="0" w:space="0" w:color="auto"/>
                        <w:left w:val="none" w:sz="0" w:space="0" w:color="auto"/>
                        <w:bottom w:val="none" w:sz="0" w:space="0" w:color="auto"/>
                        <w:right w:val="none" w:sz="0" w:space="0" w:color="auto"/>
                      </w:divBdr>
                    </w:div>
                  </w:divsChild>
                </w:div>
                <w:div w:id="780299486">
                  <w:marLeft w:val="0"/>
                  <w:marRight w:val="0"/>
                  <w:marTop w:val="0"/>
                  <w:marBottom w:val="0"/>
                  <w:divBdr>
                    <w:top w:val="none" w:sz="0" w:space="0" w:color="auto"/>
                    <w:left w:val="none" w:sz="0" w:space="0" w:color="auto"/>
                    <w:bottom w:val="none" w:sz="0" w:space="0" w:color="auto"/>
                    <w:right w:val="none" w:sz="0" w:space="0" w:color="auto"/>
                  </w:divBdr>
                  <w:divsChild>
                    <w:div w:id="109516167">
                      <w:marLeft w:val="0"/>
                      <w:marRight w:val="0"/>
                      <w:marTop w:val="0"/>
                      <w:marBottom w:val="0"/>
                      <w:divBdr>
                        <w:top w:val="none" w:sz="0" w:space="0" w:color="auto"/>
                        <w:left w:val="none" w:sz="0" w:space="0" w:color="auto"/>
                        <w:bottom w:val="none" w:sz="0" w:space="0" w:color="auto"/>
                        <w:right w:val="none" w:sz="0" w:space="0" w:color="auto"/>
                      </w:divBdr>
                    </w:div>
                    <w:div w:id="1489596365">
                      <w:marLeft w:val="0"/>
                      <w:marRight w:val="0"/>
                      <w:marTop w:val="0"/>
                      <w:marBottom w:val="0"/>
                      <w:divBdr>
                        <w:top w:val="none" w:sz="0" w:space="0" w:color="auto"/>
                        <w:left w:val="none" w:sz="0" w:space="0" w:color="auto"/>
                        <w:bottom w:val="none" w:sz="0" w:space="0" w:color="auto"/>
                        <w:right w:val="none" w:sz="0" w:space="0" w:color="auto"/>
                      </w:divBdr>
                    </w:div>
                  </w:divsChild>
                </w:div>
                <w:div w:id="902372811">
                  <w:marLeft w:val="0"/>
                  <w:marRight w:val="0"/>
                  <w:marTop w:val="0"/>
                  <w:marBottom w:val="0"/>
                  <w:divBdr>
                    <w:top w:val="none" w:sz="0" w:space="0" w:color="auto"/>
                    <w:left w:val="none" w:sz="0" w:space="0" w:color="auto"/>
                    <w:bottom w:val="none" w:sz="0" w:space="0" w:color="auto"/>
                    <w:right w:val="none" w:sz="0" w:space="0" w:color="auto"/>
                  </w:divBdr>
                  <w:divsChild>
                    <w:div w:id="567766952">
                      <w:marLeft w:val="0"/>
                      <w:marRight w:val="0"/>
                      <w:marTop w:val="0"/>
                      <w:marBottom w:val="0"/>
                      <w:divBdr>
                        <w:top w:val="none" w:sz="0" w:space="0" w:color="auto"/>
                        <w:left w:val="none" w:sz="0" w:space="0" w:color="auto"/>
                        <w:bottom w:val="none" w:sz="0" w:space="0" w:color="auto"/>
                        <w:right w:val="none" w:sz="0" w:space="0" w:color="auto"/>
                      </w:divBdr>
                    </w:div>
                    <w:div w:id="934171193">
                      <w:marLeft w:val="0"/>
                      <w:marRight w:val="0"/>
                      <w:marTop w:val="0"/>
                      <w:marBottom w:val="0"/>
                      <w:divBdr>
                        <w:top w:val="none" w:sz="0" w:space="0" w:color="auto"/>
                        <w:left w:val="none" w:sz="0" w:space="0" w:color="auto"/>
                        <w:bottom w:val="none" w:sz="0" w:space="0" w:color="auto"/>
                        <w:right w:val="none" w:sz="0" w:space="0" w:color="auto"/>
                      </w:divBdr>
                    </w:div>
                  </w:divsChild>
                </w:div>
                <w:div w:id="1645307503">
                  <w:marLeft w:val="0"/>
                  <w:marRight w:val="0"/>
                  <w:marTop w:val="0"/>
                  <w:marBottom w:val="0"/>
                  <w:divBdr>
                    <w:top w:val="none" w:sz="0" w:space="0" w:color="auto"/>
                    <w:left w:val="none" w:sz="0" w:space="0" w:color="auto"/>
                    <w:bottom w:val="none" w:sz="0" w:space="0" w:color="auto"/>
                    <w:right w:val="none" w:sz="0" w:space="0" w:color="auto"/>
                  </w:divBdr>
                  <w:divsChild>
                    <w:div w:id="964123219">
                      <w:marLeft w:val="0"/>
                      <w:marRight w:val="0"/>
                      <w:marTop w:val="0"/>
                      <w:marBottom w:val="0"/>
                      <w:divBdr>
                        <w:top w:val="none" w:sz="0" w:space="0" w:color="auto"/>
                        <w:left w:val="none" w:sz="0" w:space="0" w:color="auto"/>
                        <w:bottom w:val="none" w:sz="0" w:space="0" w:color="auto"/>
                        <w:right w:val="none" w:sz="0" w:space="0" w:color="auto"/>
                      </w:divBdr>
                    </w:div>
                    <w:div w:id="1204903214">
                      <w:marLeft w:val="0"/>
                      <w:marRight w:val="0"/>
                      <w:marTop w:val="0"/>
                      <w:marBottom w:val="0"/>
                      <w:divBdr>
                        <w:top w:val="none" w:sz="0" w:space="0" w:color="auto"/>
                        <w:left w:val="none" w:sz="0" w:space="0" w:color="auto"/>
                        <w:bottom w:val="none" w:sz="0" w:space="0" w:color="auto"/>
                        <w:right w:val="none" w:sz="0" w:space="0" w:color="auto"/>
                      </w:divBdr>
                    </w:div>
                  </w:divsChild>
                </w:div>
                <w:div w:id="1704553815">
                  <w:marLeft w:val="0"/>
                  <w:marRight w:val="0"/>
                  <w:marTop w:val="0"/>
                  <w:marBottom w:val="0"/>
                  <w:divBdr>
                    <w:top w:val="none" w:sz="0" w:space="0" w:color="auto"/>
                    <w:left w:val="none" w:sz="0" w:space="0" w:color="auto"/>
                    <w:bottom w:val="none" w:sz="0" w:space="0" w:color="auto"/>
                    <w:right w:val="none" w:sz="0" w:space="0" w:color="auto"/>
                  </w:divBdr>
                  <w:divsChild>
                    <w:div w:id="682054154">
                      <w:marLeft w:val="0"/>
                      <w:marRight w:val="0"/>
                      <w:marTop w:val="0"/>
                      <w:marBottom w:val="0"/>
                      <w:divBdr>
                        <w:top w:val="none" w:sz="0" w:space="0" w:color="auto"/>
                        <w:left w:val="none" w:sz="0" w:space="0" w:color="auto"/>
                        <w:bottom w:val="none" w:sz="0" w:space="0" w:color="auto"/>
                        <w:right w:val="none" w:sz="0" w:space="0" w:color="auto"/>
                      </w:divBdr>
                    </w:div>
                  </w:divsChild>
                </w:div>
                <w:div w:id="1708220952">
                  <w:marLeft w:val="0"/>
                  <w:marRight w:val="0"/>
                  <w:marTop w:val="0"/>
                  <w:marBottom w:val="0"/>
                  <w:divBdr>
                    <w:top w:val="none" w:sz="0" w:space="0" w:color="auto"/>
                    <w:left w:val="none" w:sz="0" w:space="0" w:color="auto"/>
                    <w:bottom w:val="none" w:sz="0" w:space="0" w:color="auto"/>
                    <w:right w:val="none" w:sz="0" w:space="0" w:color="auto"/>
                  </w:divBdr>
                  <w:divsChild>
                    <w:div w:id="2064712507">
                      <w:marLeft w:val="0"/>
                      <w:marRight w:val="0"/>
                      <w:marTop w:val="0"/>
                      <w:marBottom w:val="0"/>
                      <w:divBdr>
                        <w:top w:val="none" w:sz="0" w:space="0" w:color="auto"/>
                        <w:left w:val="none" w:sz="0" w:space="0" w:color="auto"/>
                        <w:bottom w:val="none" w:sz="0" w:space="0" w:color="auto"/>
                        <w:right w:val="none" w:sz="0" w:space="0" w:color="auto"/>
                      </w:divBdr>
                    </w:div>
                  </w:divsChild>
                </w:div>
                <w:div w:id="1752507032">
                  <w:marLeft w:val="0"/>
                  <w:marRight w:val="0"/>
                  <w:marTop w:val="0"/>
                  <w:marBottom w:val="0"/>
                  <w:divBdr>
                    <w:top w:val="none" w:sz="0" w:space="0" w:color="auto"/>
                    <w:left w:val="none" w:sz="0" w:space="0" w:color="auto"/>
                    <w:bottom w:val="none" w:sz="0" w:space="0" w:color="auto"/>
                    <w:right w:val="none" w:sz="0" w:space="0" w:color="auto"/>
                  </w:divBdr>
                  <w:divsChild>
                    <w:div w:id="24797567">
                      <w:marLeft w:val="0"/>
                      <w:marRight w:val="0"/>
                      <w:marTop w:val="0"/>
                      <w:marBottom w:val="0"/>
                      <w:divBdr>
                        <w:top w:val="none" w:sz="0" w:space="0" w:color="auto"/>
                        <w:left w:val="none" w:sz="0" w:space="0" w:color="auto"/>
                        <w:bottom w:val="none" w:sz="0" w:space="0" w:color="auto"/>
                        <w:right w:val="none" w:sz="0" w:space="0" w:color="auto"/>
                      </w:divBdr>
                    </w:div>
                    <w:div w:id="1367681143">
                      <w:marLeft w:val="0"/>
                      <w:marRight w:val="0"/>
                      <w:marTop w:val="0"/>
                      <w:marBottom w:val="0"/>
                      <w:divBdr>
                        <w:top w:val="none" w:sz="0" w:space="0" w:color="auto"/>
                        <w:left w:val="none" w:sz="0" w:space="0" w:color="auto"/>
                        <w:bottom w:val="none" w:sz="0" w:space="0" w:color="auto"/>
                        <w:right w:val="none" w:sz="0" w:space="0" w:color="auto"/>
                      </w:divBdr>
                    </w:div>
                  </w:divsChild>
                </w:div>
                <w:div w:id="1797026000">
                  <w:marLeft w:val="0"/>
                  <w:marRight w:val="0"/>
                  <w:marTop w:val="0"/>
                  <w:marBottom w:val="0"/>
                  <w:divBdr>
                    <w:top w:val="none" w:sz="0" w:space="0" w:color="auto"/>
                    <w:left w:val="none" w:sz="0" w:space="0" w:color="auto"/>
                    <w:bottom w:val="none" w:sz="0" w:space="0" w:color="auto"/>
                    <w:right w:val="none" w:sz="0" w:space="0" w:color="auto"/>
                  </w:divBdr>
                  <w:divsChild>
                    <w:div w:id="1892692408">
                      <w:marLeft w:val="0"/>
                      <w:marRight w:val="0"/>
                      <w:marTop w:val="0"/>
                      <w:marBottom w:val="0"/>
                      <w:divBdr>
                        <w:top w:val="none" w:sz="0" w:space="0" w:color="auto"/>
                        <w:left w:val="none" w:sz="0" w:space="0" w:color="auto"/>
                        <w:bottom w:val="none" w:sz="0" w:space="0" w:color="auto"/>
                        <w:right w:val="none" w:sz="0" w:space="0" w:color="auto"/>
                      </w:divBdr>
                    </w:div>
                  </w:divsChild>
                </w:div>
                <w:div w:id="1912347708">
                  <w:marLeft w:val="0"/>
                  <w:marRight w:val="0"/>
                  <w:marTop w:val="0"/>
                  <w:marBottom w:val="0"/>
                  <w:divBdr>
                    <w:top w:val="none" w:sz="0" w:space="0" w:color="auto"/>
                    <w:left w:val="none" w:sz="0" w:space="0" w:color="auto"/>
                    <w:bottom w:val="none" w:sz="0" w:space="0" w:color="auto"/>
                    <w:right w:val="none" w:sz="0" w:space="0" w:color="auto"/>
                  </w:divBdr>
                  <w:divsChild>
                    <w:div w:id="2119055617">
                      <w:marLeft w:val="0"/>
                      <w:marRight w:val="0"/>
                      <w:marTop w:val="0"/>
                      <w:marBottom w:val="0"/>
                      <w:divBdr>
                        <w:top w:val="none" w:sz="0" w:space="0" w:color="auto"/>
                        <w:left w:val="none" w:sz="0" w:space="0" w:color="auto"/>
                        <w:bottom w:val="none" w:sz="0" w:space="0" w:color="auto"/>
                        <w:right w:val="none" w:sz="0" w:space="0" w:color="auto"/>
                      </w:divBdr>
                    </w:div>
                  </w:divsChild>
                </w:div>
                <w:div w:id="1939412526">
                  <w:marLeft w:val="0"/>
                  <w:marRight w:val="0"/>
                  <w:marTop w:val="0"/>
                  <w:marBottom w:val="0"/>
                  <w:divBdr>
                    <w:top w:val="none" w:sz="0" w:space="0" w:color="auto"/>
                    <w:left w:val="none" w:sz="0" w:space="0" w:color="auto"/>
                    <w:bottom w:val="none" w:sz="0" w:space="0" w:color="auto"/>
                    <w:right w:val="none" w:sz="0" w:space="0" w:color="auto"/>
                  </w:divBdr>
                  <w:divsChild>
                    <w:div w:id="13745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82182">
          <w:marLeft w:val="0"/>
          <w:marRight w:val="0"/>
          <w:marTop w:val="0"/>
          <w:marBottom w:val="0"/>
          <w:divBdr>
            <w:top w:val="none" w:sz="0" w:space="0" w:color="auto"/>
            <w:left w:val="none" w:sz="0" w:space="0" w:color="auto"/>
            <w:bottom w:val="none" w:sz="0" w:space="0" w:color="auto"/>
            <w:right w:val="none" w:sz="0" w:space="0" w:color="auto"/>
          </w:divBdr>
        </w:div>
        <w:div w:id="400248752">
          <w:marLeft w:val="0"/>
          <w:marRight w:val="0"/>
          <w:marTop w:val="0"/>
          <w:marBottom w:val="0"/>
          <w:divBdr>
            <w:top w:val="none" w:sz="0" w:space="0" w:color="auto"/>
            <w:left w:val="none" w:sz="0" w:space="0" w:color="auto"/>
            <w:bottom w:val="none" w:sz="0" w:space="0" w:color="auto"/>
            <w:right w:val="none" w:sz="0" w:space="0" w:color="auto"/>
          </w:divBdr>
          <w:divsChild>
            <w:div w:id="1223562285">
              <w:marLeft w:val="-75"/>
              <w:marRight w:val="0"/>
              <w:marTop w:val="30"/>
              <w:marBottom w:val="30"/>
              <w:divBdr>
                <w:top w:val="none" w:sz="0" w:space="0" w:color="auto"/>
                <w:left w:val="none" w:sz="0" w:space="0" w:color="auto"/>
                <w:bottom w:val="none" w:sz="0" w:space="0" w:color="auto"/>
                <w:right w:val="none" w:sz="0" w:space="0" w:color="auto"/>
              </w:divBdr>
              <w:divsChild>
                <w:div w:id="191038492">
                  <w:marLeft w:val="0"/>
                  <w:marRight w:val="0"/>
                  <w:marTop w:val="0"/>
                  <w:marBottom w:val="0"/>
                  <w:divBdr>
                    <w:top w:val="none" w:sz="0" w:space="0" w:color="auto"/>
                    <w:left w:val="none" w:sz="0" w:space="0" w:color="auto"/>
                    <w:bottom w:val="none" w:sz="0" w:space="0" w:color="auto"/>
                    <w:right w:val="none" w:sz="0" w:space="0" w:color="auto"/>
                  </w:divBdr>
                  <w:divsChild>
                    <w:div w:id="1174224520">
                      <w:marLeft w:val="0"/>
                      <w:marRight w:val="0"/>
                      <w:marTop w:val="0"/>
                      <w:marBottom w:val="0"/>
                      <w:divBdr>
                        <w:top w:val="none" w:sz="0" w:space="0" w:color="auto"/>
                        <w:left w:val="none" w:sz="0" w:space="0" w:color="auto"/>
                        <w:bottom w:val="none" w:sz="0" w:space="0" w:color="auto"/>
                        <w:right w:val="none" w:sz="0" w:space="0" w:color="auto"/>
                      </w:divBdr>
                    </w:div>
                  </w:divsChild>
                </w:div>
                <w:div w:id="310407965">
                  <w:marLeft w:val="0"/>
                  <w:marRight w:val="0"/>
                  <w:marTop w:val="0"/>
                  <w:marBottom w:val="0"/>
                  <w:divBdr>
                    <w:top w:val="none" w:sz="0" w:space="0" w:color="auto"/>
                    <w:left w:val="none" w:sz="0" w:space="0" w:color="auto"/>
                    <w:bottom w:val="none" w:sz="0" w:space="0" w:color="auto"/>
                    <w:right w:val="none" w:sz="0" w:space="0" w:color="auto"/>
                  </w:divBdr>
                  <w:divsChild>
                    <w:div w:id="269318870">
                      <w:marLeft w:val="0"/>
                      <w:marRight w:val="0"/>
                      <w:marTop w:val="0"/>
                      <w:marBottom w:val="0"/>
                      <w:divBdr>
                        <w:top w:val="none" w:sz="0" w:space="0" w:color="auto"/>
                        <w:left w:val="none" w:sz="0" w:space="0" w:color="auto"/>
                        <w:bottom w:val="none" w:sz="0" w:space="0" w:color="auto"/>
                        <w:right w:val="none" w:sz="0" w:space="0" w:color="auto"/>
                      </w:divBdr>
                    </w:div>
                    <w:div w:id="1191991603">
                      <w:marLeft w:val="0"/>
                      <w:marRight w:val="0"/>
                      <w:marTop w:val="0"/>
                      <w:marBottom w:val="0"/>
                      <w:divBdr>
                        <w:top w:val="none" w:sz="0" w:space="0" w:color="auto"/>
                        <w:left w:val="none" w:sz="0" w:space="0" w:color="auto"/>
                        <w:bottom w:val="none" w:sz="0" w:space="0" w:color="auto"/>
                        <w:right w:val="none" w:sz="0" w:space="0" w:color="auto"/>
                      </w:divBdr>
                    </w:div>
                  </w:divsChild>
                </w:div>
                <w:div w:id="390083505">
                  <w:marLeft w:val="0"/>
                  <w:marRight w:val="0"/>
                  <w:marTop w:val="0"/>
                  <w:marBottom w:val="0"/>
                  <w:divBdr>
                    <w:top w:val="none" w:sz="0" w:space="0" w:color="auto"/>
                    <w:left w:val="none" w:sz="0" w:space="0" w:color="auto"/>
                    <w:bottom w:val="none" w:sz="0" w:space="0" w:color="auto"/>
                    <w:right w:val="none" w:sz="0" w:space="0" w:color="auto"/>
                  </w:divBdr>
                  <w:divsChild>
                    <w:div w:id="1449617042">
                      <w:marLeft w:val="0"/>
                      <w:marRight w:val="0"/>
                      <w:marTop w:val="0"/>
                      <w:marBottom w:val="0"/>
                      <w:divBdr>
                        <w:top w:val="none" w:sz="0" w:space="0" w:color="auto"/>
                        <w:left w:val="none" w:sz="0" w:space="0" w:color="auto"/>
                        <w:bottom w:val="none" w:sz="0" w:space="0" w:color="auto"/>
                        <w:right w:val="none" w:sz="0" w:space="0" w:color="auto"/>
                      </w:divBdr>
                    </w:div>
                    <w:div w:id="2019305288">
                      <w:marLeft w:val="0"/>
                      <w:marRight w:val="0"/>
                      <w:marTop w:val="0"/>
                      <w:marBottom w:val="0"/>
                      <w:divBdr>
                        <w:top w:val="none" w:sz="0" w:space="0" w:color="auto"/>
                        <w:left w:val="none" w:sz="0" w:space="0" w:color="auto"/>
                        <w:bottom w:val="none" w:sz="0" w:space="0" w:color="auto"/>
                        <w:right w:val="none" w:sz="0" w:space="0" w:color="auto"/>
                      </w:divBdr>
                    </w:div>
                  </w:divsChild>
                </w:div>
                <w:div w:id="407002541">
                  <w:marLeft w:val="0"/>
                  <w:marRight w:val="0"/>
                  <w:marTop w:val="0"/>
                  <w:marBottom w:val="0"/>
                  <w:divBdr>
                    <w:top w:val="none" w:sz="0" w:space="0" w:color="auto"/>
                    <w:left w:val="none" w:sz="0" w:space="0" w:color="auto"/>
                    <w:bottom w:val="none" w:sz="0" w:space="0" w:color="auto"/>
                    <w:right w:val="none" w:sz="0" w:space="0" w:color="auto"/>
                  </w:divBdr>
                  <w:divsChild>
                    <w:div w:id="2032998038">
                      <w:marLeft w:val="0"/>
                      <w:marRight w:val="0"/>
                      <w:marTop w:val="0"/>
                      <w:marBottom w:val="0"/>
                      <w:divBdr>
                        <w:top w:val="none" w:sz="0" w:space="0" w:color="auto"/>
                        <w:left w:val="none" w:sz="0" w:space="0" w:color="auto"/>
                        <w:bottom w:val="none" w:sz="0" w:space="0" w:color="auto"/>
                        <w:right w:val="none" w:sz="0" w:space="0" w:color="auto"/>
                      </w:divBdr>
                    </w:div>
                  </w:divsChild>
                </w:div>
                <w:div w:id="741022205">
                  <w:marLeft w:val="0"/>
                  <w:marRight w:val="0"/>
                  <w:marTop w:val="0"/>
                  <w:marBottom w:val="0"/>
                  <w:divBdr>
                    <w:top w:val="none" w:sz="0" w:space="0" w:color="auto"/>
                    <w:left w:val="none" w:sz="0" w:space="0" w:color="auto"/>
                    <w:bottom w:val="none" w:sz="0" w:space="0" w:color="auto"/>
                    <w:right w:val="none" w:sz="0" w:space="0" w:color="auto"/>
                  </w:divBdr>
                  <w:divsChild>
                    <w:div w:id="1422019567">
                      <w:marLeft w:val="0"/>
                      <w:marRight w:val="0"/>
                      <w:marTop w:val="0"/>
                      <w:marBottom w:val="0"/>
                      <w:divBdr>
                        <w:top w:val="none" w:sz="0" w:space="0" w:color="auto"/>
                        <w:left w:val="none" w:sz="0" w:space="0" w:color="auto"/>
                        <w:bottom w:val="none" w:sz="0" w:space="0" w:color="auto"/>
                        <w:right w:val="none" w:sz="0" w:space="0" w:color="auto"/>
                      </w:divBdr>
                    </w:div>
                  </w:divsChild>
                </w:div>
                <w:div w:id="1078748664">
                  <w:marLeft w:val="0"/>
                  <w:marRight w:val="0"/>
                  <w:marTop w:val="0"/>
                  <w:marBottom w:val="0"/>
                  <w:divBdr>
                    <w:top w:val="none" w:sz="0" w:space="0" w:color="auto"/>
                    <w:left w:val="none" w:sz="0" w:space="0" w:color="auto"/>
                    <w:bottom w:val="none" w:sz="0" w:space="0" w:color="auto"/>
                    <w:right w:val="none" w:sz="0" w:space="0" w:color="auto"/>
                  </w:divBdr>
                  <w:divsChild>
                    <w:div w:id="1821533997">
                      <w:marLeft w:val="0"/>
                      <w:marRight w:val="0"/>
                      <w:marTop w:val="0"/>
                      <w:marBottom w:val="0"/>
                      <w:divBdr>
                        <w:top w:val="none" w:sz="0" w:space="0" w:color="auto"/>
                        <w:left w:val="none" w:sz="0" w:space="0" w:color="auto"/>
                        <w:bottom w:val="none" w:sz="0" w:space="0" w:color="auto"/>
                        <w:right w:val="none" w:sz="0" w:space="0" w:color="auto"/>
                      </w:divBdr>
                    </w:div>
                    <w:div w:id="1910069737">
                      <w:marLeft w:val="0"/>
                      <w:marRight w:val="0"/>
                      <w:marTop w:val="0"/>
                      <w:marBottom w:val="0"/>
                      <w:divBdr>
                        <w:top w:val="none" w:sz="0" w:space="0" w:color="auto"/>
                        <w:left w:val="none" w:sz="0" w:space="0" w:color="auto"/>
                        <w:bottom w:val="none" w:sz="0" w:space="0" w:color="auto"/>
                        <w:right w:val="none" w:sz="0" w:space="0" w:color="auto"/>
                      </w:divBdr>
                    </w:div>
                  </w:divsChild>
                </w:div>
                <w:div w:id="1122647936">
                  <w:marLeft w:val="0"/>
                  <w:marRight w:val="0"/>
                  <w:marTop w:val="0"/>
                  <w:marBottom w:val="0"/>
                  <w:divBdr>
                    <w:top w:val="none" w:sz="0" w:space="0" w:color="auto"/>
                    <w:left w:val="none" w:sz="0" w:space="0" w:color="auto"/>
                    <w:bottom w:val="none" w:sz="0" w:space="0" w:color="auto"/>
                    <w:right w:val="none" w:sz="0" w:space="0" w:color="auto"/>
                  </w:divBdr>
                  <w:divsChild>
                    <w:div w:id="246117726">
                      <w:marLeft w:val="0"/>
                      <w:marRight w:val="0"/>
                      <w:marTop w:val="0"/>
                      <w:marBottom w:val="0"/>
                      <w:divBdr>
                        <w:top w:val="none" w:sz="0" w:space="0" w:color="auto"/>
                        <w:left w:val="none" w:sz="0" w:space="0" w:color="auto"/>
                        <w:bottom w:val="none" w:sz="0" w:space="0" w:color="auto"/>
                        <w:right w:val="none" w:sz="0" w:space="0" w:color="auto"/>
                      </w:divBdr>
                    </w:div>
                  </w:divsChild>
                </w:div>
                <w:div w:id="1311011297">
                  <w:marLeft w:val="0"/>
                  <w:marRight w:val="0"/>
                  <w:marTop w:val="0"/>
                  <w:marBottom w:val="0"/>
                  <w:divBdr>
                    <w:top w:val="none" w:sz="0" w:space="0" w:color="auto"/>
                    <w:left w:val="none" w:sz="0" w:space="0" w:color="auto"/>
                    <w:bottom w:val="none" w:sz="0" w:space="0" w:color="auto"/>
                    <w:right w:val="none" w:sz="0" w:space="0" w:color="auto"/>
                  </w:divBdr>
                  <w:divsChild>
                    <w:div w:id="135490569">
                      <w:marLeft w:val="0"/>
                      <w:marRight w:val="0"/>
                      <w:marTop w:val="0"/>
                      <w:marBottom w:val="0"/>
                      <w:divBdr>
                        <w:top w:val="none" w:sz="0" w:space="0" w:color="auto"/>
                        <w:left w:val="none" w:sz="0" w:space="0" w:color="auto"/>
                        <w:bottom w:val="none" w:sz="0" w:space="0" w:color="auto"/>
                        <w:right w:val="none" w:sz="0" w:space="0" w:color="auto"/>
                      </w:divBdr>
                    </w:div>
                  </w:divsChild>
                </w:div>
                <w:div w:id="1535800951">
                  <w:marLeft w:val="0"/>
                  <w:marRight w:val="0"/>
                  <w:marTop w:val="0"/>
                  <w:marBottom w:val="0"/>
                  <w:divBdr>
                    <w:top w:val="none" w:sz="0" w:space="0" w:color="auto"/>
                    <w:left w:val="none" w:sz="0" w:space="0" w:color="auto"/>
                    <w:bottom w:val="none" w:sz="0" w:space="0" w:color="auto"/>
                    <w:right w:val="none" w:sz="0" w:space="0" w:color="auto"/>
                  </w:divBdr>
                  <w:divsChild>
                    <w:div w:id="110591271">
                      <w:marLeft w:val="0"/>
                      <w:marRight w:val="0"/>
                      <w:marTop w:val="0"/>
                      <w:marBottom w:val="0"/>
                      <w:divBdr>
                        <w:top w:val="none" w:sz="0" w:space="0" w:color="auto"/>
                        <w:left w:val="none" w:sz="0" w:space="0" w:color="auto"/>
                        <w:bottom w:val="none" w:sz="0" w:space="0" w:color="auto"/>
                        <w:right w:val="none" w:sz="0" w:space="0" w:color="auto"/>
                      </w:divBdr>
                    </w:div>
                  </w:divsChild>
                </w:div>
                <w:div w:id="1642151487">
                  <w:marLeft w:val="0"/>
                  <w:marRight w:val="0"/>
                  <w:marTop w:val="0"/>
                  <w:marBottom w:val="0"/>
                  <w:divBdr>
                    <w:top w:val="none" w:sz="0" w:space="0" w:color="auto"/>
                    <w:left w:val="none" w:sz="0" w:space="0" w:color="auto"/>
                    <w:bottom w:val="none" w:sz="0" w:space="0" w:color="auto"/>
                    <w:right w:val="none" w:sz="0" w:space="0" w:color="auto"/>
                  </w:divBdr>
                  <w:divsChild>
                    <w:div w:id="1843542396">
                      <w:marLeft w:val="0"/>
                      <w:marRight w:val="0"/>
                      <w:marTop w:val="0"/>
                      <w:marBottom w:val="0"/>
                      <w:divBdr>
                        <w:top w:val="none" w:sz="0" w:space="0" w:color="auto"/>
                        <w:left w:val="none" w:sz="0" w:space="0" w:color="auto"/>
                        <w:bottom w:val="none" w:sz="0" w:space="0" w:color="auto"/>
                        <w:right w:val="none" w:sz="0" w:space="0" w:color="auto"/>
                      </w:divBdr>
                    </w:div>
                  </w:divsChild>
                </w:div>
                <w:div w:id="1817918240">
                  <w:marLeft w:val="0"/>
                  <w:marRight w:val="0"/>
                  <w:marTop w:val="0"/>
                  <w:marBottom w:val="0"/>
                  <w:divBdr>
                    <w:top w:val="none" w:sz="0" w:space="0" w:color="auto"/>
                    <w:left w:val="none" w:sz="0" w:space="0" w:color="auto"/>
                    <w:bottom w:val="none" w:sz="0" w:space="0" w:color="auto"/>
                    <w:right w:val="none" w:sz="0" w:space="0" w:color="auto"/>
                  </w:divBdr>
                  <w:divsChild>
                    <w:div w:id="2003729249">
                      <w:marLeft w:val="0"/>
                      <w:marRight w:val="0"/>
                      <w:marTop w:val="0"/>
                      <w:marBottom w:val="0"/>
                      <w:divBdr>
                        <w:top w:val="none" w:sz="0" w:space="0" w:color="auto"/>
                        <w:left w:val="none" w:sz="0" w:space="0" w:color="auto"/>
                        <w:bottom w:val="none" w:sz="0" w:space="0" w:color="auto"/>
                        <w:right w:val="none" w:sz="0" w:space="0" w:color="auto"/>
                      </w:divBdr>
                    </w:div>
                  </w:divsChild>
                </w:div>
                <w:div w:id="1921285769">
                  <w:marLeft w:val="0"/>
                  <w:marRight w:val="0"/>
                  <w:marTop w:val="0"/>
                  <w:marBottom w:val="0"/>
                  <w:divBdr>
                    <w:top w:val="none" w:sz="0" w:space="0" w:color="auto"/>
                    <w:left w:val="none" w:sz="0" w:space="0" w:color="auto"/>
                    <w:bottom w:val="none" w:sz="0" w:space="0" w:color="auto"/>
                    <w:right w:val="none" w:sz="0" w:space="0" w:color="auto"/>
                  </w:divBdr>
                  <w:divsChild>
                    <w:div w:id="21191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47213">
          <w:marLeft w:val="0"/>
          <w:marRight w:val="0"/>
          <w:marTop w:val="0"/>
          <w:marBottom w:val="0"/>
          <w:divBdr>
            <w:top w:val="none" w:sz="0" w:space="0" w:color="auto"/>
            <w:left w:val="none" w:sz="0" w:space="0" w:color="auto"/>
            <w:bottom w:val="none" w:sz="0" w:space="0" w:color="auto"/>
            <w:right w:val="none" w:sz="0" w:space="0" w:color="auto"/>
          </w:divBdr>
        </w:div>
        <w:div w:id="721099352">
          <w:marLeft w:val="0"/>
          <w:marRight w:val="0"/>
          <w:marTop w:val="0"/>
          <w:marBottom w:val="0"/>
          <w:divBdr>
            <w:top w:val="none" w:sz="0" w:space="0" w:color="auto"/>
            <w:left w:val="none" w:sz="0" w:space="0" w:color="auto"/>
            <w:bottom w:val="none" w:sz="0" w:space="0" w:color="auto"/>
            <w:right w:val="none" w:sz="0" w:space="0" w:color="auto"/>
          </w:divBdr>
        </w:div>
        <w:div w:id="741221306">
          <w:marLeft w:val="0"/>
          <w:marRight w:val="0"/>
          <w:marTop w:val="0"/>
          <w:marBottom w:val="0"/>
          <w:divBdr>
            <w:top w:val="none" w:sz="0" w:space="0" w:color="auto"/>
            <w:left w:val="none" w:sz="0" w:space="0" w:color="auto"/>
            <w:bottom w:val="none" w:sz="0" w:space="0" w:color="auto"/>
            <w:right w:val="none" w:sz="0" w:space="0" w:color="auto"/>
          </w:divBdr>
        </w:div>
        <w:div w:id="796996191">
          <w:marLeft w:val="0"/>
          <w:marRight w:val="0"/>
          <w:marTop w:val="0"/>
          <w:marBottom w:val="0"/>
          <w:divBdr>
            <w:top w:val="none" w:sz="0" w:space="0" w:color="auto"/>
            <w:left w:val="none" w:sz="0" w:space="0" w:color="auto"/>
            <w:bottom w:val="none" w:sz="0" w:space="0" w:color="auto"/>
            <w:right w:val="none" w:sz="0" w:space="0" w:color="auto"/>
          </w:divBdr>
          <w:divsChild>
            <w:div w:id="813060993">
              <w:marLeft w:val="-75"/>
              <w:marRight w:val="0"/>
              <w:marTop w:val="30"/>
              <w:marBottom w:val="30"/>
              <w:divBdr>
                <w:top w:val="none" w:sz="0" w:space="0" w:color="auto"/>
                <w:left w:val="none" w:sz="0" w:space="0" w:color="auto"/>
                <w:bottom w:val="none" w:sz="0" w:space="0" w:color="auto"/>
                <w:right w:val="none" w:sz="0" w:space="0" w:color="auto"/>
              </w:divBdr>
              <w:divsChild>
                <w:div w:id="131943007">
                  <w:marLeft w:val="0"/>
                  <w:marRight w:val="0"/>
                  <w:marTop w:val="0"/>
                  <w:marBottom w:val="0"/>
                  <w:divBdr>
                    <w:top w:val="none" w:sz="0" w:space="0" w:color="auto"/>
                    <w:left w:val="none" w:sz="0" w:space="0" w:color="auto"/>
                    <w:bottom w:val="none" w:sz="0" w:space="0" w:color="auto"/>
                    <w:right w:val="none" w:sz="0" w:space="0" w:color="auto"/>
                  </w:divBdr>
                  <w:divsChild>
                    <w:div w:id="1186022737">
                      <w:marLeft w:val="0"/>
                      <w:marRight w:val="0"/>
                      <w:marTop w:val="0"/>
                      <w:marBottom w:val="0"/>
                      <w:divBdr>
                        <w:top w:val="none" w:sz="0" w:space="0" w:color="auto"/>
                        <w:left w:val="none" w:sz="0" w:space="0" w:color="auto"/>
                        <w:bottom w:val="none" w:sz="0" w:space="0" w:color="auto"/>
                        <w:right w:val="none" w:sz="0" w:space="0" w:color="auto"/>
                      </w:divBdr>
                    </w:div>
                    <w:div w:id="1494182362">
                      <w:marLeft w:val="0"/>
                      <w:marRight w:val="0"/>
                      <w:marTop w:val="0"/>
                      <w:marBottom w:val="0"/>
                      <w:divBdr>
                        <w:top w:val="none" w:sz="0" w:space="0" w:color="auto"/>
                        <w:left w:val="none" w:sz="0" w:space="0" w:color="auto"/>
                        <w:bottom w:val="none" w:sz="0" w:space="0" w:color="auto"/>
                        <w:right w:val="none" w:sz="0" w:space="0" w:color="auto"/>
                      </w:divBdr>
                    </w:div>
                  </w:divsChild>
                </w:div>
                <w:div w:id="153186078">
                  <w:marLeft w:val="0"/>
                  <w:marRight w:val="0"/>
                  <w:marTop w:val="0"/>
                  <w:marBottom w:val="0"/>
                  <w:divBdr>
                    <w:top w:val="none" w:sz="0" w:space="0" w:color="auto"/>
                    <w:left w:val="none" w:sz="0" w:space="0" w:color="auto"/>
                    <w:bottom w:val="none" w:sz="0" w:space="0" w:color="auto"/>
                    <w:right w:val="none" w:sz="0" w:space="0" w:color="auto"/>
                  </w:divBdr>
                  <w:divsChild>
                    <w:div w:id="1979259662">
                      <w:marLeft w:val="0"/>
                      <w:marRight w:val="0"/>
                      <w:marTop w:val="0"/>
                      <w:marBottom w:val="0"/>
                      <w:divBdr>
                        <w:top w:val="none" w:sz="0" w:space="0" w:color="auto"/>
                        <w:left w:val="none" w:sz="0" w:space="0" w:color="auto"/>
                        <w:bottom w:val="none" w:sz="0" w:space="0" w:color="auto"/>
                        <w:right w:val="none" w:sz="0" w:space="0" w:color="auto"/>
                      </w:divBdr>
                    </w:div>
                  </w:divsChild>
                </w:div>
                <w:div w:id="501437526">
                  <w:marLeft w:val="0"/>
                  <w:marRight w:val="0"/>
                  <w:marTop w:val="0"/>
                  <w:marBottom w:val="0"/>
                  <w:divBdr>
                    <w:top w:val="none" w:sz="0" w:space="0" w:color="auto"/>
                    <w:left w:val="none" w:sz="0" w:space="0" w:color="auto"/>
                    <w:bottom w:val="none" w:sz="0" w:space="0" w:color="auto"/>
                    <w:right w:val="none" w:sz="0" w:space="0" w:color="auto"/>
                  </w:divBdr>
                  <w:divsChild>
                    <w:div w:id="1199006187">
                      <w:marLeft w:val="0"/>
                      <w:marRight w:val="0"/>
                      <w:marTop w:val="0"/>
                      <w:marBottom w:val="0"/>
                      <w:divBdr>
                        <w:top w:val="none" w:sz="0" w:space="0" w:color="auto"/>
                        <w:left w:val="none" w:sz="0" w:space="0" w:color="auto"/>
                        <w:bottom w:val="none" w:sz="0" w:space="0" w:color="auto"/>
                        <w:right w:val="none" w:sz="0" w:space="0" w:color="auto"/>
                      </w:divBdr>
                    </w:div>
                    <w:div w:id="1621960774">
                      <w:marLeft w:val="0"/>
                      <w:marRight w:val="0"/>
                      <w:marTop w:val="0"/>
                      <w:marBottom w:val="0"/>
                      <w:divBdr>
                        <w:top w:val="none" w:sz="0" w:space="0" w:color="auto"/>
                        <w:left w:val="none" w:sz="0" w:space="0" w:color="auto"/>
                        <w:bottom w:val="none" w:sz="0" w:space="0" w:color="auto"/>
                        <w:right w:val="none" w:sz="0" w:space="0" w:color="auto"/>
                      </w:divBdr>
                    </w:div>
                  </w:divsChild>
                </w:div>
                <w:div w:id="608046100">
                  <w:marLeft w:val="0"/>
                  <w:marRight w:val="0"/>
                  <w:marTop w:val="0"/>
                  <w:marBottom w:val="0"/>
                  <w:divBdr>
                    <w:top w:val="none" w:sz="0" w:space="0" w:color="auto"/>
                    <w:left w:val="none" w:sz="0" w:space="0" w:color="auto"/>
                    <w:bottom w:val="none" w:sz="0" w:space="0" w:color="auto"/>
                    <w:right w:val="none" w:sz="0" w:space="0" w:color="auto"/>
                  </w:divBdr>
                  <w:divsChild>
                    <w:div w:id="491995555">
                      <w:marLeft w:val="0"/>
                      <w:marRight w:val="0"/>
                      <w:marTop w:val="0"/>
                      <w:marBottom w:val="0"/>
                      <w:divBdr>
                        <w:top w:val="none" w:sz="0" w:space="0" w:color="auto"/>
                        <w:left w:val="none" w:sz="0" w:space="0" w:color="auto"/>
                        <w:bottom w:val="none" w:sz="0" w:space="0" w:color="auto"/>
                        <w:right w:val="none" w:sz="0" w:space="0" w:color="auto"/>
                      </w:divBdr>
                    </w:div>
                  </w:divsChild>
                </w:div>
                <w:div w:id="739408929">
                  <w:marLeft w:val="0"/>
                  <w:marRight w:val="0"/>
                  <w:marTop w:val="0"/>
                  <w:marBottom w:val="0"/>
                  <w:divBdr>
                    <w:top w:val="none" w:sz="0" w:space="0" w:color="auto"/>
                    <w:left w:val="none" w:sz="0" w:space="0" w:color="auto"/>
                    <w:bottom w:val="none" w:sz="0" w:space="0" w:color="auto"/>
                    <w:right w:val="none" w:sz="0" w:space="0" w:color="auto"/>
                  </w:divBdr>
                  <w:divsChild>
                    <w:div w:id="494304833">
                      <w:marLeft w:val="0"/>
                      <w:marRight w:val="0"/>
                      <w:marTop w:val="0"/>
                      <w:marBottom w:val="0"/>
                      <w:divBdr>
                        <w:top w:val="none" w:sz="0" w:space="0" w:color="auto"/>
                        <w:left w:val="none" w:sz="0" w:space="0" w:color="auto"/>
                        <w:bottom w:val="none" w:sz="0" w:space="0" w:color="auto"/>
                        <w:right w:val="none" w:sz="0" w:space="0" w:color="auto"/>
                      </w:divBdr>
                    </w:div>
                    <w:div w:id="1682929198">
                      <w:marLeft w:val="0"/>
                      <w:marRight w:val="0"/>
                      <w:marTop w:val="0"/>
                      <w:marBottom w:val="0"/>
                      <w:divBdr>
                        <w:top w:val="none" w:sz="0" w:space="0" w:color="auto"/>
                        <w:left w:val="none" w:sz="0" w:space="0" w:color="auto"/>
                        <w:bottom w:val="none" w:sz="0" w:space="0" w:color="auto"/>
                        <w:right w:val="none" w:sz="0" w:space="0" w:color="auto"/>
                      </w:divBdr>
                    </w:div>
                  </w:divsChild>
                </w:div>
                <w:div w:id="992829205">
                  <w:marLeft w:val="0"/>
                  <w:marRight w:val="0"/>
                  <w:marTop w:val="0"/>
                  <w:marBottom w:val="0"/>
                  <w:divBdr>
                    <w:top w:val="none" w:sz="0" w:space="0" w:color="auto"/>
                    <w:left w:val="none" w:sz="0" w:space="0" w:color="auto"/>
                    <w:bottom w:val="none" w:sz="0" w:space="0" w:color="auto"/>
                    <w:right w:val="none" w:sz="0" w:space="0" w:color="auto"/>
                  </w:divBdr>
                  <w:divsChild>
                    <w:div w:id="632366860">
                      <w:marLeft w:val="0"/>
                      <w:marRight w:val="0"/>
                      <w:marTop w:val="0"/>
                      <w:marBottom w:val="0"/>
                      <w:divBdr>
                        <w:top w:val="none" w:sz="0" w:space="0" w:color="auto"/>
                        <w:left w:val="none" w:sz="0" w:space="0" w:color="auto"/>
                        <w:bottom w:val="none" w:sz="0" w:space="0" w:color="auto"/>
                        <w:right w:val="none" w:sz="0" w:space="0" w:color="auto"/>
                      </w:divBdr>
                    </w:div>
                    <w:div w:id="1577397232">
                      <w:marLeft w:val="0"/>
                      <w:marRight w:val="0"/>
                      <w:marTop w:val="0"/>
                      <w:marBottom w:val="0"/>
                      <w:divBdr>
                        <w:top w:val="none" w:sz="0" w:space="0" w:color="auto"/>
                        <w:left w:val="none" w:sz="0" w:space="0" w:color="auto"/>
                        <w:bottom w:val="none" w:sz="0" w:space="0" w:color="auto"/>
                        <w:right w:val="none" w:sz="0" w:space="0" w:color="auto"/>
                      </w:divBdr>
                    </w:div>
                  </w:divsChild>
                </w:div>
                <w:div w:id="1021123567">
                  <w:marLeft w:val="0"/>
                  <w:marRight w:val="0"/>
                  <w:marTop w:val="0"/>
                  <w:marBottom w:val="0"/>
                  <w:divBdr>
                    <w:top w:val="none" w:sz="0" w:space="0" w:color="auto"/>
                    <w:left w:val="none" w:sz="0" w:space="0" w:color="auto"/>
                    <w:bottom w:val="none" w:sz="0" w:space="0" w:color="auto"/>
                    <w:right w:val="none" w:sz="0" w:space="0" w:color="auto"/>
                  </w:divBdr>
                  <w:divsChild>
                    <w:div w:id="2058357045">
                      <w:marLeft w:val="0"/>
                      <w:marRight w:val="0"/>
                      <w:marTop w:val="0"/>
                      <w:marBottom w:val="0"/>
                      <w:divBdr>
                        <w:top w:val="none" w:sz="0" w:space="0" w:color="auto"/>
                        <w:left w:val="none" w:sz="0" w:space="0" w:color="auto"/>
                        <w:bottom w:val="none" w:sz="0" w:space="0" w:color="auto"/>
                        <w:right w:val="none" w:sz="0" w:space="0" w:color="auto"/>
                      </w:divBdr>
                    </w:div>
                  </w:divsChild>
                </w:div>
                <w:div w:id="1082609014">
                  <w:marLeft w:val="0"/>
                  <w:marRight w:val="0"/>
                  <w:marTop w:val="0"/>
                  <w:marBottom w:val="0"/>
                  <w:divBdr>
                    <w:top w:val="none" w:sz="0" w:space="0" w:color="auto"/>
                    <w:left w:val="none" w:sz="0" w:space="0" w:color="auto"/>
                    <w:bottom w:val="none" w:sz="0" w:space="0" w:color="auto"/>
                    <w:right w:val="none" w:sz="0" w:space="0" w:color="auto"/>
                  </w:divBdr>
                  <w:divsChild>
                    <w:div w:id="966205374">
                      <w:marLeft w:val="0"/>
                      <w:marRight w:val="0"/>
                      <w:marTop w:val="0"/>
                      <w:marBottom w:val="0"/>
                      <w:divBdr>
                        <w:top w:val="none" w:sz="0" w:space="0" w:color="auto"/>
                        <w:left w:val="none" w:sz="0" w:space="0" w:color="auto"/>
                        <w:bottom w:val="none" w:sz="0" w:space="0" w:color="auto"/>
                        <w:right w:val="none" w:sz="0" w:space="0" w:color="auto"/>
                      </w:divBdr>
                    </w:div>
                  </w:divsChild>
                </w:div>
                <w:div w:id="1093740640">
                  <w:marLeft w:val="0"/>
                  <w:marRight w:val="0"/>
                  <w:marTop w:val="0"/>
                  <w:marBottom w:val="0"/>
                  <w:divBdr>
                    <w:top w:val="none" w:sz="0" w:space="0" w:color="auto"/>
                    <w:left w:val="none" w:sz="0" w:space="0" w:color="auto"/>
                    <w:bottom w:val="none" w:sz="0" w:space="0" w:color="auto"/>
                    <w:right w:val="none" w:sz="0" w:space="0" w:color="auto"/>
                  </w:divBdr>
                  <w:divsChild>
                    <w:div w:id="645861075">
                      <w:marLeft w:val="0"/>
                      <w:marRight w:val="0"/>
                      <w:marTop w:val="0"/>
                      <w:marBottom w:val="0"/>
                      <w:divBdr>
                        <w:top w:val="none" w:sz="0" w:space="0" w:color="auto"/>
                        <w:left w:val="none" w:sz="0" w:space="0" w:color="auto"/>
                        <w:bottom w:val="none" w:sz="0" w:space="0" w:color="auto"/>
                        <w:right w:val="none" w:sz="0" w:space="0" w:color="auto"/>
                      </w:divBdr>
                    </w:div>
                  </w:divsChild>
                </w:div>
                <w:div w:id="1113474074">
                  <w:marLeft w:val="0"/>
                  <w:marRight w:val="0"/>
                  <w:marTop w:val="0"/>
                  <w:marBottom w:val="0"/>
                  <w:divBdr>
                    <w:top w:val="none" w:sz="0" w:space="0" w:color="auto"/>
                    <w:left w:val="none" w:sz="0" w:space="0" w:color="auto"/>
                    <w:bottom w:val="none" w:sz="0" w:space="0" w:color="auto"/>
                    <w:right w:val="none" w:sz="0" w:space="0" w:color="auto"/>
                  </w:divBdr>
                  <w:divsChild>
                    <w:div w:id="1592544089">
                      <w:marLeft w:val="0"/>
                      <w:marRight w:val="0"/>
                      <w:marTop w:val="0"/>
                      <w:marBottom w:val="0"/>
                      <w:divBdr>
                        <w:top w:val="none" w:sz="0" w:space="0" w:color="auto"/>
                        <w:left w:val="none" w:sz="0" w:space="0" w:color="auto"/>
                        <w:bottom w:val="none" w:sz="0" w:space="0" w:color="auto"/>
                        <w:right w:val="none" w:sz="0" w:space="0" w:color="auto"/>
                      </w:divBdr>
                    </w:div>
                  </w:divsChild>
                </w:div>
                <w:div w:id="1185635695">
                  <w:marLeft w:val="0"/>
                  <w:marRight w:val="0"/>
                  <w:marTop w:val="0"/>
                  <w:marBottom w:val="0"/>
                  <w:divBdr>
                    <w:top w:val="none" w:sz="0" w:space="0" w:color="auto"/>
                    <w:left w:val="none" w:sz="0" w:space="0" w:color="auto"/>
                    <w:bottom w:val="none" w:sz="0" w:space="0" w:color="auto"/>
                    <w:right w:val="none" w:sz="0" w:space="0" w:color="auto"/>
                  </w:divBdr>
                  <w:divsChild>
                    <w:div w:id="1479877713">
                      <w:marLeft w:val="0"/>
                      <w:marRight w:val="0"/>
                      <w:marTop w:val="0"/>
                      <w:marBottom w:val="0"/>
                      <w:divBdr>
                        <w:top w:val="none" w:sz="0" w:space="0" w:color="auto"/>
                        <w:left w:val="none" w:sz="0" w:space="0" w:color="auto"/>
                        <w:bottom w:val="none" w:sz="0" w:space="0" w:color="auto"/>
                        <w:right w:val="none" w:sz="0" w:space="0" w:color="auto"/>
                      </w:divBdr>
                    </w:div>
                  </w:divsChild>
                </w:div>
                <w:div w:id="1197279465">
                  <w:marLeft w:val="0"/>
                  <w:marRight w:val="0"/>
                  <w:marTop w:val="0"/>
                  <w:marBottom w:val="0"/>
                  <w:divBdr>
                    <w:top w:val="none" w:sz="0" w:space="0" w:color="auto"/>
                    <w:left w:val="none" w:sz="0" w:space="0" w:color="auto"/>
                    <w:bottom w:val="none" w:sz="0" w:space="0" w:color="auto"/>
                    <w:right w:val="none" w:sz="0" w:space="0" w:color="auto"/>
                  </w:divBdr>
                  <w:divsChild>
                    <w:div w:id="449975035">
                      <w:marLeft w:val="0"/>
                      <w:marRight w:val="0"/>
                      <w:marTop w:val="0"/>
                      <w:marBottom w:val="0"/>
                      <w:divBdr>
                        <w:top w:val="none" w:sz="0" w:space="0" w:color="auto"/>
                        <w:left w:val="none" w:sz="0" w:space="0" w:color="auto"/>
                        <w:bottom w:val="none" w:sz="0" w:space="0" w:color="auto"/>
                        <w:right w:val="none" w:sz="0" w:space="0" w:color="auto"/>
                      </w:divBdr>
                    </w:div>
                  </w:divsChild>
                </w:div>
                <w:div w:id="1304919852">
                  <w:marLeft w:val="0"/>
                  <w:marRight w:val="0"/>
                  <w:marTop w:val="0"/>
                  <w:marBottom w:val="0"/>
                  <w:divBdr>
                    <w:top w:val="none" w:sz="0" w:space="0" w:color="auto"/>
                    <w:left w:val="none" w:sz="0" w:space="0" w:color="auto"/>
                    <w:bottom w:val="none" w:sz="0" w:space="0" w:color="auto"/>
                    <w:right w:val="none" w:sz="0" w:space="0" w:color="auto"/>
                  </w:divBdr>
                  <w:divsChild>
                    <w:div w:id="1411196809">
                      <w:marLeft w:val="0"/>
                      <w:marRight w:val="0"/>
                      <w:marTop w:val="0"/>
                      <w:marBottom w:val="0"/>
                      <w:divBdr>
                        <w:top w:val="none" w:sz="0" w:space="0" w:color="auto"/>
                        <w:left w:val="none" w:sz="0" w:space="0" w:color="auto"/>
                        <w:bottom w:val="none" w:sz="0" w:space="0" w:color="auto"/>
                        <w:right w:val="none" w:sz="0" w:space="0" w:color="auto"/>
                      </w:divBdr>
                    </w:div>
                  </w:divsChild>
                </w:div>
                <w:div w:id="1404371673">
                  <w:marLeft w:val="0"/>
                  <w:marRight w:val="0"/>
                  <w:marTop w:val="0"/>
                  <w:marBottom w:val="0"/>
                  <w:divBdr>
                    <w:top w:val="none" w:sz="0" w:space="0" w:color="auto"/>
                    <w:left w:val="none" w:sz="0" w:space="0" w:color="auto"/>
                    <w:bottom w:val="none" w:sz="0" w:space="0" w:color="auto"/>
                    <w:right w:val="none" w:sz="0" w:space="0" w:color="auto"/>
                  </w:divBdr>
                  <w:divsChild>
                    <w:div w:id="2071882241">
                      <w:marLeft w:val="0"/>
                      <w:marRight w:val="0"/>
                      <w:marTop w:val="0"/>
                      <w:marBottom w:val="0"/>
                      <w:divBdr>
                        <w:top w:val="none" w:sz="0" w:space="0" w:color="auto"/>
                        <w:left w:val="none" w:sz="0" w:space="0" w:color="auto"/>
                        <w:bottom w:val="none" w:sz="0" w:space="0" w:color="auto"/>
                        <w:right w:val="none" w:sz="0" w:space="0" w:color="auto"/>
                      </w:divBdr>
                    </w:div>
                  </w:divsChild>
                </w:div>
                <w:div w:id="1530604874">
                  <w:marLeft w:val="0"/>
                  <w:marRight w:val="0"/>
                  <w:marTop w:val="0"/>
                  <w:marBottom w:val="0"/>
                  <w:divBdr>
                    <w:top w:val="none" w:sz="0" w:space="0" w:color="auto"/>
                    <w:left w:val="none" w:sz="0" w:space="0" w:color="auto"/>
                    <w:bottom w:val="none" w:sz="0" w:space="0" w:color="auto"/>
                    <w:right w:val="none" w:sz="0" w:space="0" w:color="auto"/>
                  </w:divBdr>
                  <w:divsChild>
                    <w:div w:id="573392560">
                      <w:marLeft w:val="0"/>
                      <w:marRight w:val="0"/>
                      <w:marTop w:val="0"/>
                      <w:marBottom w:val="0"/>
                      <w:divBdr>
                        <w:top w:val="none" w:sz="0" w:space="0" w:color="auto"/>
                        <w:left w:val="none" w:sz="0" w:space="0" w:color="auto"/>
                        <w:bottom w:val="none" w:sz="0" w:space="0" w:color="auto"/>
                        <w:right w:val="none" w:sz="0" w:space="0" w:color="auto"/>
                      </w:divBdr>
                    </w:div>
                    <w:div w:id="1728071295">
                      <w:marLeft w:val="0"/>
                      <w:marRight w:val="0"/>
                      <w:marTop w:val="0"/>
                      <w:marBottom w:val="0"/>
                      <w:divBdr>
                        <w:top w:val="none" w:sz="0" w:space="0" w:color="auto"/>
                        <w:left w:val="none" w:sz="0" w:space="0" w:color="auto"/>
                        <w:bottom w:val="none" w:sz="0" w:space="0" w:color="auto"/>
                        <w:right w:val="none" w:sz="0" w:space="0" w:color="auto"/>
                      </w:divBdr>
                    </w:div>
                  </w:divsChild>
                </w:div>
                <w:div w:id="2006200866">
                  <w:marLeft w:val="0"/>
                  <w:marRight w:val="0"/>
                  <w:marTop w:val="0"/>
                  <w:marBottom w:val="0"/>
                  <w:divBdr>
                    <w:top w:val="none" w:sz="0" w:space="0" w:color="auto"/>
                    <w:left w:val="none" w:sz="0" w:space="0" w:color="auto"/>
                    <w:bottom w:val="none" w:sz="0" w:space="0" w:color="auto"/>
                    <w:right w:val="none" w:sz="0" w:space="0" w:color="auto"/>
                  </w:divBdr>
                  <w:divsChild>
                    <w:div w:id="21252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68378">
          <w:marLeft w:val="0"/>
          <w:marRight w:val="0"/>
          <w:marTop w:val="0"/>
          <w:marBottom w:val="0"/>
          <w:divBdr>
            <w:top w:val="none" w:sz="0" w:space="0" w:color="auto"/>
            <w:left w:val="none" w:sz="0" w:space="0" w:color="auto"/>
            <w:bottom w:val="none" w:sz="0" w:space="0" w:color="auto"/>
            <w:right w:val="none" w:sz="0" w:space="0" w:color="auto"/>
          </w:divBdr>
        </w:div>
        <w:div w:id="972173172">
          <w:marLeft w:val="0"/>
          <w:marRight w:val="0"/>
          <w:marTop w:val="0"/>
          <w:marBottom w:val="0"/>
          <w:divBdr>
            <w:top w:val="none" w:sz="0" w:space="0" w:color="auto"/>
            <w:left w:val="none" w:sz="0" w:space="0" w:color="auto"/>
            <w:bottom w:val="none" w:sz="0" w:space="0" w:color="auto"/>
            <w:right w:val="none" w:sz="0" w:space="0" w:color="auto"/>
          </w:divBdr>
        </w:div>
        <w:div w:id="1059403106">
          <w:marLeft w:val="0"/>
          <w:marRight w:val="0"/>
          <w:marTop w:val="0"/>
          <w:marBottom w:val="0"/>
          <w:divBdr>
            <w:top w:val="none" w:sz="0" w:space="0" w:color="auto"/>
            <w:left w:val="none" w:sz="0" w:space="0" w:color="auto"/>
            <w:bottom w:val="none" w:sz="0" w:space="0" w:color="auto"/>
            <w:right w:val="none" w:sz="0" w:space="0" w:color="auto"/>
          </w:divBdr>
        </w:div>
        <w:div w:id="1738357621">
          <w:marLeft w:val="0"/>
          <w:marRight w:val="0"/>
          <w:marTop w:val="0"/>
          <w:marBottom w:val="0"/>
          <w:divBdr>
            <w:top w:val="none" w:sz="0" w:space="0" w:color="auto"/>
            <w:left w:val="none" w:sz="0" w:space="0" w:color="auto"/>
            <w:bottom w:val="none" w:sz="0" w:space="0" w:color="auto"/>
            <w:right w:val="none" w:sz="0" w:space="0" w:color="auto"/>
          </w:divBdr>
          <w:divsChild>
            <w:div w:id="1496650819">
              <w:marLeft w:val="-75"/>
              <w:marRight w:val="0"/>
              <w:marTop w:val="30"/>
              <w:marBottom w:val="30"/>
              <w:divBdr>
                <w:top w:val="none" w:sz="0" w:space="0" w:color="auto"/>
                <w:left w:val="none" w:sz="0" w:space="0" w:color="auto"/>
                <w:bottom w:val="none" w:sz="0" w:space="0" w:color="auto"/>
                <w:right w:val="none" w:sz="0" w:space="0" w:color="auto"/>
              </w:divBdr>
              <w:divsChild>
                <w:div w:id="56520099">
                  <w:marLeft w:val="0"/>
                  <w:marRight w:val="0"/>
                  <w:marTop w:val="0"/>
                  <w:marBottom w:val="0"/>
                  <w:divBdr>
                    <w:top w:val="none" w:sz="0" w:space="0" w:color="auto"/>
                    <w:left w:val="none" w:sz="0" w:space="0" w:color="auto"/>
                    <w:bottom w:val="none" w:sz="0" w:space="0" w:color="auto"/>
                    <w:right w:val="none" w:sz="0" w:space="0" w:color="auto"/>
                  </w:divBdr>
                  <w:divsChild>
                    <w:div w:id="735011957">
                      <w:marLeft w:val="0"/>
                      <w:marRight w:val="0"/>
                      <w:marTop w:val="0"/>
                      <w:marBottom w:val="0"/>
                      <w:divBdr>
                        <w:top w:val="none" w:sz="0" w:space="0" w:color="auto"/>
                        <w:left w:val="none" w:sz="0" w:space="0" w:color="auto"/>
                        <w:bottom w:val="none" w:sz="0" w:space="0" w:color="auto"/>
                        <w:right w:val="none" w:sz="0" w:space="0" w:color="auto"/>
                      </w:divBdr>
                    </w:div>
                  </w:divsChild>
                </w:div>
                <w:div w:id="147483789">
                  <w:marLeft w:val="0"/>
                  <w:marRight w:val="0"/>
                  <w:marTop w:val="0"/>
                  <w:marBottom w:val="0"/>
                  <w:divBdr>
                    <w:top w:val="none" w:sz="0" w:space="0" w:color="auto"/>
                    <w:left w:val="none" w:sz="0" w:space="0" w:color="auto"/>
                    <w:bottom w:val="none" w:sz="0" w:space="0" w:color="auto"/>
                    <w:right w:val="none" w:sz="0" w:space="0" w:color="auto"/>
                  </w:divBdr>
                  <w:divsChild>
                    <w:div w:id="868950544">
                      <w:marLeft w:val="0"/>
                      <w:marRight w:val="0"/>
                      <w:marTop w:val="0"/>
                      <w:marBottom w:val="0"/>
                      <w:divBdr>
                        <w:top w:val="none" w:sz="0" w:space="0" w:color="auto"/>
                        <w:left w:val="none" w:sz="0" w:space="0" w:color="auto"/>
                        <w:bottom w:val="none" w:sz="0" w:space="0" w:color="auto"/>
                        <w:right w:val="none" w:sz="0" w:space="0" w:color="auto"/>
                      </w:divBdr>
                    </w:div>
                    <w:div w:id="1153451386">
                      <w:marLeft w:val="0"/>
                      <w:marRight w:val="0"/>
                      <w:marTop w:val="0"/>
                      <w:marBottom w:val="0"/>
                      <w:divBdr>
                        <w:top w:val="none" w:sz="0" w:space="0" w:color="auto"/>
                        <w:left w:val="none" w:sz="0" w:space="0" w:color="auto"/>
                        <w:bottom w:val="none" w:sz="0" w:space="0" w:color="auto"/>
                        <w:right w:val="none" w:sz="0" w:space="0" w:color="auto"/>
                      </w:divBdr>
                    </w:div>
                  </w:divsChild>
                </w:div>
                <w:div w:id="225534217">
                  <w:marLeft w:val="0"/>
                  <w:marRight w:val="0"/>
                  <w:marTop w:val="0"/>
                  <w:marBottom w:val="0"/>
                  <w:divBdr>
                    <w:top w:val="none" w:sz="0" w:space="0" w:color="auto"/>
                    <w:left w:val="none" w:sz="0" w:space="0" w:color="auto"/>
                    <w:bottom w:val="none" w:sz="0" w:space="0" w:color="auto"/>
                    <w:right w:val="none" w:sz="0" w:space="0" w:color="auto"/>
                  </w:divBdr>
                  <w:divsChild>
                    <w:div w:id="122165246">
                      <w:marLeft w:val="0"/>
                      <w:marRight w:val="0"/>
                      <w:marTop w:val="0"/>
                      <w:marBottom w:val="0"/>
                      <w:divBdr>
                        <w:top w:val="none" w:sz="0" w:space="0" w:color="auto"/>
                        <w:left w:val="none" w:sz="0" w:space="0" w:color="auto"/>
                        <w:bottom w:val="none" w:sz="0" w:space="0" w:color="auto"/>
                        <w:right w:val="none" w:sz="0" w:space="0" w:color="auto"/>
                      </w:divBdr>
                    </w:div>
                    <w:div w:id="656762055">
                      <w:marLeft w:val="0"/>
                      <w:marRight w:val="0"/>
                      <w:marTop w:val="0"/>
                      <w:marBottom w:val="0"/>
                      <w:divBdr>
                        <w:top w:val="none" w:sz="0" w:space="0" w:color="auto"/>
                        <w:left w:val="none" w:sz="0" w:space="0" w:color="auto"/>
                        <w:bottom w:val="none" w:sz="0" w:space="0" w:color="auto"/>
                        <w:right w:val="none" w:sz="0" w:space="0" w:color="auto"/>
                      </w:divBdr>
                    </w:div>
                  </w:divsChild>
                </w:div>
                <w:div w:id="797723821">
                  <w:marLeft w:val="0"/>
                  <w:marRight w:val="0"/>
                  <w:marTop w:val="0"/>
                  <w:marBottom w:val="0"/>
                  <w:divBdr>
                    <w:top w:val="none" w:sz="0" w:space="0" w:color="auto"/>
                    <w:left w:val="none" w:sz="0" w:space="0" w:color="auto"/>
                    <w:bottom w:val="none" w:sz="0" w:space="0" w:color="auto"/>
                    <w:right w:val="none" w:sz="0" w:space="0" w:color="auto"/>
                  </w:divBdr>
                  <w:divsChild>
                    <w:div w:id="48388240">
                      <w:marLeft w:val="0"/>
                      <w:marRight w:val="0"/>
                      <w:marTop w:val="0"/>
                      <w:marBottom w:val="0"/>
                      <w:divBdr>
                        <w:top w:val="none" w:sz="0" w:space="0" w:color="auto"/>
                        <w:left w:val="none" w:sz="0" w:space="0" w:color="auto"/>
                        <w:bottom w:val="none" w:sz="0" w:space="0" w:color="auto"/>
                        <w:right w:val="none" w:sz="0" w:space="0" w:color="auto"/>
                      </w:divBdr>
                    </w:div>
                  </w:divsChild>
                </w:div>
                <w:div w:id="1392273019">
                  <w:marLeft w:val="0"/>
                  <w:marRight w:val="0"/>
                  <w:marTop w:val="0"/>
                  <w:marBottom w:val="0"/>
                  <w:divBdr>
                    <w:top w:val="none" w:sz="0" w:space="0" w:color="auto"/>
                    <w:left w:val="none" w:sz="0" w:space="0" w:color="auto"/>
                    <w:bottom w:val="none" w:sz="0" w:space="0" w:color="auto"/>
                    <w:right w:val="none" w:sz="0" w:space="0" w:color="auto"/>
                  </w:divBdr>
                  <w:divsChild>
                    <w:div w:id="1681078748">
                      <w:marLeft w:val="0"/>
                      <w:marRight w:val="0"/>
                      <w:marTop w:val="0"/>
                      <w:marBottom w:val="0"/>
                      <w:divBdr>
                        <w:top w:val="none" w:sz="0" w:space="0" w:color="auto"/>
                        <w:left w:val="none" w:sz="0" w:space="0" w:color="auto"/>
                        <w:bottom w:val="none" w:sz="0" w:space="0" w:color="auto"/>
                        <w:right w:val="none" w:sz="0" w:space="0" w:color="auto"/>
                      </w:divBdr>
                    </w:div>
                  </w:divsChild>
                </w:div>
                <w:div w:id="1464467747">
                  <w:marLeft w:val="0"/>
                  <w:marRight w:val="0"/>
                  <w:marTop w:val="0"/>
                  <w:marBottom w:val="0"/>
                  <w:divBdr>
                    <w:top w:val="none" w:sz="0" w:space="0" w:color="auto"/>
                    <w:left w:val="none" w:sz="0" w:space="0" w:color="auto"/>
                    <w:bottom w:val="none" w:sz="0" w:space="0" w:color="auto"/>
                    <w:right w:val="none" w:sz="0" w:space="0" w:color="auto"/>
                  </w:divBdr>
                  <w:divsChild>
                    <w:div w:id="477235673">
                      <w:marLeft w:val="0"/>
                      <w:marRight w:val="0"/>
                      <w:marTop w:val="0"/>
                      <w:marBottom w:val="0"/>
                      <w:divBdr>
                        <w:top w:val="none" w:sz="0" w:space="0" w:color="auto"/>
                        <w:left w:val="none" w:sz="0" w:space="0" w:color="auto"/>
                        <w:bottom w:val="none" w:sz="0" w:space="0" w:color="auto"/>
                        <w:right w:val="none" w:sz="0" w:space="0" w:color="auto"/>
                      </w:divBdr>
                    </w:div>
                  </w:divsChild>
                </w:div>
                <w:div w:id="1499267215">
                  <w:marLeft w:val="0"/>
                  <w:marRight w:val="0"/>
                  <w:marTop w:val="0"/>
                  <w:marBottom w:val="0"/>
                  <w:divBdr>
                    <w:top w:val="none" w:sz="0" w:space="0" w:color="auto"/>
                    <w:left w:val="none" w:sz="0" w:space="0" w:color="auto"/>
                    <w:bottom w:val="none" w:sz="0" w:space="0" w:color="auto"/>
                    <w:right w:val="none" w:sz="0" w:space="0" w:color="auto"/>
                  </w:divBdr>
                  <w:divsChild>
                    <w:div w:id="1078865915">
                      <w:marLeft w:val="0"/>
                      <w:marRight w:val="0"/>
                      <w:marTop w:val="0"/>
                      <w:marBottom w:val="0"/>
                      <w:divBdr>
                        <w:top w:val="none" w:sz="0" w:space="0" w:color="auto"/>
                        <w:left w:val="none" w:sz="0" w:space="0" w:color="auto"/>
                        <w:bottom w:val="none" w:sz="0" w:space="0" w:color="auto"/>
                        <w:right w:val="none" w:sz="0" w:space="0" w:color="auto"/>
                      </w:divBdr>
                    </w:div>
                    <w:div w:id="1940915895">
                      <w:marLeft w:val="0"/>
                      <w:marRight w:val="0"/>
                      <w:marTop w:val="0"/>
                      <w:marBottom w:val="0"/>
                      <w:divBdr>
                        <w:top w:val="none" w:sz="0" w:space="0" w:color="auto"/>
                        <w:left w:val="none" w:sz="0" w:space="0" w:color="auto"/>
                        <w:bottom w:val="none" w:sz="0" w:space="0" w:color="auto"/>
                        <w:right w:val="none" w:sz="0" w:space="0" w:color="auto"/>
                      </w:divBdr>
                    </w:div>
                  </w:divsChild>
                </w:div>
                <w:div w:id="1574002547">
                  <w:marLeft w:val="0"/>
                  <w:marRight w:val="0"/>
                  <w:marTop w:val="0"/>
                  <w:marBottom w:val="0"/>
                  <w:divBdr>
                    <w:top w:val="none" w:sz="0" w:space="0" w:color="auto"/>
                    <w:left w:val="none" w:sz="0" w:space="0" w:color="auto"/>
                    <w:bottom w:val="none" w:sz="0" w:space="0" w:color="auto"/>
                    <w:right w:val="none" w:sz="0" w:space="0" w:color="auto"/>
                  </w:divBdr>
                  <w:divsChild>
                    <w:div w:id="341513150">
                      <w:marLeft w:val="0"/>
                      <w:marRight w:val="0"/>
                      <w:marTop w:val="0"/>
                      <w:marBottom w:val="0"/>
                      <w:divBdr>
                        <w:top w:val="none" w:sz="0" w:space="0" w:color="auto"/>
                        <w:left w:val="none" w:sz="0" w:space="0" w:color="auto"/>
                        <w:bottom w:val="none" w:sz="0" w:space="0" w:color="auto"/>
                        <w:right w:val="none" w:sz="0" w:space="0" w:color="auto"/>
                      </w:divBdr>
                    </w:div>
                  </w:divsChild>
                </w:div>
                <w:div w:id="1577937869">
                  <w:marLeft w:val="0"/>
                  <w:marRight w:val="0"/>
                  <w:marTop w:val="0"/>
                  <w:marBottom w:val="0"/>
                  <w:divBdr>
                    <w:top w:val="none" w:sz="0" w:space="0" w:color="auto"/>
                    <w:left w:val="none" w:sz="0" w:space="0" w:color="auto"/>
                    <w:bottom w:val="none" w:sz="0" w:space="0" w:color="auto"/>
                    <w:right w:val="none" w:sz="0" w:space="0" w:color="auto"/>
                  </w:divBdr>
                  <w:divsChild>
                    <w:div w:id="604659197">
                      <w:marLeft w:val="0"/>
                      <w:marRight w:val="0"/>
                      <w:marTop w:val="0"/>
                      <w:marBottom w:val="0"/>
                      <w:divBdr>
                        <w:top w:val="none" w:sz="0" w:space="0" w:color="auto"/>
                        <w:left w:val="none" w:sz="0" w:space="0" w:color="auto"/>
                        <w:bottom w:val="none" w:sz="0" w:space="0" w:color="auto"/>
                        <w:right w:val="none" w:sz="0" w:space="0" w:color="auto"/>
                      </w:divBdr>
                    </w:div>
                  </w:divsChild>
                </w:div>
                <w:div w:id="1690373325">
                  <w:marLeft w:val="0"/>
                  <w:marRight w:val="0"/>
                  <w:marTop w:val="0"/>
                  <w:marBottom w:val="0"/>
                  <w:divBdr>
                    <w:top w:val="none" w:sz="0" w:space="0" w:color="auto"/>
                    <w:left w:val="none" w:sz="0" w:space="0" w:color="auto"/>
                    <w:bottom w:val="none" w:sz="0" w:space="0" w:color="auto"/>
                    <w:right w:val="none" w:sz="0" w:space="0" w:color="auto"/>
                  </w:divBdr>
                  <w:divsChild>
                    <w:div w:id="337588180">
                      <w:marLeft w:val="0"/>
                      <w:marRight w:val="0"/>
                      <w:marTop w:val="0"/>
                      <w:marBottom w:val="0"/>
                      <w:divBdr>
                        <w:top w:val="none" w:sz="0" w:space="0" w:color="auto"/>
                        <w:left w:val="none" w:sz="0" w:space="0" w:color="auto"/>
                        <w:bottom w:val="none" w:sz="0" w:space="0" w:color="auto"/>
                        <w:right w:val="none" w:sz="0" w:space="0" w:color="auto"/>
                      </w:divBdr>
                    </w:div>
                    <w:div w:id="1153135103">
                      <w:marLeft w:val="0"/>
                      <w:marRight w:val="0"/>
                      <w:marTop w:val="0"/>
                      <w:marBottom w:val="0"/>
                      <w:divBdr>
                        <w:top w:val="none" w:sz="0" w:space="0" w:color="auto"/>
                        <w:left w:val="none" w:sz="0" w:space="0" w:color="auto"/>
                        <w:bottom w:val="none" w:sz="0" w:space="0" w:color="auto"/>
                        <w:right w:val="none" w:sz="0" w:space="0" w:color="auto"/>
                      </w:divBdr>
                    </w:div>
                    <w:div w:id="1657686538">
                      <w:marLeft w:val="0"/>
                      <w:marRight w:val="0"/>
                      <w:marTop w:val="0"/>
                      <w:marBottom w:val="0"/>
                      <w:divBdr>
                        <w:top w:val="none" w:sz="0" w:space="0" w:color="auto"/>
                        <w:left w:val="none" w:sz="0" w:space="0" w:color="auto"/>
                        <w:bottom w:val="none" w:sz="0" w:space="0" w:color="auto"/>
                        <w:right w:val="none" w:sz="0" w:space="0" w:color="auto"/>
                      </w:divBdr>
                    </w:div>
                  </w:divsChild>
                </w:div>
                <w:div w:id="1824393811">
                  <w:marLeft w:val="0"/>
                  <w:marRight w:val="0"/>
                  <w:marTop w:val="0"/>
                  <w:marBottom w:val="0"/>
                  <w:divBdr>
                    <w:top w:val="none" w:sz="0" w:space="0" w:color="auto"/>
                    <w:left w:val="none" w:sz="0" w:space="0" w:color="auto"/>
                    <w:bottom w:val="none" w:sz="0" w:space="0" w:color="auto"/>
                    <w:right w:val="none" w:sz="0" w:space="0" w:color="auto"/>
                  </w:divBdr>
                  <w:divsChild>
                    <w:div w:id="650527254">
                      <w:marLeft w:val="0"/>
                      <w:marRight w:val="0"/>
                      <w:marTop w:val="0"/>
                      <w:marBottom w:val="0"/>
                      <w:divBdr>
                        <w:top w:val="none" w:sz="0" w:space="0" w:color="auto"/>
                        <w:left w:val="none" w:sz="0" w:space="0" w:color="auto"/>
                        <w:bottom w:val="none" w:sz="0" w:space="0" w:color="auto"/>
                        <w:right w:val="none" w:sz="0" w:space="0" w:color="auto"/>
                      </w:divBdr>
                    </w:div>
                  </w:divsChild>
                </w:div>
                <w:div w:id="1840925295">
                  <w:marLeft w:val="0"/>
                  <w:marRight w:val="0"/>
                  <w:marTop w:val="0"/>
                  <w:marBottom w:val="0"/>
                  <w:divBdr>
                    <w:top w:val="none" w:sz="0" w:space="0" w:color="auto"/>
                    <w:left w:val="none" w:sz="0" w:space="0" w:color="auto"/>
                    <w:bottom w:val="none" w:sz="0" w:space="0" w:color="auto"/>
                    <w:right w:val="none" w:sz="0" w:space="0" w:color="auto"/>
                  </w:divBdr>
                  <w:divsChild>
                    <w:div w:id="748697697">
                      <w:marLeft w:val="0"/>
                      <w:marRight w:val="0"/>
                      <w:marTop w:val="0"/>
                      <w:marBottom w:val="0"/>
                      <w:divBdr>
                        <w:top w:val="none" w:sz="0" w:space="0" w:color="auto"/>
                        <w:left w:val="none" w:sz="0" w:space="0" w:color="auto"/>
                        <w:bottom w:val="none" w:sz="0" w:space="0" w:color="auto"/>
                        <w:right w:val="none" w:sz="0" w:space="0" w:color="auto"/>
                      </w:divBdr>
                    </w:div>
                  </w:divsChild>
                </w:div>
                <w:div w:id="2038000790">
                  <w:marLeft w:val="0"/>
                  <w:marRight w:val="0"/>
                  <w:marTop w:val="0"/>
                  <w:marBottom w:val="0"/>
                  <w:divBdr>
                    <w:top w:val="none" w:sz="0" w:space="0" w:color="auto"/>
                    <w:left w:val="none" w:sz="0" w:space="0" w:color="auto"/>
                    <w:bottom w:val="none" w:sz="0" w:space="0" w:color="auto"/>
                    <w:right w:val="none" w:sz="0" w:space="0" w:color="auto"/>
                  </w:divBdr>
                  <w:divsChild>
                    <w:div w:id="987519778">
                      <w:marLeft w:val="0"/>
                      <w:marRight w:val="0"/>
                      <w:marTop w:val="0"/>
                      <w:marBottom w:val="0"/>
                      <w:divBdr>
                        <w:top w:val="none" w:sz="0" w:space="0" w:color="auto"/>
                        <w:left w:val="none" w:sz="0" w:space="0" w:color="auto"/>
                        <w:bottom w:val="none" w:sz="0" w:space="0" w:color="auto"/>
                        <w:right w:val="none" w:sz="0" w:space="0" w:color="auto"/>
                      </w:divBdr>
                    </w:div>
                    <w:div w:id="1212113153">
                      <w:marLeft w:val="0"/>
                      <w:marRight w:val="0"/>
                      <w:marTop w:val="0"/>
                      <w:marBottom w:val="0"/>
                      <w:divBdr>
                        <w:top w:val="none" w:sz="0" w:space="0" w:color="auto"/>
                        <w:left w:val="none" w:sz="0" w:space="0" w:color="auto"/>
                        <w:bottom w:val="none" w:sz="0" w:space="0" w:color="auto"/>
                        <w:right w:val="none" w:sz="0" w:space="0" w:color="auto"/>
                      </w:divBdr>
                    </w:div>
                  </w:divsChild>
                </w:div>
                <w:div w:id="2057461411">
                  <w:marLeft w:val="0"/>
                  <w:marRight w:val="0"/>
                  <w:marTop w:val="0"/>
                  <w:marBottom w:val="0"/>
                  <w:divBdr>
                    <w:top w:val="none" w:sz="0" w:space="0" w:color="auto"/>
                    <w:left w:val="none" w:sz="0" w:space="0" w:color="auto"/>
                    <w:bottom w:val="none" w:sz="0" w:space="0" w:color="auto"/>
                    <w:right w:val="none" w:sz="0" w:space="0" w:color="auto"/>
                  </w:divBdr>
                  <w:divsChild>
                    <w:div w:id="2673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960268">
      <w:bodyDiv w:val="1"/>
      <w:marLeft w:val="0"/>
      <w:marRight w:val="0"/>
      <w:marTop w:val="0"/>
      <w:marBottom w:val="0"/>
      <w:divBdr>
        <w:top w:val="none" w:sz="0" w:space="0" w:color="auto"/>
        <w:left w:val="none" w:sz="0" w:space="0" w:color="auto"/>
        <w:bottom w:val="none" w:sz="0" w:space="0" w:color="auto"/>
        <w:right w:val="none" w:sz="0" w:space="0" w:color="auto"/>
      </w:divBdr>
      <w:divsChild>
        <w:div w:id="174272942">
          <w:marLeft w:val="0"/>
          <w:marRight w:val="0"/>
          <w:marTop w:val="0"/>
          <w:marBottom w:val="0"/>
          <w:divBdr>
            <w:top w:val="none" w:sz="0" w:space="0" w:color="auto"/>
            <w:left w:val="none" w:sz="0" w:space="0" w:color="auto"/>
            <w:bottom w:val="none" w:sz="0" w:space="0" w:color="auto"/>
            <w:right w:val="none" w:sz="0" w:space="0" w:color="auto"/>
          </w:divBdr>
        </w:div>
        <w:div w:id="625813510">
          <w:marLeft w:val="0"/>
          <w:marRight w:val="0"/>
          <w:marTop w:val="0"/>
          <w:marBottom w:val="0"/>
          <w:divBdr>
            <w:top w:val="none" w:sz="0" w:space="0" w:color="auto"/>
            <w:left w:val="none" w:sz="0" w:space="0" w:color="auto"/>
            <w:bottom w:val="none" w:sz="0" w:space="0" w:color="auto"/>
            <w:right w:val="none" w:sz="0" w:space="0" w:color="auto"/>
          </w:divBdr>
        </w:div>
        <w:div w:id="974602168">
          <w:marLeft w:val="0"/>
          <w:marRight w:val="0"/>
          <w:marTop w:val="0"/>
          <w:marBottom w:val="0"/>
          <w:divBdr>
            <w:top w:val="none" w:sz="0" w:space="0" w:color="auto"/>
            <w:left w:val="none" w:sz="0" w:space="0" w:color="auto"/>
            <w:bottom w:val="none" w:sz="0" w:space="0" w:color="auto"/>
            <w:right w:val="none" w:sz="0" w:space="0" w:color="auto"/>
          </w:divBdr>
        </w:div>
        <w:div w:id="2144230921">
          <w:marLeft w:val="0"/>
          <w:marRight w:val="0"/>
          <w:marTop w:val="0"/>
          <w:marBottom w:val="0"/>
          <w:divBdr>
            <w:top w:val="none" w:sz="0" w:space="0" w:color="auto"/>
            <w:left w:val="none" w:sz="0" w:space="0" w:color="auto"/>
            <w:bottom w:val="none" w:sz="0" w:space="0" w:color="auto"/>
            <w:right w:val="none" w:sz="0" w:space="0" w:color="auto"/>
          </w:divBdr>
        </w:div>
      </w:divsChild>
    </w:div>
    <w:div w:id="2142454317">
      <w:bodyDiv w:val="1"/>
      <w:marLeft w:val="0"/>
      <w:marRight w:val="0"/>
      <w:marTop w:val="0"/>
      <w:marBottom w:val="0"/>
      <w:divBdr>
        <w:top w:val="none" w:sz="0" w:space="0" w:color="auto"/>
        <w:left w:val="none" w:sz="0" w:space="0" w:color="auto"/>
        <w:bottom w:val="none" w:sz="0" w:space="0" w:color="auto"/>
        <w:right w:val="none" w:sz="0" w:space="0" w:color="auto"/>
      </w:divBdr>
      <w:divsChild>
        <w:div w:id="623272985">
          <w:marLeft w:val="0"/>
          <w:marRight w:val="0"/>
          <w:marTop w:val="0"/>
          <w:marBottom w:val="0"/>
          <w:divBdr>
            <w:top w:val="none" w:sz="0" w:space="0" w:color="auto"/>
            <w:left w:val="none" w:sz="0" w:space="0" w:color="auto"/>
            <w:bottom w:val="none" w:sz="0" w:space="0" w:color="auto"/>
            <w:right w:val="none" w:sz="0" w:space="0" w:color="auto"/>
          </w:divBdr>
        </w:div>
        <w:div w:id="625157399">
          <w:marLeft w:val="0"/>
          <w:marRight w:val="0"/>
          <w:marTop w:val="0"/>
          <w:marBottom w:val="0"/>
          <w:divBdr>
            <w:top w:val="none" w:sz="0" w:space="0" w:color="auto"/>
            <w:left w:val="none" w:sz="0" w:space="0" w:color="auto"/>
            <w:bottom w:val="none" w:sz="0" w:space="0" w:color="auto"/>
            <w:right w:val="none" w:sz="0" w:space="0" w:color="auto"/>
          </w:divBdr>
        </w:div>
        <w:div w:id="657927295">
          <w:marLeft w:val="0"/>
          <w:marRight w:val="0"/>
          <w:marTop w:val="0"/>
          <w:marBottom w:val="0"/>
          <w:divBdr>
            <w:top w:val="none" w:sz="0" w:space="0" w:color="auto"/>
            <w:left w:val="none" w:sz="0" w:space="0" w:color="auto"/>
            <w:bottom w:val="none" w:sz="0" w:space="0" w:color="auto"/>
            <w:right w:val="none" w:sz="0" w:space="0" w:color="auto"/>
          </w:divBdr>
        </w:div>
        <w:div w:id="703407977">
          <w:marLeft w:val="0"/>
          <w:marRight w:val="0"/>
          <w:marTop w:val="0"/>
          <w:marBottom w:val="0"/>
          <w:divBdr>
            <w:top w:val="none" w:sz="0" w:space="0" w:color="auto"/>
            <w:left w:val="none" w:sz="0" w:space="0" w:color="auto"/>
            <w:bottom w:val="none" w:sz="0" w:space="0" w:color="auto"/>
            <w:right w:val="none" w:sz="0" w:space="0" w:color="auto"/>
          </w:divBdr>
        </w:div>
        <w:div w:id="874005088">
          <w:marLeft w:val="0"/>
          <w:marRight w:val="0"/>
          <w:marTop w:val="0"/>
          <w:marBottom w:val="0"/>
          <w:divBdr>
            <w:top w:val="none" w:sz="0" w:space="0" w:color="auto"/>
            <w:left w:val="none" w:sz="0" w:space="0" w:color="auto"/>
            <w:bottom w:val="none" w:sz="0" w:space="0" w:color="auto"/>
            <w:right w:val="none" w:sz="0" w:space="0" w:color="auto"/>
          </w:divBdr>
        </w:div>
        <w:div w:id="1230918939">
          <w:marLeft w:val="0"/>
          <w:marRight w:val="0"/>
          <w:marTop w:val="0"/>
          <w:marBottom w:val="0"/>
          <w:divBdr>
            <w:top w:val="none" w:sz="0" w:space="0" w:color="auto"/>
            <w:left w:val="none" w:sz="0" w:space="0" w:color="auto"/>
            <w:bottom w:val="none" w:sz="0" w:space="0" w:color="auto"/>
            <w:right w:val="none" w:sz="0" w:space="0" w:color="auto"/>
          </w:divBdr>
        </w:div>
        <w:div w:id="1985157290">
          <w:marLeft w:val="0"/>
          <w:marRight w:val="0"/>
          <w:marTop w:val="0"/>
          <w:marBottom w:val="0"/>
          <w:divBdr>
            <w:top w:val="none" w:sz="0" w:space="0" w:color="auto"/>
            <w:left w:val="none" w:sz="0" w:space="0" w:color="auto"/>
            <w:bottom w:val="none" w:sz="0" w:space="0" w:color="auto"/>
            <w:right w:val="none" w:sz="0" w:space="0" w:color="auto"/>
          </w:divBdr>
        </w:div>
        <w:div w:id="2007587025">
          <w:marLeft w:val="0"/>
          <w:marRight w:val="0"/>
          <w:marTop w:val="0"/>
          <w:marBottom w:val="0"/>
          <w:divBdr>
            <w:top w:val="none" w:sz="0" w:space="0" w:color="auto"/>
            <w:left w:val="none" w:sz="0" w:space="0" w:color="auto"/>
            <w:bottom w:val="none" w:sz="0" w:space="0" w:color="auto"/>
            <w:right w:val="none" w:sz="0" w:space="0" w:color="auto"/>
          </w:divBdr>
        </w:div>
        <w:div w:id="2033221177">
          <w:marLeft w:val="0"/>
          <w:marRight w:val="0"/>
          <w:marTop w:val="0"/>
          <w:marBottom w:val="0"/>
          <w:divBdr>
            <w:top w:val="none" w:sz="0" w:space="0" w:color="auto"/>
            <w:left w:val="none" w:sz="0" w:space="0" w:color="auto"/>
            <w:bottom w:val="none" w:sz="0" w:space="0" w:color="auto"/>
            <w:right w:val="none" w:sz="0" w:space="0" w:color="auto"/>
          </w:divBdr>
        </w:div>
      </w:divsChild>
    </w:div>
    <w:div w:id="2145544406">
      <w:bodyDiv w:val="1"/>
      <w:marLeft w:val="0"/>
      <w:marRight w:val="0"/>
      <w:marTop w:val="0"/>
      <w:marBottom w:val="0"/>
      <w:divBdr>
        <w:top w:val="none" w:sz="0" w:space="0" w:color="auto"/>
        <w:left w:val="none" w:sz="0" w:space="0" w:color="auto"/>
        <w:bottom w:val="none" w:sz="0" w:space="0" w:color="auto"/>
        <w:right w:val="none" w:sz="0" w:space="0" w:color="auto"/>
      </w:divBdr>
      <w:divsChild>
        <w:div w:id="196477382">
          <w:marLeft w:val="0"/>
          <w:marRight w:val="0"/>
          <w:marTop w:val="0"/>
          <w:marBottom w:val="0"/>
          <w:divBdr>
            <w:top w:val="none" w:sz="0" w:space="0" w:color="auto"/>
            <w:left w:val="none" w:sz="0" w:space="0" w:color="auto"/>
            <w:bottom w:val="none" w:sz="0" w:space="0" w:color="auto"/>
            <w:right w:val="none" w:sz="0" w:space="0" w:color="auto"/>
          </w:divBdr>
        </w:div>
        <w:div w:id="967474705">
          <w:marLeft w:val="0"/>
          <w:marRight w:val="0"/>
          <w:marTop w:val="0"/>
          <w:marBottom w:val="0"/>
          <w:divBdr>
            <w:top w:val="none" w:sz="0" w:space="0" w:color="auto"/>
            <w:left w:val="none" w:sz="0" w:space="0" w:color="auto"/>
            <w:bottom w:val="none" w:sz="0" w:space="0" w:color="auto"/>
            <w:right w:val="none" w:sz="0" w:space="0" w:color="auto"/>
          </w:divBdr>
        </w:div>
        <w:div w:id="1019501486">
          <w:marLeft w:val="0"/>
          <w:marRight w:val="0"/>
          <w:marTop w:val="0"/>
          <w:marBottom w:val="0"/>
          <w:divBdr>
            <w:top w:val="none" w:sz="0" w:space="0" w:color="auto"/>
            <w:left w:val="none" w:sz="0" w:space="0" w:color="auto"/>
            <w:bottom w:val="none" w:sz="0" w:space="0" w:color="auto"/>
            <w:right w:val="none" w:sz="0" w:space="0" w:color="auto"/>
          </w:divBdr>
        </w:div>
        <w:div w:id="1291788376">
          <w:marLeft w:val="0"/>
          <w:marRight w:val="0"/>
          <w:marTop w:val="0"/>
          <w:marBottom w:val="0"/>
          <w:divBdr>
            <w:top w:val="none" w:sz="0" w:space="0" w:color="auto"/>
            <w:left w:val="none" w:sz="0" w:space="0" w:color="auto"/>
            <w:bottom w:val="none" w:sz="0" w:space="0" w:color="auto"/>
            <w:right w:val="none" w:sz="0" w:space="0" w:color="auto"/>
          </w:divBdr>
        </w:div>
        <w:div w:id="189179493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dask-geopandas.readthedocs.io/en/stable/" TargetMode="External"/><Relationship Id="rId1" Type="http://schemas.openxmlformats.org/officeDocument/2006/relationships/hyperlink" Target="https://www.figma.com/resource-library/what-is-a-use-cas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4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hyperlink" Target="https://www.appvia.io/blog/unveiling-the-future-cloud-native-storage" TargetMode="External"/><Relationship Id="rId63" Type="http://schemas.openxmlformats.org/officeDocument/2006/relationships/hyperlink" Target="https://duckdb.org" TargetMode="External"/><Relationship Id="rId68" Type="http://schemas.openxmlformats.org/officeDocument/2006/relationships/hyperlink" Target="https://kartkatalog.geonorge.no/metadata/arealressurskart-ar50-arealtyper/41f6b000-c394-41c5-8ebb-07a0a3ec914f" TargetMode="External"/><Relationship Id="rId84" Type="http://schemas.openxmlformats.org/officeDocument/2006/relationships/hyperlink" Target="https://www.microsoft.com/nb-no/microsoft-teams/log-in?market=no" TargetMode="External"/><Relationship Id="rId89" Type="http://schemas.openxmlformats.org/officeDocument/2006/relationships/hyperlink" Target="https://www.norkart.no/om-oss" TargetMode="External"/><Relationship Id="rId112" Type="http://schemas.openxmlformats.org/officeDocument/2006/relationships/image" Target="media/image39.png"/><Relationship Id="rId16" Type="http://schemas.openxmlformats.org/officeDocument/2006/relationships/image" Target="media/image3.png"/><Relationship Id="rId107" Type="http://schemas.openxmlformats.org/officeDocument/2006/relationships/image" Target="media/image34.png"/><Relationship Id="rId11" Type="http://schemas.microsoft.com/office/2018/08/relationships/commentsExtensible" Target="commentsExtensible.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guide.cloudnativegeo.org/flatgeobuf/intro.html" TargetMode="External"/><Relationship Id="rId58" Type="http://schemas.openxmlformats.org/officeDocument/2006/relationships/hyperlink" Target="https://docs.databricks.com/aws/en/delta/data-skipping" TargetMode="External"/><Relationship Id="rId74" Type="http://schemas.openxmlformats.org/officeDocument/2006/relationships/hyperlink" Target="https://gisnavigator.co.uk/advantages-of-gis/" TargetMode="External"/><Relationship Id="rId79" Type="http://schemas.openxmlformats.org/officeDocument/2006/relationships/hyperlink" Target="https://www.regjeringen.no/no/dep/kdd/org/etater-og-virksomheter-under-kommunal--og-distriktsdepartementet/underliggende-etater/kartverket/id85701/" TargetMode="External"/><Relationship Id="rId102" Type="http://schemas.openxmlformats.org/officeDocument/2006/relationships/hyperlink" Target="https://www.google.com/search?client=opera-gx&amp;q=Trello&amp;sourceid=opera&amp;ie=UTF-8&amp;oe=UTF-8" TargetMode="External"/><Relationship Id="rId123" Type="http://schemas.openxmlformats.org/officeDocument/2006/relationships/image" Target="media/image50.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stuary.dev/blog/apache-parquet-for-data-engineers/" TargetMode="External"/><Relationship Id="rId95" Type="http://schemas.openxmlformats.org/officeDocument/2006/relationships/hyperlink" Target="https://www.regjeringen.no/no/tema/fns-barekraftsmal/id2590133/"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hyperlink" Target="https://aws.amazon.com/pm/serv-s3/" TargetMode="External"/><Relationship Id="rId64" Type="http://schemas.openxmlformats.org/officeDocument/2006/relationships/hyperlink" Target="https://duckdb.org/docs/stable/operations_manual/limits.html" TargetMode="External"/><Relationship Id="rId69" Type="http://schemas.openxmlformats.org/officeDocument/2006/relationships/hyperlink" Target="https://www.geoowl.com/gis-in-everyday-life/" TargetMode="External"/><Relationship Id="rId113" Type="http://schemas.openxmlformats.org/officeDocument/2006/relationships/image" Target="media/image40.png"/><Relationship Id="rId118" Type="http://schemas.openxmlformats.org/officeDocument/2006/relationships/image" Target="media/image45.png"/><Relationship Id="rId80" Type="http://schemas.openxmlformats.org/officeDocument/2006/relationships/hyperlink" Target="https://www.regjeringen.no/contentassets/6e470654c95d411e8b1925849ec4918d/kmd_alt_skjer_et_sted_geodatastrategi.pdf" TargetMode="External"/><Relationship Id="rId85" Type="http://schemas.openxmlformats.org/officeDocument/2006/relationships/hyperlink" Target="https://www.microsoft.com/nb-no/microsoft-365/word?market=no" TargetMode="External"/><Relationship Id="rId12" Type="http://schemas.openxmlformats.org/officeDocument/2006/relationships/hyperlink" Target="https://kart.kystverket.no/"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hyperlink" Target="https://www.databricks.com/product/delta-sharing" TargetMode="External"/><Relationship Id="rId103" Type="http://schemas.openxmlformats.org/officeDocument/2006/relationships/hyperlink" Target="https://www.uia.no/om-uia/fakta-og-historie/" TargetMode="External"/><Relationship Id="rId108" Type="http://schemas.openxmlformats.org/officeDocument/2006/relationships/image" Target="media/image35.png"/><Relationship Id="rId124" Type="http://schemas.openxmlformats.org/officeDocument/2006/relationships/footer" Target="footer1.xml"/><Relationship Id="rId54" Type="http://schemas.openxmlformats.org/officeDocument/2006/relationships/hyperlink" Target="https://docs.databricks.com/aws/en/getting-started/overview" TargetMode="External"/><Relationship Id="rId70" Type="http://schemas.openxmlformats.org/officeDocument/2006/relationships/hyperlink" Target="https://geopandas.org/en/stable/" TargetMode="External"/><Relationship Id="rId75" Type="http://schemas.openxmlformats.org/officeDocument/2006/relationships/hyperlink" Target="https://www.atlassian.com/software/jira" TargetMode="External"/><Relationship Id="rId91" Type="http://schemas.openxmlformats.org/officeDocument/2006/relationships/hyperlink" Target="https://pandas.pydata.org/docs/user_guide/scale.html" TargetMode="External"/><Relationship Id="rId96" Type="http://schemas.openxmlformats.org/officeDocument/2006/relationships/hyperlink" Target="https://roadmunk.com/guides/roadmap-definitio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aws.amazon.com/what-is/cloud-native/" TargetMode="External"/><Relationship Id="rId114" Type="http://schemas.openxmlformats.org/officeDocument/2006/relationships/image" Target="media/image41.png"/><Relationship Id="rId119" Type="http://schemas.openxmlformats.org/officeDocument/2006/relationships/image" Target="media/image46.png"/><Relationship Id="rId44" Type="http://schemas.openxmlformats.org/officeDocument/2006/relationships/image" Target="media/image31.png"/><Relationship Id="rId60" Type="http://schemas.openxmlformats.org/officeDocument/2006/relationships/hyperlink" Target="https://www.databricks.com/product/databricks-sql" TargetMode="External"/><Relationship Id="rId65" Type="http://schemas.openxmlformats.org/officeDocument/2006/relationships/hyperlink" Target="https://www.esri.com/en-us/what-is-gis/overview" TargetMode="External"/><Relationship Id="rId81" Type="http://schemas.openxmlformats.org/officeDocument/2006/relationships/hyperlink" Target="https://www.kystverket.no/sjotransport-og-havn/ais/" TargetMode="External"/><Relationship Id="rId86" Type="http://schemas.openxmlformats.org/officeDocument/2006/relationships/hyperlink" Target="https://solv3d.com/sharing-geospatial-data-effectively/" TargetMode="External"/><Relationship Id="rId13" Type="http://schemas.openxmlformats.org/officeDocument/2006/relationships/hyperlink" Target="https://www.geonorge.no/" TargetMode="Externa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36.png"/><Relationship Id="rId34" Type="http://schemas.openxmlformats.org/officeDocument/2006/relationships/image" Target="media/image21.png"/><Relationship Id="rId50" Type="http://schemas.openxmlformats.org/officeDocument/2006/relationships/hyperlink" Target="https://aws.amazon.com/what-is/apache-spark/" TargetMode="External"/><Relationship Id="rId55" Type="http://schemas.openxmlformats.org/officeDocument/2006/relationships/hyperlink" Target="https://docs.databricks.com/aws/en/structured-streaming/concepts" TargetMode="External"/><Relationship Id="rId76" Type="http://schemas.openxmlformats.org/officeDocument/2006/relationships/hyperlink" Target="https://jupyter.org" TargetMode="External"/><Relationship Id="rId97" Type="http://schemas.openxmlformats.org/officeDocument/2006/relationships/hyperlink" Target="https://www.scrum.org/resources/what-is-a-sprint-in-scrum" TargetMode="External"/><Relationship Id="rId104" Type="http://schemas.openxmlformats.org/officeDocument/2006/relationships/hyperlink" Target="https://worace.works/2022/02/23/kicking-the-tires-flatgeobuf/" TargetMode="External"/><Relationship Id="rId120" Type="http://schemas.openxmlformats.org/officeDocument/2006/relationships/image" Target="media/image47.png"/><Relationship Id="rId125"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geoparquet.org" TargetMode="External"/><Relationship Id="rId92" Type="http://schemas.openxmlformats.org/officeDocument/2006/relationships/hyperlink" Target="https://pyproj4.github.io/pyproj/stable/"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yperlink" Target="https://spark.apache.org/docs/latest/cluster-overview.html" TargetMode="External"/><Relationship Id="rId66" Type="http://schemas.openxmlformats.org/officeDocument/2006/relationships/hyperlink" Target="https://python-visualization.github.io/folium/latest/" TargetMode="External"/><Relationship Id="rId87" Type="http://schemas.openxmlformats.org/officeDocument/2006/relationships/hyperlink" Target="https://miro.com/nb/" TargetMode="External"/><Relationship Id="rId110" Type="http://schemas.openxmlformats.org/officeDocument/2006/relationships/image" Target="media/image37.png"/><Relationship Id="rId115" Type="http://schemas.openxmlformats.org/officeDocument/2006/relationships/image" Target="media/image42.png"/><Relationship Id="rId61" Type="http://schemas.openxmlformats.org/officeDocument/2006/relationships/hyperlink" Target="https://delta.io/sharing/" TargetMode="External"/><Relationship Id="rId82" Type="http://schemas.openxmlformats.org/officeDocument/2006/relationships/hyperlink" Target="https://lovdata.no/dokument/NL/lov/2010-09-03-56/"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docs.databricks.com/aws/en/introduction/delta-comparison" TargetMode="External"/><Relationship Id="rId77" Type="http://schemas.openxmlformats.org/officeDocument/2006/relationships/hyperlink" Target="https://kartai.no/om-oss/" TargetMode="External"/><Relationship Id="rId100" Type="http://schemas.openxmlformats.org/officeDocument/2006/relationships/hyperlink" Target="https://motherduck.com/blog/geospatial-for-beginner-duckdb-spatial-motherduck/" TargetMode="External"/><Relationship Id="rId105" Type="http://schemas.openxmlformats.org/officeDocument/2006/relationships/image" Target="media/image32.png"/><Relationship Id="rId126"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aws.amazon.com/what-is/block-storage/" TargetMode="External"/><Relationship Id="rId72" Type="http://schemas.openxmlformats.org/officeDocument/2006/relationships/hyperlink" Target="https://gisgeography.com/spatial-data-types-vector-raster/" TargetMode="External"/><Relationship Id="rId93" Type="http://schemas.openxmlformats.org/officeDocument/2006/relationships/hyperlink" Target="https://www.python.org" TargetMode="External"/><Relationship Id="rId98" Type="http://schemas.openxmlformats.org/officeDocument/2006/relationships/hyperlink" Target="https://shapely.readthedocs.io/en/stable/" TargetMode="Externa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yperlink" Target="https://spark.apache.org/docs/latest/sql-programming-guide.html" TargetMode="External"/><Relationship Id="rId67" Type="http://schemas.openxmlformats.org/officeDocument/2006/relationships/hyperlink" Target="https://www.korem.com/what-is-geospatial-data/?utm_source=chatgpt.com" TargetMode="External"/><Relationship Id="rId116" Type="http://schemas.openxmlformats.org/officeDocument/2006/relationships/image" Target="media/image43.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hyperlink" Target="https://discord.com" TargetMode="External"/><Relationship Id="rId83" Type="http://schemas.openxmlformats.org/officeDocument/2006/relationships/hyperlink" Target="https://learn.microsoft.com/nb-no/power-apps/maker/data-platform/azure-synapse-link-delta-lake" TargetMode="External"/><Relationship Id="rId88" Type="http://schemas.openxmlformats.org/officeDocument/2006/relationships/hyperlink" Target="https://doi.org/https://doi.org/10.1016/j.cosrev.2020.100314" TargetMode="External"/><Relationship Id="rId111" Type="http://schemas.openxmlformats.org/officeDocument/2006/relationships/image" Target="media/image38.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hyperlink" Target="https://docs.databricks.com/aws/en/delta" TargetMode="External"/><Relationship Id="rId106" Type="http://schemas.openxmlformats.org/officeDocument/2006/relationships/image" Target="media/image33.png"/><Relationship Id="rId127" Type="http://schemas.microsoft.com/office/2011/relationships/people" Target="people.xml"/><Relationship Id="rId10" Type="http://schemas.microsoft.com/office/2016/09/relationships/commentsIds" Target="commentsIds.xml"/><Relationship Id="rId31" Type="http://schemas.openxmlformats.org/officeDocument/2006/relationships/image" Target="media/image18.png"/><Relationship Id="rId52" Type="http://schemas.openxmlformats.org/officeDocument/2006/relationships/hyperlink" Target="https://aws.amazon.com/what-is/cloud-file-storage/" TargetMode="External"/><Relationship Id="rId73" Type="http://schemas.openxmlformats.org/officeDocument/2006/relationships/hyperlink" Target="https://gisgeography.com/what-is-gis/" TargetMode="External"/><Relationship Id="rId78" Type="http://schemas.openxmlformats.org/officeDocument/2006/relationships/hyperlink" Target="https://www.kartverket.no/om-kartverket/kva-kartverket-gjer" TargetMode="External"/><Relationship Id="rId94" Type="http://schemas.openxmlformats.org/officeDocument/2006/relationships/hyperlink" Target="https://rackbeat.com/no/glossaries/kapasitetsplanlegging/" TargetMode="External"/><Relationship Id="rId99" Type="http://schemas.openxmlformats.org/officeDocument/2006/relationships/hyperlink" Target="https://slack.com" TargetMode="External"/><Relationship Id="rId101" Type="http://schemas.openxmlformats.org/officeDocument/2006/relationships/hyperlink" Target="https://www.tietoevry.com/no/om-oss/om-tietoevry/" TargetMode="External"/><Relationship Id="rId122" Type="http://schemas.openxmlformats.org/officeDocument/2006/relationships/image" Target="media/image49.png"/><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2A696-89CB-0746-BF62-13EE7633B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26433</Words>
  <Characters>150670</Characters>
  <Application>Microsoft Office Word</Application>
  <DocSecurity>0</DocSecurity>
  <Lines>1255</Lines>
  <Paragraphs>353</Paragraphs>
  <ScaleCrop>false</ScaleCrop>
  <Company/>
  <LinksUpToDate>false</LinksUpToDate>
  <CharactersWithSpaces>176750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Nilsen</dc:creator>
  <cp:keywords/>
  <dc:description/>
  <cp:lastModifiedBy>Rune Ødegård</cp:lastModifiedBy>
  <cp:revision>761</cp:revision>
  <cp:lastPrinted>2025-08-22T12:49:00Z</cp:lastPrinted>
  <dcterms:created xsi:type="dcterms:W3CDTF">2025-05-11T07:28:00Z</dcterms:created>
  <dcterms:modified xsi:type="dcterms:W3CDTF">2025-08-22T12:49:00Z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2025-05-10T13:28:57Z</vt:lpwstr>
  </property>
  <property fmtid="{D5CDD505-2E9C-101B-9397-08002B2CF9AE}" pid="4" name="MSIP_Label_695cf23d-70b0-4a80-9221-1d774ac27fb2_Method">
    <vt:lpwstr>Standard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3e8c8530-d640-4e9b-8971-9611d7189a5d</vt:lpwstr>
  </property>
  <property fmtid="{D5CDD505-2E9C-101B-9397-08002B2CF9AE}" pid="8" name="MSIP_Label_695cf23d-70b0-4a80-9221-1d774ac27fb2_ContentBits">
    <vt:lpwstr>0</vt:lpwstr>
  </property>
  <property fmtid="{D5CDD505-2E9C-101B-9397-08002B2CF9AE}" pid="9" name="MSIP_Label_695cf23d-70b0-4a80-9221-1d774ac27fb2_Tag">
    <vt:lpwstr>10, 3, 0, 2</vt:lpwstr>
  </property>
</Properties>
</file>